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469A" w14:textId="4C106282" w:rsidR="00DF34D5" w:rsidRDefault="00773A7D" w:rsidP="0061712D">
      <w:pPr>
        <w:spacing w:after="0" w:line="240" w:lineRule="auto"/>
        <w:rPr>
          <w:rFonts w:ascii="Merriweather" w:hAnsi="Merriweather"/>
          <w:b/>
          <w:sz w:val="36"/>
          <w:szCs w:val="36"/>
          <w:lang w:val="en-US"/>
        </w:rPr>
      </w:pPr>
      <w:r w:rsidRPr="0016665B">
        <w:rPr>
          <w:rFonts w:ascii="Merriweather" w:hAnsi="Merriweather"/>
          <w:b/>
          <w:sz w:val="36"/>
          <w:szCs w:val="36"/>
          <w:lang w:val="en-US"/>
        </w:rPr>
        <w:t xml:space="preserve">Development of control strategies for </w:t>
      </w:r>
      <w:r w:rsidR="00752BEC">
        <w:rPr>
          <w:rFonts w:ascii="Merriweather" w:hAnsi="Merriweather"/>
          <w:b/>
          <w:sz w:val="36"/>
          <w:szCs w:val="36"/>
          <w:lang w:val="en-US"/>
        </w:rPr>
        <w:t>earthquakes</w:t>
      </w:r>
      <w:r w:rsidR="00752BEC" w:rsidRPr="0016665B">
        <w:rPr>
          <w:rFonts w:ascii="Merriweather" w:hAnsi="Merriweather"/>
          <w:b/>
          <w:sz w:val="36"/>
          <w:szCs w:val="36"/>
          <w:lang w:val="en-US"/>
        </w:rPr>
        <w:t xml:space="preserve"> </w:t>
      </w:r>
      <w:r w:rsidRPr="0016665B">
        <w:rPr>
          <w:rFonts w:ascii="Merriweather" w:hAnsi="Merriweather"/>
          <w:b/>
          <w:sz w:val="36"/>
          <w:szCs w:val="36"/>
          <w:lang w:val="en-US"/>
        </w:rPr>
        <w:t xml:space="preserve">reproduction </w:t>
      </w:r>
      <w:commentRangeStart w:id="0"/>
      <w:r w:rsidRPr="0016665B">
        <w:rPr>
          <w:rFonts w:ascii="Merriweather" w:hAnsi="Merriweather"/>
          <w:b/>
          <w:sz w:val="36"/>
          <w:szCs w:val="36"/>
          <w:lang w:val="en-US"/>
        </w:rPr>
        <w:t xml:space="preserve">on </w:t>
      </w:r>
      <w:del w:id="1" w:author="Miguel Afonso Dias de Ayala Botto" w:date="2026-01-20T12:06:00Z" w16du:dateUtc="2026-01-20T12:06:00Z">
        <w:r w:rsidRPr="0016665B" w:rsidDel="00EA0829">
          <w:rPr>
            <w:rFonts w:ascii="Merriweather" w:hAnsi="Merriweather"/>
            <w:b/>
            <w:sz w:val="36"/>
            <w:szCs w:val="36"/>
            <w:lang w:val="en-US"/>
          </w:rPr>
          <w:delText>LNEC’s</w:delText>
        </w:r>
      </w:del>
      <w:r w:rsidRPr="0016665B">
        <w:rPr>
          <w:rFonts w:ascii="Merriweather" w:hAnsi="Merriweather"/>
          <w:b/>
          <w:sz w:val="36"/>
          <w:szCs w:val="36"/>
          <w:lang w:val="en-US"/>
        </w:rPr>
        <w:t xml:space="preserve"> uniaxial </w:t>
      </w:r>
      <w:commentRangeEnd w:id="0"/>
      <w:r w:rsidR="00EA0829">
        <w:rPr>
          <w:rStyle w:val="CommentReference"/>
        </w:rPr>
        <w:commentReference w:id="0"/>
      </w:r>
      <w:r w:rsidR="00752BEC">
        <w:rPr>
          <w:rFonts w:ascii="Merriweather" w:hAnsi="Merriweather"/>
          <w:b/>
          <w:sz w:val="36"/>
          <w:szCs w:val="36"/>
          <w:lang w:val="en-US"/>
        </w:rPr>
        <w:t>shaking table</w:t>
      </w:r>
    </w:p>
    <w:p w14:paraId="6D0EE711" w14:textId="77777777" w:rsidR="00DF34D5" w:rsidRDefault="00DF34D5" w:rsidP="0061712D">
      <w:pPr>
        <w:spacing w:after="0" w:line="240" w:lineRule="auto"/>
        <w:rPr>
          <w:rFonts w:ascii="Merriweather" w:hAnsi="Merriweather"/>
          <w:b/>
          <w:sz w:val="36"/>
          <w:szCs w:val="36"/>
          <w:lang w:val="en-US"/>
        </w:rPr>
      </w:pPr>
    </w:p>
    <w:p w14:paraId="678A34EF" w14:textId="24C340D2"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del w:id="2" w:author="Miguel Afonso Dias de Ayala Botto" w:date="2026-01-20T12:07:00Z" w16du:dateUtc="2026-01-20T12:07:00Z">
        <w:r w:rsidR="002832F5" w:rsidDel="00EA0829">
          <w:rPr>
            <w:rFonts w:ascii="Merriweather" w:hAnsi="Merriweather"/>
            <w:spacing w:val="-6"/>
            <w:sz w:val="28"/>
            <w:szCs w:val="28"/>
            <w:lang w:val="pt-PT"/>
          </w:rPr>
          <w:delText xml:space="preserve">na </w:delText>
        </w:r>
      </w:del>
      <w:ins w:id="3" w:author="Miguel Afonso Dias de Ayala Botto" w:date="2026-01-20T12:07:00Z" w16du:dateUtc="2026-01-20T12:07:00Z">
        <w:r w:rsidR="00EA0829">
          <w:rPr>
            <w:rFonts w:ascii="Merriweather" w:hAnsi="Merriweather"/>
            <w:spacing w:val="-6"/>
            <w:sz w:val="28"/>
            <w:szCs w:val="28"/>
            <w:lang w:val="pt-PT"/>
          </w:rPr>
          <w:t>em</w:t>
        </w:r>
        <w:r w:rsidR="00EA0829">
          <w:rPr>
            <w:rFonts w:ascii="Merriweather" w:hAnsi="Merriweather"/>
            <w:spacing w:val="-6"/>
            <w:sz w:val="28"/>
            <w:szCs w:val="28"/>
            <w:lang w:val="pt-PT"/>
          </w:rPr>
          <w:t xml:space="preserve"> </w:t>
        </w:r>
      </w:ins>
      <w:r w:rsidR="002832F5">
        <w:rPr>
          <w:rFonts w:ascii="Merriweather" w:hAnsi="Merriweather"/>
          <w:spacing w:val="-6"/>
          <w:sz w:val="28"/>
          <w:szCs w:val="28"/>
          <w:lang w:val="pt-PT"/>
        </w:rPr>
        <w:t>plataforma</w:t>
      </w:r>
      <w:r>
        <w:rPr>
          <w:rFonts w:ascii="Merriweather" w:hAnsi="Merriweather"/>
          <w:spacing w:val="-6"/>
          <w:sz w:val="28"/>
          <w:szCs w:val="28"/>
          <w:lang w:val="pt-PT"/>
        </w:rPr>
        <w:t xml:space="preserve"> sísmica uniaxial </w:t>
      </w:r>
      <w:del w:id="4" w:author="Miguel Afonso Dias de Ayala Botto" w:date="2026-01-20T12:07:00Z" w16du:dateUtc="2026-01-20T12:07:00Z">
        <w:r w:rsidDel="00EA0829">
          <w:rPr>
            <w:rFonts w:ascii="Merriweather" w:hAnsi="Merriweather"/>
            <w:spacing w:val="-6"/>
            <w:sz w:val="28"/>
            <w:szCs w:val="28"/>
            <w:lang w:val="pt-PT"/>
          </w:rPr>
          <w:delText>do LNEC</w:delText>
        </w:r>
      </w:del>
    </w:p>
    <w:p w14:paraId="1B0017C9" w14:textId="77777777" w:rsidR="007D6598" w:rsidRPr="0061712D" w:rsidRDefault="007D6598" w:rsidP="007D6598">
      <w:pPr>
        <w:spacing w:after="0" w:line="240" w:lineRule="auto"/>
        <w:rPr>
          <w:rFonts w:ascii="Merriweather" w:hAnsi="Merriweather"/>
          <w:sz w:val="24"/>
          <w:szCs w:val="24"/>
          <w:lang w:val="pt-PT"/>
        </w:rPr>
      </w:pPr>
    </w:p>
    <w:p w14:paraId="6D9D435F" w14:textId="757D7BD3"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ins w:id="5" w:author="Miguel Afonso Dias de Ayala Botto" w:date="2026-01-20T12:09:00Z" w16du:dateUtc="2026-01-20T12:09:00Z">
        <w:r w:rsidR="00EA0829">
          <w:rPr>
            <w:rFonts w:ascii="Roboto" w:hAnsi="Roboto" w:cs="Tahoma"/>
            <w:b/>
            <w:bCs/>
            <w:i w:val="0"/>
            <w:color w:val="ED7D31"/>
            <w:spacing w:val="-6"/>
            <w:sz w:val="24"/>
            <w:szCs w:val="24"/>
            <w:vertAlign w:val="superscript"/>
            <w:lang w:val="pt-BR"/>
          </w:rPr>
          <w:t>3</w:t>
        </w:r>
      </w:ins>
      <w:del w:id="6" w:author="Miguel Afonso Dias de Ayala Botto" w:date="2026-01-20T12:09:00Z" w16du:dateUtc="2026-01-20T12:09:00Z">
        <w:r w:rsidDel="00EA0829">
          <w:rPr>
            <w:rFonts w:ascii="Roboto" w:hAnsi="Roboto" w:cs="Tahoma"/>
            <w:b/>
            <w:bCs/>
            <w:i w:val="0"/>
            <w:color w:val="ED7D31"/>
            <w:spacing w:val="-6"/>
            <w:sz w:val="24"/>
            <w:szCs w:val="24"/>
            <w:vertAlign w:val="superscript"/>
            <w:lang w:val="pt-BR"/>
          </w:rPr>
          <w:delText>2</w:delText>
        </w:r>
      </w:del>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5697771B"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ins w:id="7" w:author="Miguel Afonso Dias de Ayala Botto" w:date="2026-01-20T12:10:00Z" w16du:dateUtc="2026-01-20T12:10:00Z">
        <w:r w:rsidR="005715C9">
          <w:rPr>
            <w:rFonts w:ascii="Roboto Light" w:hAnsi="Roboto Light"/>
            <w:i w:val="0"/>
            <w:sz w:val="16"/>
            <w:szCs w:val="16"/>
          </w:rPr>
          <w:t xml:space="preserve">     </w:t>
        </w:r>
      </w:ins>
      <w:ins w:id="8" w:author="Miguel Afonso Dias de Ayala Botto" w:date="2026-01-20T12:09:00Z" w16du:dateUtc="2026-01-20T12:09:00Z">
        <w:r w:rsidR="00EA0829">
          <w:rPr>
            <w:rFonts w:ascii="Roboto Light" w:hAnsi="Roboto Light"/>
            <w:i w:val="0"/>
            <w:sz w:val="16"/>
            <w:szCs w:val="16"/>
          </w:rPr>
          <w:t xml:space="preserve"> </w:t>
        </w:r>
        <w:r w:rsidR="00EA0829">
          <w:rPr>
            <w:rFonts w:ascii="Roboto" w:hAnsi="Roboto" w:cs="Tahoma"/>
            <w:bCs/>
            <w:i w:val="0"/>
            <w:color w:val="C0504D" w:themeColor="accent2"/>
            <w:sz w:val="24"/>
            <w:szCs w:val="24"/>
            <w:vertAlign w:val="superscript"/>
            <w:lang w:val="pt-BR"/>
          </w:rPr>
          <w:t>3</w:t>
        </w:r>
        <w:r w:rsidR="00EA0829" w:rsidRPr="00EA0829">
          <w:rPr>
            <w:rFonts w:ascii="Roboto Light" w:hAnsi="Roboto Light"/>
            <w:i w:val="0"/>
            <w:sz w:val="16"/>
            <w:szCs w:val="16"/>
          </w:rPr>
          <w:t>IDMEC, Instituto Superior Técnico, Universidade de Lisboa, Lisboa, Portugal</w:t>
        </w:r>
        <w:r w:rsidR="00EA0829">
          <w:rPr>
            <w:rFonts w:ascii="Roboto Light" w:hAnsi="Roboto Light"/>
            <w:i w:val="0"/>
            <w:sz w:val="16"/>
            <w:szCs w:val="16"/>
          </w:rPr>
          <w:t xml:space="preserve">  </w:t>
        </w:r>
      </w:ins>
    </w:p>
    <w:p w14:paraId="77513FFC" w14:textId="77777777" w:rsidR="0061712D" w:rsidRPr="0061712D" w:rsidRDefault="0061712D" w:rsidP="0061712D">
      <w:pPr>
        <w:pStyle w:val="Title"/>
        <w:contextualSpacing w:val="0"/>
        <w:jc w:val="left"/>
        <w:rPr>
          <w:rFonts w:ascii="Merriweather" w:hAnsi="Merriweather" w:cstheme="minorBidi"/>
          <w:bCs/>
          <w:sz w:val="24"/>
          <w:szCs w:val="24"/>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53AD3962" w14:textId="57077AA2" w:rsidR="0056512D" w:rsidRDefault="0075106B" w:rsidP="009A1E06">
      <w:pPr>
        <w:pStyle w:val="cnme2020Palavras-chave"/>
        <w:spacing w:before="120"/>
        <w:ind w:left="0" w:firstLine="0"/>
        <w:jc w:val="both"/>
        <w:rPr>
          <w:rFonts w:ascii="Merriweather" w:hAnsi="Merriweather" w:cs="Arial"/>
          <w:spacing w:val="-8"/>
          <w:lang w:val="en-US"/>
        </w:rPr>
      </w:pPr>
      <w:del w:id="9" w:author="Miguel Afonso Dias de Ayala Botto" w:date="2026-01-20T12:16:00Z" w16du:dateUtc="2026-01-20T12:16:00Z">
        <w:r w:rsidRPr="00DF34D5" w:rsidDel="00934C19">
          <w:rPr>
            <w:rFonts w:ascii="Merriweather" w:hAnsi="Merriweather" w:cs="Arial"/>
            <w:spacing w:val="-8"/>
            <w:lang w:val="en-US"/>
          </w:rPr>
          <w:delText xml:space="preserve">In the scientific area of </w:delText>
        </w:r>
        <w:r w:rsidR="002832F5" w:rsidRPr="00DF34D5" w:rsidDel="00934C19">
          <w:rPr>
            <w:rFonts w:ascii="Merriweather" w:hAnsi="Merriweather" w:cs="Arial"/>
            <w:spacing w:val="-8"/>
            <w:lang w:val="en-US"/>
          </w:rPr>
          <w:delText>earthquake</w:delText>
        </w:r>
        <w:r w:rsidRPr="00DF34D5" w:rsidDel="00934C19">
          <w:rPr>
            <w:rFonts w:ascii="Merriweather" w:hAnsi="Merriweather" w:cs="Arial"/>
            <w:spacing w:val="-8"/>
            <w:lang w:val="en-US"/>
          </w:rPr>
          <w:delText xml:space="preserve"> engineering, </w:delText>
        </w:r>
      </w:del>
      <w:del w:id="10" w:author="Miguel Afonso Dias de Ayala Botto" w:date="2026-01-20T12:12:00Z" w16du:dateUtc="2026-01-20T12:12:00Z">
        <w:r w:rsidRPr="00DF34D5" w:rsidDel="007C0DD9">
          <w:rPr>
            <w:rFonts w:ascii="Merriweather" w:hAnsi="Merriweather" w:cs="Arial"/>
            <w:spacing w:val="-8"/>
            <w:lang w:val="en-US"/>
          </w:rPr>
          <w:delText>w</w:delText>
        </w:r>
        <w:r w:rsidR="00773A7D" w:rsidRPr="00DF34D5" w:rsidDel="007C0DD9">
          <w:rPr>
            <w:rFonts w:ascii="Merriweather" w:hAnsi="Merriweather" w:cs="Arial"/>
            <w:spacing w:val="-8"/>
            <w:lang w:val="en-US"/>
          </w:rPr>
          <w:delText xml:space="preserve">hile </w:delText>
        </w:r>
      </w:del>
      <w:ins w:id="11" w:author="Miguel Afonso Dias de Ayala Botto" w:date="2026-01-20T12:18:00Z" w16du:dateUtc="2026-01-20T12:18:00Z">
        <w:r w:rsidR="00934C19">
          <w:rPr>
            <w:rFonts w:ascii="Merriweather" w:hAnsi="Merriweather" w:cs="Arial"/>
            <w:spacing w:val="-8"/>
            <w:lang w:val="en-US"/>
          </w:rPr>
          <w:t>Despite c</w:t>
        </w:r>
      </w:ins>
      <w:del w:id="12" w:author="Miguel Afonso Dias de Ayala Botto" w:date="2026-01-20T12:16:00Z" w16du:dateUtc="2026-01-20T12:16:00Z">
        <w:r w:rsidR="00773A7D" w:rsidRPr="00DF34D5" w:rsidDel="00934C19">
          <w:rPr>
            <w:rFonts w:ascii="Merriweather" w:hAnsi="Merriweather" w:cs="Arial"/>
            <w:spacing w:val="-8"/>
            <w:lang w:val="en-US"/>
          </w:rPr>
          <w:delText>c</w:delText>
        </w:r>
      </w:del>
      <w:r w:rsidR="00773A7D" w:rsidRPr="00DF34D5">
        <w:rPr>
          <w:rFonts w:ascii="Merriweather" w:hAnsi="Merriweather" w:cs="Arial"/>
          <w:spacing w:val="-8"/>
          <w:lang w:val="en-US"/>
        </w:rPr>
        <w:t xml:space="preserve">omputational </w:t>
      </w:r>
      <w:del w:id="13" w:author="Miguel Afonso Dias de Ayala Botto" w:date="2026-01-20T12:17:00Z" w16du:dateUtc="2026-01-20T12:17:00Z">
        <w:r w:rsidR="00773A7D" w:rsidRPr="00DF34D5" w:rsidDel="00934C19">
          <w:rPr>
            <w:rFonts w:ascii="Merriweather" w:hAnsi="Merriweather" w:cs="Arial"/>
            <w:spacing w:val="-8"/>
            <w:lang w:val="en-US"/>
          </w:rPr>
          <w:delText xml:space="preserve">simulations </w:delText>
        </w:r>
      </w:del>
      <w:ins w:id="14" w:author="Miguel Afonso Dias de Ayala Botto" w:date="2026-01-20T12:17:00Z" w16du:dateUtc="2026-01-20T12:17:00Z">
        <w:r w:rsidR="00934C19">
          <w:rPr>
            <w:rFonts w:ascii="Merriweather" w:hAnsi="Merriweather" w:cs="Arial"/>
            <w:spacing w:val="-8"/>
            <w:lang w:val="en-US"/>
          </w:rPr>
          <w:t xml:space="preserve">models </w:t>
        </w:r>
      </w:ins>
      <w:ins w:id="15" w:author="Miguel Afonso Dias de Ayala Botto" w:date="2026-01-20T12:22:00Z" w16du:dateUtc="2026-01-20T12:22:00Z">
        <w:r w:rsidR="00934C19">
          <w:rPr>
            <w:rFonts w:ascii="Merriweather" w:hAnsi="Merriweather" w:cs="Arial"/>
            <w:spacing w:val="-8"/>
            <w:lang w:val="en-US"/>
          </w:rPr>
          <w:t>used in</w:t>
        </w:r>
      </w:ins>
      <w:ins w:id="16" w:author="Miguel Afonso Dias de Ayala Botto" w:date="2026-01-20T12:17:00Z" w16du:dateUtc="2026-01-20T12:17:00Z">
        <w:r w:rsidR="00934C19">
          <w:rPr>
            <w:rFonts w:ascii="Merriweather" w:hAnsi="Merriweather" w:cs="Arial"/>
            <w:spacing w:val="-8"/>
            <w:lang w:val="en-US"/>
          </w:rPr>
          <w:t xml:space="preserve"> </w:t>
        </w:r>
      </w:ins>
      <w:ins w:id="17" w:author="Miguel Afonso Dias de Ayala Botto" w:date="2026-01-20T12:16:00Z" w16du:dateUtc="2026-01-20T12:16:00Z">
        <w:r w:rsidR="00934C19" w:rsidRPr="00DF34D5">
          <w:rPr>
            <w:rFonts w:ascii="Merriweather" w:hAnsi="Merriweather" w:cs="Arial"/>
            <w:spacing w:val="-8"/>
            <w:lang w:val="en-US"/>
          </w:rPr>
          <w:t>earthquake</w:t>
        </w:r>
      </w:ins>
      <w:ins w:id="18" w:author="Miguel Afonso Dias de Ayala Botto" w:date="2026-01-20T12:17:00Z" w16du:dateUtc="2026-01-20T12:17:00Z">
        <w:r w:rsidR="00934C19">
          <w:rPr>
            <w:rFonts w:ascii="Merriweather" w:hAnsi="Merriweather" w:cs="Arial"/>
            <w:spacing w:val="-8"/>
            <w:lang w:val="en-US"/>
          </w:rPr>
          <w:t xml:space="preserve"> simulations</w:t>
        </w:r>
      </w:ins>
      <w:ins w:id="19" w:author="Miguel Afonso Dias de Ayala Botto" w:date="2026-01-20T12:16:00Z" w16du:dateUtc="2026-01-20T12:16:00Z">
        <w:r w:rsidR="00934C19" w:rsidRPr="00DF34D5">
          <w:rPr>
            <w:rFonts w:ascii="Merriweather" w:hAnsi="Merriweather" w:cs="Arial"/>
            <w:spacing w:val="-8"/>
            <w:lang w:val="en-US"/>
          </w:rPr>
          <w:t xml:space="preserve"> </w:t>
        </w:r>
      </w:ins>
      <w:del w:id="20" w:author="Miguel Afonso Dias de Ayala Botto" w:date="2026-01-20T12:18:00Z" w16du:dateUtc="2026-01-20T12:18:00Z">
        <w:r w:rsidR="00773A7D" w:rsidRPr="00DF34D5" w:rsidDel="00934C19">
          <w:rPr>
            <w:rFonts w:ascii="Merriweather" w:hAnsi="Merriweather" w:cs="Arial"/>
            <w:spacing w:val="-8"/>
            <w:lang w:val="en-US"/>
          </w:rPr>
          <w:delText xml:space="preserve">have </w:delText>
        </w:r>
      </w:del>
      <w:ins w:id="21" w:author="Miguel Afonso Dias de Ayala Botto" w:date="2026-01-20T12:18:00Z" w16du:dateUtc="2026-01-20T12:18:00Z">
        <w:r w:rsidR="00934C19">
          <w:rPr>
            <w:rFonts w:ascii="Merriweather" w:hAnsi="Merriweather" w:cs="Arial"/>
            <w:spacing w:val="-8"/>
            <w:lang w:val="en-US"/>
          </w:rPr>
          <w:t>are</w:t>
        </w:r>
        <w:r w:rsidR="00934C19" w:rsidRPr="00DF34D5">
          <w:rPr>
            <w:rFonts w:ascii="Merriweather" w:hAnsi="Merriweather" w:cs="Arial"/>
            <w:spacing w:val="-8"/>
            <w:lang w:val="en-US"/>
          </w:rPr>
          <w:t xml:space="preserve"> </w:t>
        </w:r>
      </w:ins>
      <w:del w:id="22" w:author="Miguel Afonso Dias de Ayala Botto" w:date="2026-01-20T12:18:00Z" w16du:dateUtc="2026-01-20T12:18:00Z">
        <w:r w:rsidR="00773A7D" w:rsidRPr="00DF34D5" w:rsidDel="00934C19">
          <w:rPr>
            <w:rFonts w:ascii="Merriweather" w:hAnsi="Merriweather" w:cs="Arial"/>
            <w:spacing w:val="-8"/>
            <w:lang w:val="en-US"/>
          </w:rPr>
          <w:delText xml:space="preserve">become </w:delText>
        </w:r>
      </w:del>
      <w:ins w:id="23" w:author="Miguel Afonso Dias de Ayala Botto" w:date="2026-01-20T12:18:00Z" w16du:dateUtc="2026-01-20T12:18:00Z">
        <w:r w:rsidR="00934C19">
          <w:rPr>
            <w:rFonts w:ascii="Merriweather" w:hAnsi="Merriweather" w:cs="Arial"/>
            <w:spacing w:val="-8"/>
            <w:lang w:val="en-US"/>
          </w:rPr>
          <w:t>becoming</w:t>
        </w:r>
        <w:r w:rsidR="00934C19" w:rsidRPr="00DF34D5">
          <w:rPr>
            <w:rFonts w:ascii="Merriweather" w:hAnsi="Merriweather" w:cs="Arial"/>
            <w:spacing w:val="-8"/>
            <w:lang w:val="en-US"/>
          </w:rPr>
          <w:t xml:space="preserve"> </w:t>
        </w:r>
      </w:ins>
      <w:r w:rsidR="00773A7D" w:rsidRPr="00DF34D5">
        <w:rPr>
          <w:rFonts w:ascii="Merriweather" w:hAnsi="Merriweather" w:cs="Arial"/>
          <w:spacing w:val="-8"/>
          <w:lang w:val="en-US"/>
        </w:rPr>
        <w:t>highly sophisticated</w:t>
      </w:r>
      <w:ins w:id="24" w:author="Miguel Afonso Dias de Ayala Botto" w:date="2026-01-20T12:13:00Z" w16du:dateUtc="2026-01-20T12:13:00Z">
        <w:r w:rsidR="007C0DD9">
          <w:rPr>
            <w:rFonts w:ascii="Merriweather" w:hAnsi="Merriweather" w:cs="Arial"/>
            <w:spacing w:val="-8"/>
            <w:lang w:val="en-US"/>
          </w:rPr>
          <w:t xml:space="preserve"> </w:t>
        </w:r>
      </w:ins>
      <w:ins w:id="25" w:author="Miguel Afonso Dias de Ayala Botto" w:date="2026-01-20T12:18:00Z" w16du:dateUtc="2026-01-20T12:18:00Z">
        <w:r w:rsidR="00934C19">
          <w:rPr>
            <w:rFonts w:ascii="Merriweather" w:hAnsi="Merriweather" w:cs="Arial"/>
            <w:spacing w:val="-8"/>
            <w:lang w:val="en-US"/>
          </w:rPr>
          <w:t>and reliable, t</w:t>
        </w:r>
      </w:ins>
      <w:ins w:id="26" w:author="Miguel Afonso Dias de Ayala Botto" w:date="2026-01-20T12:13:00Z" w16du:dateUtc="2026-01-20T12:13:00Z">
        <w:r w:rsidR="007C0DD9">
          <w:rPr>
            <w:rFonts w:ascii="Merriweather" w:hAnsi="Merriweather" w:cs="Arial"/>
            <w:spacing w:val="-8"/>
            <w:lang w:val="en-US"/>
          </w:rPr>
          <w:t>hey</w:t>
        </w:r>
      </w:ins>
      <w:del w:id="27" w:author="Miguel Afonso Dias de Ayala Botto" w:date="2026-01-20T12:13:00Z" w16du:dateUtc="2026-01-20T12:13:00Z">
        <w:r w:rsidR="00773A7D" w:rsidRPr="00DF34D5" w:rsidDel="007C0DD9">
          <w:rPr>
            <w:rFonts w:ascii="Merriweather" w:hAnsi="Merriweather" w:cs="Arial"/>
            <w:spacing w:val="-8"/>
            <w:lang w:val="en-US"/>
          </w:rPr>
          <w:delText xml:space="preserve">, </w:delText>
        </w:r>
        <w:r w:rsidR="002832F5" w:rsidRPr="00DF34D5" w:rsidDel="007C0DD9">
          <w:rPr>
            <w:rFonts w:ascii="Merriweather" w:hAnsi="Merriweather" w:cs="Arial"/>
            <w:spacing w:val="-8"/>
            <w:lang w:val="en-US"/>
          </w:rPr>
          <w:delText>it</w:delText>
        </w:r>
      </w:del>
      <w:r w:rsidR="002832F5"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still </w:t>
      </w:r>
      <w:r w:rsidR="00326B4E" w:rsidRPr="00DF34D5">
        <w:rPr>
          <w:rFonts w:ascii="Merriweather" w:hAnsi="Merriweather" w:cs="Arial"/>
          <w:spacing w:val="-8"/>
          <w:lang w:val="en-US"/>
        </w:rPr>
        <w:t>face</w:t>
      </w:r>
      <w:del w:id="28" w:author="Miguel Afonso Dias de Ayala Botto" w:date="2026-01-20T12:13:00Z" w16du:dateUtc="2026-01-20T12:13:00Z">
        <w:r w:rsidR="00326B4E" w:rsidRPr="00DF34D5" w:rsidDel="007C0DD9">
          <w:rPr>
            <w:rFonts w:ascii="Merriweather" w:hAnsi="Merriweather" w:cs="Arial"/>
            <w:spacing w:val="-8"/>
            <w:lang w:val="en-US"/>
          </w:rPr>
          <w:delText>s</w:delText>
        </w:r>
      </w:del>
      <w:r w:rsidR="00773A7D" w:rsidRPr="00DF34D5">
        <w:rPr>
          <w:rFonts w:ascii="Merriweather" w:hAnsi="Merriweather" w:cs="Arial"/>
          <w:spacing w:val="-8"/>
          <w:lang w:val="en-US"/>
        </w:rPr>
        <w:t xml:space="preserve"> limitations </w:t>
      </w:r>
      <w:del w:id="29" w:author="Miguel Afonso Dias de Ayala Botto" w:date="2026-01-20T12:19:00Z" w16du:dateUtc="2026-01-20T12:19:00Z">
        <w:r w:rsidR="00773A7D" w:rsidRPr="00DF34D5" w:rsidDel="00934C19">
          <w:rPr>
            <w:rFonts w:ascii="Merriweather" w:hAnsi="Merriweather" w:cs="Arial"/>
            <w:spacing w:val="-8"/>
            <w:lang w:val="en-US"/>
          </w:rPr>
          <w:delText xml:space="preserve">in </w:delText>
        </w:r>
      </w:del>
      <w:ins w:id="30" w:author="Miguel Afonso Dias de Ayala Botto" w:date="2026-01-20T12:19:00Z" w16du:dateUtc="2026-01-20T12:19:00Z">
        <w:r w:rsidR="00934C19">
          <w:rPr>
            <w:rFonts w:ascii="Merriweather" w:hAnsi="Merriweather" w:cs="Arial"/>
            <w:spacing w:val="-8"/>
            <w:lang w:val="en-US"/>
          </w:rPr>
          <w:t>when</w:t>
        </w:r>
        <w:r w:rsidR="00934C19" w:rsidRPr="00DF34D5">
          <w:rPr>
            <w:rFonts w:ascii="Merriweather" w:hAnsi="Merriweather" w:cs="Arial"/>
            <w:spacing w:val="-8"/>
            <w:lang w:val="en-US"/>
          </w:rPr>
          <w:t xml:space="preserve"> </w:t>
        </w:r>
      </w:ins>
      <w:del w:id="31" w:author="Miguel Afonso Dias de Ayala Botto" w:date="2026-01-20T12:12:00Z" w16du:dateUtc="2026-01-20T12:12:00Z">
        <w:r w:rsidR="00773A7D" w:rsidRPr="00DF34D5" w:rsidDel="007C0DD9">
          <w:rPr>
            <w:rFonts w:ascii="Merriweather" w:hAnsi="Merriweather" w:cs="Arial"/>
            <w:spacing w:val="-8"/>
            <w:lang w:val="en-US"/>
          </w:rPr>
          <w:delText xml:space="preserve">accurately </w:delText>
        </w:r>
      </w:del>
      <w:del w:id="32" w:author="Miguel Afonso Dias de Ayala Botto" w:date="2026-01-20T12:20:00Z" w16du:dateUtc="2026-01-20T12:20:00Z">
        <w:r w:rsidR="00773A7D" w:rsidRPr="00DF34D5" w:rsidDel="00934C19">
          <w:rPr>
            <w:rFonts w:ascii="Merriweather" w:hAnsi="Merriweather" w:cs="Arial"/>
            <w:spacing w:val="-8"/>
            <w:lang w:val="en-US"/>
          </w:rPr>
          <w:delText xml:space="preserve">modelling </w:delText>
        </w:r>
      </w:del>
      <w:r w:rsidR="00773A7D" w:rsidRPr="00DF34D5">
        <w:rPr>
          <w:rFonts w:ascii="Merriweather" w:hAnsi="Merriweather" w:cs="Arial"/>
          <w:spacing w:val="-8"/>
          <w:lang w:val="en-US"/>
        </w:rPr>
        <w:t xml:space="preserve">complex, nonlinear, or poorly understood </w:t>
      </w:r>
      <w:r w:rsidR="007D7D55" w:rsidRPr="00DF34D5">
        <w:rPr>
          <w:rFonts w:ascii="Merriweather" w:hAnsi="Merriweather" w:cs="Arial"/>
          <w:spacing w:val="-8"/>
          <w:lang w:val="en-US"/>
        </w:rPr>
        <w:t xml:space="preserve">structural </w:t>
      </w:r>
      <w:proofErr w:type="spellStart"/>
      <w:r w:rsidR="00752BEC" w:rsidRPr="00DF34D5">
        <w:rPr>
          <w:rFonts w:ascii="Merriweather" w:hAnsi="Merriweather" w:cs="Arial"/>
          <w:spacing w:val="-8"/>
          <w:lang w:val="en-US"/>
        </w:rPr>
        <w:t>behavio</w:t>
      </w:r>
      <w:r w:rsidR="0016665B" w:rsidRPr="00DF34D5">
        <w:rPr>
          <w:rFonts w:ascii="Merriweather" w:hAnsi="Merriweather" w:cs="Arial"/>
          <w:spacing w:val="-8"/>
          <w:lang w:val="en-US"/>
        </w:rPr>
        <w:t>u</w:t>
      </w:r>
      <w:r w:rsidR="00752BEC" w:rsidRPr="00DF34D5">
        <w:rPr>
          <w:rFonts w:ascii="Merriweather" w:hAnsi="Merriweather" w:cs="Arial"/>
          <w:spacing w:val="-8"/>
          <w:lang w:val="en-US"/>
        </w:rPr>
        <w:t>r</w:t>
      </w:r>
      <w:r w:rsidR="0016665B" w:rsidRPr="00DF34D5">
        <w:rPr>
          <w:rFonts w:ascii="Merriweather" w:hAnsi="Merriweather" w:cs="Arial"/>
          <w:spacing w:val="-8"/>
          <w:lang w:val="en-US"/>
        </w:rPr>
        <w:t>s</w:t>
      </w:r>
      <w:proofErr w:type="spellEnd"/>
      <w:ins w:id="33" w:author="Miguel Afonso Dias de Ayala Botto" w:date="2026-01-20T12:20:00Z" w16du:dateUtc="2026-01-20T12:20:00Z">
        <w:r w:rsidR="00934C19">
          <w:rPr>
            <w:rFonts w:ascii="Merriweather" w:hAnsi="Merriweather" w:cs="Arial"/>
            <w:spacing w:val="-8"/>
            <w:lang w:val="en-US"/>
          </w:rPr>
          <w:t xml:space="preserve"> are considered</w:t>
        </w:r>
      </w:ins>
      <w:r w:rsidR="00773A7D" w:rsidRPr="00DF34D5">
        <w:rPr>
          <w:rFonts w:ascii="Merriweather" w:hAnsi="Merriweather" w:cs="Arial"/>
          <w:spacing w:val="-8"/>
          <w:lang w:val="en-US"/>
        </w:rPr>
        <w:t xml:space="preserve">. </w:t>
      </w:r>
      <w:ins w:id="34" w:author="Miguel Afonso Dias de Ayala Botto" w:date="2026-01-20T12:19:00Z" w16du:dateUtc="2026-01-20T12:19:00Z">
        <w:r w:rsidR="00934C19" w:rsidRPr="00DF34D5">
          <w:rPr>
            <w:rFonts w:ascii="Merriweather" w:hAnsi="Merriweather" w:cs="Arial"/>
            <w:spacing w:val="-8"/>
            <w:lang w:val="en-US"/>
          </w:rPr>
          <w:t xml:space="preserve">Experimental testing </w:t>
        </w:r>
        <w:r w:rsidR="00934C19">
          <w:rPr>
            <w:rFonts w:ascii="Merriweather" w:hAnsi="Merriweather" w:cs="Arial"/>
            <w:spacing w:val="-8"/>
            <w:lang w:val="en-US"/>
          </w:rPr>
          <w:t xml:space="preserve">is </w:t>
        </w:r>
      </w:ins>
      <w:ins w:id="35" w:author="Miguel Afonso Dias de Ayala Botto" w:date="2026-01-20T12:21:00Z" w16du:dateUtc="2026-01-20T12:21:00Z">
        <w:r w:rsidR="00934C19">
          <w:rPr>
            <w:rFonts w:ascii="Merriweather" w:hAnsi="Merriweather" w:cs="Arial"/>
            <w:spacing w:val="-8"/>
            <w:lang w:val="en-US"/>
          </w:rPr>
          <w:t>thus a</w:t>
        </w:r>
      </w:ins>
      <w:ins w:id="36" w:author="Miguel Afonso Dias de Ayala Botto" w:date="2026-01-20T12:19:00Z" w16du:dateUtc="2026-01-20T12:19:00Z">
        <w:r w:rsidR="00934C19">
          <w:rPr>
            <w:rFonts w:ascii="Merriweather" w:hAnsi="Merriweather" w:cs="Arial"/>
            <w:spacing w:val="-8"/>
            <w:lang w:val="en-US"/>
          </w:rPr>
          <w:t xml:space="preserve">n essential step for </w:t>
        </w:r>
      </w:ins>
      <w:ins w:id="37" w:author="Miguel Afonso Dias de Ayala Botto" w:date="2026-01-20T12:27:00Z" w16du:dateUtc="2026-01-20T12:27:00Z">
        <w:r w:rsidR="000D6F47">
          <w:rPr>
            <w:rFonts w:ascii="Merriweather" w:hAnsi="Merriweather" w:cs="Arial"/>
            <w:spacing w:val="-8"/>
            <w:lang w:val="en-US"/>
          </w:rPr>
          <w:t>v</w:t>
        </w:r>
      </w:ins>
      <w:ins w:id="38" w:author="Miguel Afonso Dias de Ayala Botto" w:date="2026-01-20T12:19:00Z" w16du:dateUtc="2026-01-20T12:19:00Z">
        <w:r w:rsidR="00934C19" w:rsidRPr="00DF34D5">
          <w:rPr>
            <w:rFonts w:ascii="Merriweather" w:hAnsi="Merriweather" w:cs="Arial"/>
            <w:spacing w:val="-8"/>
            <w:lang w:val="en-US"/>
          </w:rPr>
          <w:t xml:space="preserve">alidation and calibration </w:t>
        </w:r>
        <w:r w:rsidR="00934C19">
          <w:rPr>
            <w:rFonts w:ascii="Merriweather" w:hAnsi="Merriweather" w:cs="Arial"/>
            <w:spacing w:val="-8"/>
            <w:lang w:val="en-US"/>
          </w:rPr>
          <w:t xml:space="preserve">of </w:t>
        </w:r>
        <w:r w:rsidR="00934C19">
          <w:rPr>
            <w:rFonts w:ascii="Merriweather" w:hAnsi="Merriweather" w:cs="Arial"/>
            <w:spacing w:val="-8"/>
            <w:lang w:val="en-US"/>
          </w:rPr>
          <w:t>th</w:t>
        </w:r>
      </w:ins>
      <w:ins w:id="39" w:author="Miguel Afonso Dias de Ayala Botto" w:date="2026-01-20T12:21:00Z" w16du:dateUtc="2026-01-20T12:21:00Z">
        <w:r w:rsidR="00934C19">
          <w:rPr>
            <w:rFonts w:ascii="Merriweather" w:hAnsi="Merriweather" w:cs="Arial"/>
            <w:spacing w:val="-8"/>
            <w:lang w:val="en-US"/>
          </w:rPr>
          <w:t>e</w:t>
        </w:r>
      </w:ins>
      <w:ins w:id="40" w:author="Miguel Afonso Dias de Ayala Botto" w:date="2026-01-20T12:19:00Z" w16du:dateUtc="2026-01-20T12:19:00Z">
        <w:r w:rsidR="00934C19">
          <w:rPr>
            <w:rFonts w:ascii="Merriweather" w:hAnsi="Merriweather" w:cs="Arial"/>
            <w:spacing w:val="-8"/>
            <w:lang w:val="en-US"/>
          </w:rPr>
          <w:t xml:space="preserve">se </w:t>
        </w:r>
        <w:r w:rsidR="00934C19">
          <w:rPr>
            <w:rFonts w:ascii="Merriweather" w:hAnsi="Merriweather" w:cs="Arial"/>
            <w:spacing w:val="-8"/>
            <w:lang w:val="en-US"/>
          </w:rPr>
          <w:t>computational models</w:t>
        </w:r>
        <w:r w:rsidR="00934C19" w:rsidRPr="00DF34D5">
          <w:rPr>
            <w:rFonts w:ascii="Merriweather" w:hAnsi="Merriweather" w:cs="Arial"/>
            <w:spacing w:val="-8"/>
            <w:lang w:val="en-US"/>
          </w:rPr>
          <w:t xml:space="preserve">. </w:t>
        </w:r>
      </w:ins>
      <w:ins w:id="41" w:author="Miguel Afonso Dias de Ayala Botto" w:date="2026-01-20T12:22:00Z" w16du:dateUtc="2026-01-20T12:22:00Z">
        <w:r w:rsidR="00934C19">
          <w:rPr>
            <w:rFonts w:ascii="Merriweather" w:hAnsi="Merriweather" w:cs="Arial"/>
            <w:spacing w:val="-8"/>
            <w:lang w:val="en-US"/>
          </w:rPr>
          <w:t>In fact, e</w:t>
        </w:r>
      </w:ins>
      <w:ins w:id="42" w:author="Miguel Afonso Dias de Ayala Botto" w:date="2026-01-20T12:12:00Z" w16du:dateUtc="2026-01-20T12:12:00Z">
        <w:r w:rsidR="007C0DD9">
          <w:rPr>
            <w:rFonts w:ascii="Merriweather" w:hAnsi="Merriweather" w:cs="Arial"/>
            <w:spacing w:val="-8"/>
            <w:lang w:val="en-US"/>
          </w:rPr>
          <w:t xml:space="preserve">ven advanced </w:t>
        </w:r>
      </w:ins>
      <w:ins w:id="43" w:author="Miguel Afonso Dias de Ayala Botto" w:date="2026-01-20T12:24:00Z" w16du:dateUtc="2026-01-20T12:24:00Z">
        <w:r w:rsidR="000D6F47">
          <w:rPr>
            <w:rFonts w:ascii="Merriweather" w:hAnsi="Merriweather" w:cs="Arial"/>
            <w:spacing w:val="-8"/>
            <w:lang w:val="en-US"/>
          </w:rPr>
          <w:t xml:space="preserve">computational models that rely on </w:t>
        </w:r>
      </w:ins>
      <w:del w:id="44" w:author="Miguel Afonso Dias de Ayala Botto" w:date="2026-01-20T12:12:00Z" w16du:dateUtc="2026-01-20T12:12:00Z">
        <w:r w:rsidR="00773A7D" w:rsidRPr="00DF34D5" w:rsidDel="007C0DD9">
          <w:rPr>
            <w:rFonts w:ascii="Merriweather" w:hAnsi="Merriweather" w:cs="Arial"/>
            <w:spacing w:val="-8"/>
            <w:lang w:val="en-US"/>
          </w:rPr>
          <w:delText>N</w:delText>
        </w:r>
      </w:del>
      <w:del w:id="45" w:author="Miguel Afonso Dias de Ayala Botto" w:date="2026-01-20T12:24:00Z" w16du:dateUtc="2026-01-20T12:24:00Z">
        <w:r w:rsidR="00773A7D" w:rsidRPr="00DF34D5" w:rsidDel="000D6F47">
          <w:rPr>
            <w:rFonts w:ascii="Merriweather" w:hAnsi="Merriweather" w:cs="Arial"/>
            <w:spacing w:val="-8"/>
            <w:lang w:val="en-US"/>
          </w:rPr>
          <w:delText>umerical simulations</w:delText>
        </w:r>
      </w:del>
      <w:ins w:id="46" w:author="Miguel Afonso Dias de Ayala Botto" w:date="2026-01-20T12:13:00Z" w16du:dateUtc="2026-01-20T12:13:00Z">
        <w:r w:rsidR="007C0DD9">
          <w:rPr>
            <w:rFonts w:ascii="Merriweather" w:hAnsi="Merriweather" w:cs="Arial"/>
            <w:spacing w:val="-8"/>
            <w:lang w:val="en-US"/>
          </w:rPr>
          <w:t xml:space="preserve">machine learning techniques </w:t>
        </w:r>
      </w:ins>
      <w:del w:id="47" w:author="Miguel Afonso Dias de Ayala Botto" w:date="2026-01-20T12:12:00Z" w16du:dateUtc="2026-01-20T12:12:00Z">
        <w:r w:rsidR="00773A7D" w:rsidRPr="00DF34D5" w:rsidDel="007C0DD9">
          <w:rPr>
            <w:rFonts w:ascii="Merriweather" w:hAnsi="Merriweather" w:cs="Arial"/>
            <w:spacing w:val="-8"/>
            <w:lang w:val="en-US"/>
          </w:rPr>
          <w:delText xml:space="preserve">, even with advanced methods, </w:delText>
        </w:r>
      </w:del>
      <w:del w:id="48" w:author="Miguel Afonso Dias de Ayala Botto" w:date="2026-01-20T12:55:00Z" w16du:dateUtc="2026-01-20T12:55:00Z">
        <w:r w:rsidR="00773A7D" w:rsidRPr="00DF34D5" w:rsidDel="00C12F3C">
          <w:rPr>
            <w:rFonts w:ascii="Merriweather" w:hAnsi="Merriweather" w:cs="Arial"/>
            <w:spacing w:val="-8"/>
            <w:lang w:val="en-US"/>
          </w:rPr>
          <w:delText>require</w:delText>
        </w:r>
      </w:del>
      <w:ins w:id="49" w:author="Miguel Afonso Dias de Ayala Botto" w:date="2026-01-20T12:55:00Z" w16du:dateUtc="2026-01-20T12:55:00Z">
        <w:r w:rsidR="00C12F3C">
          <w:rPr>
            <w:rFonts w:ascii="Merriweather" w:hAnsi="Merriweather" w:cs="Arial"/>
            <w:spacing w:val="-8"/>
            <w:lang w:val="en-US"/>
          </w:rPr>
          <w:t>rely on</w:t>
        </w:r>
      </w:ins>
      <w:r w:rsidR="00773A7D" w:rsidRPr="00DF34D5">
        <w:rPr>
          <w:rFonts w:ascii="Merriweather" w:hAnsi="Merriweather" w:cs="Arial"/>
          <w:spacing w:val="-8"/>
          <w:lang w:val="en-US"/>
        </w:rPr>
        <w:t xml:space="preserve"> experimental benchmarks to </w:t>
      </w:r>
      <w:del w:id="50" w:author="Miguel Afonso Dias de Ayala Botto" w:date="2026-01-20T12:14:00Z" w16du:dateUtc="2026-01-20T12:14:00Z">
        <w:r w:rsidR="00773A7D" w:rsidRPr="00DF34D5" w:rsidDel="00934C19">
          <w:rPr>
            <w:rFonts w:ascii="Merriweather" w:hAnsi="Merriweather" w:cs="Arial"/>
            <w:spacing w:val="-8"/>
            <w:lang w:val="en-US"/>
          </w:rPr>
          <w:delText xml:space="preserve">ensure </w:delText>
        </w:r>
      </w:del>
      <w:ins w:id="51" w:author="Miguel Afonso Dias de Ayala Botto" w:date="2026-01-20T12:55:00Z" w16du:dateUtc="2026-01-20T12:55:00Z">
        <w:r w:rsidR="00C12F3C">
          <w:rPr>
            <w:rFonts w:ascii="Merriweather" w:hAnsi="Merriweather" w:cs="Arial"/>
            <w:spacing w:val="-8"/>
            <w:lang w:val="en-US"/>
          </w:rPr>
          <w:t>confirm</w:t>
        </w:r>
      </w:ins>
      <w:ins w:id="52" w:author="Miguel Afonso Dias de Ayala Botto" w:date="2026-01-20T12:14:00Z" w16du:dateUtc="2026-01-20T12:14:00Z">
        <w:r w:rsidR="00934C19" w:rsidRPr="00DF34D5">
          <w:rPr>
            <w:rFonts w:ascii="Merriweather" w:hAnsi="Merriweather" w:cs="Arial"/>
            <w:spacing w:val="-8"/>
            <w:lang w:val="en-US"/>
          </w:rPr>
          <w:t xml:space="preserve"> </w:t>
        </w:r>
      </w:ins>
      <w:del w:id="53" w:author="Miguel Afonso Dias de Ayala Botto" w:date="2026-01-20T12:12:00Z" w16du:dateUtc="2026-01-20T12:12:00Z">
        <w:r w:rsidR="00773A7D" w:rsidRPr="00DF34D5" w:rsidDel="007C0DD9">
          <w:rPr>
            <w:rFonts w:ascii="Merriweather" w:hAnsi="Merriweather" w:cs="Arial"/>
            <w:spacing w:val="-8"/>
            <w:lang w:val="en-US"/>
          </w:rPr>
          <w:delText>accuracy</w:delText>
        </w:r>
      </w:del>
      <w:ins w:id="54" w:author="Miguel Afonso Dias de Ayala Botto" w:date="2026-01-20T12:12:00Z" w16du:dateUtc="2026-01-20T12:12:00Z">
        <w:r w:rsidR="007C0DD9">
          <w:rPr>
            <w:rFonts w:ascii="Merriweather" w:hAnsi="Merriweather" w:cs="Arial"/>
            <w:spacing w:val="-8"/>
            <w:lang w:val="en-US"/>
          </w:rPr>
          <w:t>their accuracy</w:t>
        </w:r>
      </w:ins>
      <w:del w:id="55" w:author="Miguel Afonso Dias de Ayala Botto" w:date="2026-01-20T12:14:00Z" w16du:dateUtc="2026-01-20T12:14:00Z">
        <w:r w:rsidR="00773A7D" w:rsidRPr="00DF34D5" w:rsidDel="007C0DD9">
          <w:rPr>
            <w:rFonts w:ascii="Merriweather" w:hAnsi="Merriweather" w:cs="Arial"/>
            <w:spacing w:val="-8"/>
            <w:lang w:val="en-US"/>
          </w:rPr>
          <w:delText xml:space="preserve">. </w:delText>
        </w:r>
        <w:r w:rsidR="007D7D55" w:rsidRPr="00DF34D5" w:rsidDel="007C0DD9">
          <w:rPr>
            <w:rFonts w:ascii="Merriweather" w:hAnsi="Merriweather" w:cs="Arial"/>
            <w:spacing w:val="-8"/>
            <w:lang w:val="en-US"/>
          </w:rPr>
          <w:delText>Moreover, m</w:delText>
        </w:r>
        <w:r w:rsidR="00773A7D" w:rsidRPr="00DF34D5" w:rsidDel="007C0DD9">
          <w:rPr>
            <w:rFonts w:ascii="Merriweather" w:hAnsi="Merriweather" w:cs="Arial"/>
            <w:spacing w:val="-8"/>
            <w:lang w:val="en-US"/>
          </w:rPr>
          <w:delText>achine learning approaches also rely on experimental data for training and updating models</w:delText>
        </w:r>
      </w:del>
      <w:r w:rsidR="00773A7D" w:rsidRPr="00DF34D5">
        <w:rPr>
          <w:rFonts w:ascii="Merriweather" w:hAnsi="Merriweather" w:cs="Arial"/>
          <w:spacing w:val="-8"/>
          <w:lang w:val="en-US"/>
        </w:rPr>
        <w:t xml:space="preserve">. </w:t>
      </w:r>
      <w:del w:id="56" w:author="Miguel Afonso Dias de Ayala Botto" w:date="2026-01-20T12:19:00Z" w16du:dateUtc="2026-01-20T12:19:00Z">
        <w:r w:rsidR="00773A7D" w:rsidRPr="00DF34D5" w:rsidDel="00934C19">
          <w:rPr>
            <w:rFonts w:ascii="Merriweather" w:hAnsi="Merriweather" w:cs="Arial"/>
            <w:spacing w:val="-8"/>
            <w:lang w:val="en-US"/>
          </w:rPr>
          <w:delText xml:space="preserve">Experimental testing </w:delText>
        </w:r>
      </w:del>
      <w:del w:id="57" w:author="Miguel Afonso Dias de Ayala Botto" w:date="2026-01-20T12:15:00Z" w16du:dateUtc="2026-01-20T12:15:00Z">
        <w:r w:rsidR="00773A7D" w:rsidRPr="00DF34D5" w:rsidDel="00934C19">
          <w:rPr>
            <w:rFonts w:ascii="Merriweather" w:hAnsi="Merriweather" w:cs="Arial"/>
            <w:spacing w:val="-8"/>
            <w:lang w:val="en-US"/>
          </w:rPr>
          <w:delText xml:space="preserve">provides </w:delText>
        </w:r>
      </w:del>
      <w:del w:id="58" w:author="Miguel Afonso Dias de Ayala Botto" w:date="2026-01-20T12:19:00Z" w16du:dateUtc="2026-01-20T12:19:00Z">
        <w:r w:rsidR="00773A7D" w:rsidRPr="00DF34D5" w:rsidDel="00934C19">
          <w:rPr>
            <w:rFonts w:ascii="Merriweather" w:hAnsi="Merriweather" w:cs="Arial"/>
            <w:spacing w:val="-8"/>
            <w:lang w:val="en-US"/>
          </w:rPr>
          <w:delText xml:space="preserve">critical validation and calibration </w:delText>
        </w:r>
      </w:del>
      <w:del w:id="59" w:author="Miguel Afonso Dias de Ayala Botto" w:date="2026-01-20T12:16:00Z" w16du:dateUtc="2026-01-20T12:16:00Z">
        <w:r w:rsidR="00773A7D" w:rsidRPr="00DF34D5" w:rsidDel="00934C19">
          <w:rPr>
            <w:rFonts w:ascii="Merriweather" w:hAnsi="Merriweather" w:cs="Arial"/>
            <w:spacing w:val="-8"/>
            <w:lang w:val="en-US"/>
          </w:rPr>
          <w:delText>for these models</w:delText>
        </w:r>
      </w:del>
      <w:del w:id="60" w:author="Miguel Afonso Dias de Ayala Botto" w:date="2026-01-20T12:19:00Z" w16du:dateUtc="2026-01-20T12:19:00Z">
        <w:r w:rsidR="00773A7D" w:rsidRPr="00DF34D5" w:rsidDel="00934C19">
          <w:rPr>
            <w:rFonts w:ascii="Merriweather" w:hAnsi="Merriweather" w:cs="Arial"/>
            <w:spacing w:val="-8"/>
            <w:lang w:val="en-US"/>
          </w:rPr>
          <w:delText xml:space="preserve">. </w:delText>
        </w:r>
      </w:del>
      <w:del w:id="61" w:author="Miguel Afonso Dias de Ayala Botto" w:date="2026-01-20T12:21:00Z" w16du:dateUtc="2026-01-20T12:21:00Z">
        <w:r w:rsidR="00773A7D" w:rsidRPr="00DF34D5" w:rsidDel="00934C19">
          <w:rPr>
            <w:rFonts w:ascii="Merriweather" w:hAnsi="Merriweather" w:cs="Arial"/>
            <w:spacing w:val="-8"/>
            <w:lang w:val="en-US"/>
          </w:rPr>
          <w:delText>In summary,</w:delText>
        </w:r>
      </w:del>
      <w:r w:rsidR="00773A7D" w:rsidRPr="00DF34D5">
        <w:rPr>
          <w:rFonts w:ascii="Merriweather" w:hAnsi="Merriweather" w:cs="Arial"/>
          <w:spacing w:val="-8"/>
          <w:lang w:val="en-US"/>
        </w:rPr>
        <w:t xml:space="preserve"> </w:t>
      </w:r>
      <w:ins w:id="62" w:author="Miguel Afonso Dias de Ayala Botto" w:date="2026-01-20T12:25:00Z" w16du:dateUtc="2026-01-20T12:25:00Z">
        <w:r w:rsidR="000D6F47">
          <w:rPr>
            <w:rFonts w:ascii="Merriweather" w:hAnsi="Merriweather" w:cs="Arial"/>
            <w:spacing w:val="-8"/>
            <w:lang w:val="en-US"/>
          </w:rPr>
          <w:t>E</w:t>
        </w:r>
      </w:ins>
      <w:del w:id="63" w:author="Miguel Afonso Dias de Ayala Botto" w:date="2026-01-20T12:22:00Z" w16du:dateUtc="2026-01-20T12:22:00Z">
        <w:r w:rsidR="00752BEC" w:rsidRPr="00DF34D5" w:rsidDel="00934C19">
          <w:rPr>
            <w:rFonts w:ascii="Merriweather" w:hAnsi="Merriweather" w:cs="Arial"/>
            <w:spacing w:val="-8"/>
            <w:lang w:val="en-US"/>
          </w:rPr>
          <w:delText>e</w:delText>
        </w:r>
      </w:del>
      <w:r w:rsidR="00752BEC" w:rsidRPr="00DF34D5">
        <w:rPr>
          <w:rFonts w:ascii="Merriweather" w:hAnsi="Merriweather" w:cs="Arial"/>
          <w:spacing w:val="-8"/>
          <w:lang w:val="en-US"/>
        </w:rPr>
        <w:t xml:space="preserve">arthquake </w:t>
      </w:r>
      <w:r w:rsidR="00773A7D" w:rsidRPr="00DF34D5">
        <w:rPr>
          <w:rFonts w:ascii="Merriweather" w:hAnsi="Merriweather" w:cs="Arial"/>
          <w:spacing w:val="-8"/>
          <w:lang w:val="en-US"/>
        </w:rPr>
        <w:t xml:space="preserve">experimental testing remains </w:t>
      </w:r>
      <w:ins w:id="64" w:author="Miguel Afonso Dias de Ayala Botto" w:date="2026-01-20T12:41:00Z" w16du:dateUtc="2026-01-20T12:41:00Z">
        <w:r w:rsidR="00457AA2">
          <w:rPr>
            <w:rFonts w:ascii="Merriweather" w:hAnsi="Merriweather" w:cs="Arial"/>
            <w:spacing w:val="-8"/>
            <w:lang w:val="en-US"/>
          </w:rPr>
          <w:t xml:space="preserve">thus </w:t>
        </w:r>
      </w:ins>
      <w:r w:rsidR="00773A7D" w:rsidRPr="00DF34D5">
        <w:rPr>
          <w:rFonts w:ascii="Merriweather" w:hAnsi="Merriweather" w:cs="Arial"/>
          <w:spacing w:val="-8"/>
          <w:lang w:val="en-US"/>
        </w:rPr>
        <w:t xml:space="preserve">indispensable for </w:t>
      </w:r>
      <w:r w:rsidR="002832F5" w:rsidRPr="00DF34D5">
        <w:rPr>
          <w:rFonts w:ascii="Merriweather" w:hAnsi="Merriweather" w:cs="Arial"/>
          <w:spacing w:val="-8"/>
          <w:lang w:val="en-US"/>
        </w:rPr>
        <w:t>model validation</w:t>
      </w:r>
      <w:r w:rsidR="00773A7D" w:rsidRPr="00DF34D5">
        <w:rPr>
          <w:rFonts w:ascii="Merriweather" w:hAnsi="Merriweather" w:cs="Arial"/>
          <w:spacing w:val="-8"/>
          <w:lang w:val="en-US"/>
        </w:rPr>
        <w:t xml:space="preserve">, </w:t>
      </w:r>
      <w:ins w:id="65" w:author="Miguel Afonso Dias de Ayala Botto" w:date="2026-01-20T12:41:00Z" w16du:dateUtc="2026-01-20T12:41:00Z">
        <w:r w:rsidR="00457AA2">
          <w:rPr>
            <w:rFonts w:ascii="Merriweather" w:hAnsi="Merriweather" w:cs="Arial"/>
            <w:spacing w:val="-8"/>
            <w:lang w:val="en-US"/>
          </w:rPr>
          <w:t xml:space="preserve">for </w:t>
        </w:r>
      </w:ins>
      <w:r w:rsidR="00773A7D" w:rsidRPr="00DF34D5">
        <w:rPr>
          <w:rFonts w:ascii="Merriweather" w:hAnsi="Merriweather" w:cs="Arial"/>
          <w:spacing w:val="-8"/>
          <w:lang w:val="en-US"/>
        </w:rPr>
        <w:t xml:space="preserve">understanding </w:t>
      </w:r>
      <w:r w:rsidR="002832F5" w:rsidRPr="00DF34D5">
        <w:rPr>
          <w:rFonts w:ascii="Merriweather" w:hAnsi="Merriweather" w:cs="Arial"/>
          <w:spacing w:val="-8"/>
          <w:lang w:val="en-US"/>
        </w:rPr>
        <w:t xml:space="preserve">structural </w:t>
      </w:r>
      <w:r w:rsidR="00773A7D" w:rsidRPr="00DF34D5">
        <w:rPr>
          <w:rFonts w:ascii="Merriweather" w:hAnsi="Merriweather" w:cs="Arial"/>
          <w:spacing w:val="-8"/>
          <w:lang w:val="en-US"/>
        </w:rPr>
        <w:t xml:space="preserve">complex </w:t>
      </w:r>
      <w:proofErr w:type="spellStart"/>
      <w:r w:rsidR="00773A7D" w:rsidRPr="00DF34D5">
        <w:rPr>
          <w:rFonts w:ascii="Merriweather" w:hAnsi="Merriweather" w:cs="Arial"/>
          <w:spacing w:val="-8"/>
          <w:lang w:val="en-US"/>
        </w:rPr>
        <w:t>behaviours</w:t>
      </w:r>
      <w:proofErr w:type="spellEnd"/>
      <w:del w:id="66" w:author="Miguel Afonso Dias de Ayala Botto" w:date="2026-01-20T12:41:00Z" w16du:dateUtc="2026-01-20T12:41:00Z">
        <w:r w:rsidR="00773A7D" w:rsidRPr="00DF34D5" w:rsidDel="00457AA2">
          <w:rPr>
            <w:rFonts w:ascii="Merriweather" w:hAnsi="Merriweather" w:cs="Arial"/>
            <w:spacing w:val="-8"/>
            <w:lang w:val="en-US"/>
          </w:rPr>
          <w:delText>,</w:delText>
        </w:r>
      </w:del>
      <w:r w:rsidR="00773A7D" w:rsidRPr="00DF34D5">
        <w:rPr>
          <w:rFonts w:ascii="Merriweather" w:hAnsi="Merriweather" w:cs="Arial"/>
          <w:spacing w:val="-8"/>
          <w:lang w:val="en-US"/>
        </w:rPr>
        <w:t xml:space="preserve"> and</w:t>
      </w:r>
      <w:ins w:id="67" w:author="Miguel Afonso Dias de Ayala Botto" w:date="2026-01-20T12:41:00Z" w16du:dateUtc="2026-01-20T12:41:00Z">
        <w:r w:rsidR="00457AA2">
          <w:rPr>
            <w:rFonts w:ascii="Merriweather" w:hAnsi="Merriweather" w:cs="Arial"/>
            <w:spacing w:val="-8"/>
            <w:lang w:val="en-US"/>
          </w:rPr>
          <w:t xml:space="preserve"> eventually</w:t>
        </w:r>
      </w:ins>
      <w:r w:rsidR="00773A7D" w:rsidRPr="00DF34D5">
        <w:rPr>
          <w:rFonts w:ascii="Merriweather" w:hAnsi="Merriweather" w:cs="Arial"/>
          <w:spacing w:val="-8"/>
          <w:lang w:val="en-US"/>
        </w:rPr>
        <w:t xml:space="preserve"> ensuring structural safety. </w:t>
      </w:r>
      <w:r w:rsidR="00A84429" w:rsidRPr="00DF34D5">
        <w:rPr>
          <w:rFonts w:ascii="Merriweather" w:hAnsi="Merriweather" w:cs="Arial"/>
          <w:spacing w:val="-8"/>
          <w:lang w:val="en-US"/>
        </w:rPr>
        <w:t xml:space="preserve"> </w:t>
      </w:r>
      <w:ins w:id="68" w:author="Miguel Afonso Dias de Ayala Botto" w:date="2026-01-20T12:32:00Z" w16du:dateUtc="2026-01-20T12:32:00Z">
        <w:r w:rsidR="006A449B">
          <w:rPr>
            <w:rFonts w:ascii="Merriweather" w:hAnsi="Merriweather" w:cs="Arial"/>
            <w:spacing w:val="-8"/>
            <w:lang w:val="en-US"/>
          </w:rPr>
          <w:t>This paper presents</w:t>
        </w:r>
      </w:ins>
      <w:ins w:id="69" w:author="Miguel Afonso Dias de Ayala Botto" w:date="2026-01-20T12:33:00Z" w16du:dateUtc="2026-01-20T12:33:00Z">
        <w:r w:rsidR="006A449B">
          <w:rPr>
            <w:rFonts w:ascii="Merriweather" w:hAnsi="Merriweather" w:cs="Arial"/>
            <w:spacing w:val="-8"/>
            <w:lang w:val="en-US"/>
          </w:rPr>
          <w:t xml:space="preserve"> </w:t>
        </w:r>
      </w:ins>
      <w:ins w:id="70" w:author="Miguel Afonso Dias de Ayala Botto" w:date="2026-01-20T12:31:00Z" w16du:dateUtc="2026-01-20T12:31:00Z">
        <w:r w:rsidR="006A449B">
          <w:rPr>
            <w:rFonts w:ascii="Merriweather" w:hAnsi="Merriweather" w:cs="Arial"/>
            <w:spacing w:val="-8"/>
            <w:lang w:val="en-US"/>
          </w:rPr>
          <w:t>a</w:t>
        </w:r>
      </w:ins>
      <w:ins w:id="71" w:author="Miguel Afonso Dias de Ayala Botto" w:date="2026-01-20T12:33:00Z" w16du:dateUtc="2026-01-20T12:33:00Z">
        <w:r w:rsidR="006A449B">
          <w:rPr>
            <w:rFonts w:ascii="Merriweather" w:hAnsi="Merriweather" w:cs="Arial"/>
            <w:spacing w:val="-8"/>
            <w:lang w:val="en-US"/>
          </w:rPr>
          <w:t xml:space="preserve"> control strategy </w:t>
        </w:r>
      </w:ins>
      <w:ins w:id="72" w:author="Miguel Afonso Dias de Ayala Botto" w:date="2026-01-20T13:01:00Z" w16du:dateUtc="2026-01-20T13:01:00Z">
        <w:r w:rsidR="00286C05">
          <w:rPr>
            <w:rFonts w:ascii="Merriweather" w:hAnsi="Merriweather" w:cs="Arial"/>
            <w:spacing w:val="-8"/>
            <w:lang w:val="en-US"/>
          </w:rPr>
          <w:t>for</w:t>
        </w:r>
      </w:ins>
      <w:ins w:id="73" w:author="Miguel Afonso Dias de Ayala Botto" w:date="2026-01-20T12:42:00Z" w16du:dateUtc="2026-01-20T12:42:00Z">
        <w:r w:rsidR="00457AA2">
          <w:rPr>
            <w:rFonts w:ascii="Merriweather" w:hAnsi="Merriweather" w:cs="Arial"/>
            <w:spacing w:val="-8"/>
            <w:lang w:val="en-US"/>
          </w:rPr>
          <w:t xml:space="preserve"> </w:t>
        </w:r>
      </w:ins>
      <w:ins w:id="74" w:author="Miguel Afonso Dias de Ayala Botto" w:date="2026-01-20T12:43:00Z" w16du:dateUtc="2026-01-20T12:43:00Z">
        <w:r w:rsidR="00457AA2">
          <w:rPr>
            <w:rFonts w:ascii="Merriweather" w:hAnsi="Merriweather" w:cs="Arial"/>
            <w:spacing w:val="-8"/>
            <w:lang w:val="en-US"/>
          </w:rPr>
          <w:t xml:space="preserve">simulating </w:t>
        </w:r>
      </w:ins>
      <w:ins w:id="75" w:author="Miguel Afonso Dias de Ayala Botto" w:date="2026-01-20T12:44:00Z" w16du:dateUtc="2026-01-20T12:44:00Z">
        <w:r w:rsidR="009A1E06">
          <w:rPr>
            <w:rFonts w:ascii="Merriweather" w:hAnsi="Merriweather" w:cs="Arial"/>
            <w:spacing w:val="-8"/>
            <w:lang w:val="en-US"/>
          </w:rPr>
          <w:t xml:space="preserve">a </w:t>
        </w:r>
      </w:ins>
      <w:ins w:id="76" w:author="Miguel Afonso Dias de Ayala Botto" w:date="2026-01-20T13:01:00Z" w16du:dateUtc="2026-01-20T13:01:00Z">
        <w:r w:rsidR="00286C05">
          <w:rPr>
            <w:rFonts w:ascii="Merriweather" w:hAnsi="Merriweather" w:cs="Arial"/>
            <w:spacing w:val="-8"/>
            <w:lang w:val="en-US"/>
          </w:rPr>
          <w:t xml:space="preserve">ground motion </w:t>
        </w:r>
      </w:ins>
      <w:ins w:id="77" w:author="Miguel Afonso Dias de Ayala Botto" w:date="2026-01-20T12:44:00Z" w16du:dateUtc="2026-01-20T12:44:00Z">
        <w:r w:rsidR="009A1E06">
          <w:rPr>
            <w:rFonts w:ascii="Merriweather" w:hAnsi="Merriweather" w:cs="Arial"/>
            <w:spacing w:val="-8"/>
            <w:lang w:val="en-US"/>
          </w:rPr>
          <w:t xml:space="preserve">earthquake </w:t>
        </w:r>
      </w:ins>
      <w:ins w:id="78" w:author="Miguel Afonso Dias de Ayala Botto" w:date="2026-01-20T12:45:00Z" w16du:dateUtc="2026-01-20T12:45:00Z">
        <w:r w:rsidR="009A1E06">
          <w:rPr>
            <w:rFonts w:ascii="Merriweather" w:hAnsi="Merriweather" w:cs="Arial"/>
            <w:spacing w:val="-8"/>
            <w:lang w:val="en-US"/>
          </w:rPr>
          <w:t>test</w:t>
        </w:r>
      </w:ins>
      <w:ins w:id="79" w:author="Miguel Afonso Dias de Ayala Botto" w:date="2026-01-20T12:44:00Z" w16du:dateUtc="2026-01-20T12:44:00Z">
        <w:r w:rsidR="009A1E06">
          <w:rPr>
            <w:rFonts w:ascii="Merriweather" w:hAnsi="Merriweather" w:cs="Arial"/>
            <w:spacing w:val="-8"/>
            <w:lang w:val="en-US"/>
          </w:rPr>
          <w:t xml:space="preserve"> applied to the</w:t>
        </w:r>
      </w:ins>
      <w:ins w:id="80" w:author="Miguel Afonso Dias de Ayala Botto" w:date="2026-01-20T12:35:00Z" w16du:dateUtc="2026-01-20T12:35:00Z">
        <w:r w:rsidR="001C2219">
          <w:rPr>
            <w:rFonts w:ascii="Merriweather" w:hAnsi="Merriweather" w:cs="Arial"/>
            <w:spacing w:val="-8"/>
            <w:lang w:val="en-US"/>
          </w:rPr>
          <w:t xml:space="preserve"> </w:t>
        </w:r>
      </w:ins>
      <w:ins w:id="81" w:author="Miguel Afonso Dias de Ayala Botto" w:date="2026-01-20T12:36:00Z" w16du:dateUtc="2026-01-20T12:36:00Z">
        <w:r w:rsidR="001C2219">
          <w:rPr>
            <w:rFonts w:ascii="Merriweather" w:hAnsi="Merriweather" w:cs="Arial"/>
            <w:spacing w:val="-8"/>
            <w:lang w:val="en-US"/>
          </w:rPr>
          <w:t xml:space="preserve">uniaxial shaking table located at </w:t>
        </w:r>
      </w:ins>
      <w:ins w:id="82" w:author="Miguel Afonso Dias de Ayala Botto" w:date="2026-01-20T12:38:00Z" w16du:dateUtc="2026-01-20T12:38:00Z">
        <w:r w:rsidR="00976769">
          <w:rPr>
            <w:rFonts w:ascii="Merriweather" w:hAnsi="Merriweather" w:cs="Arial"/>
            <w:spacing w:val="-8"/>
            <w:lang w:val="en-US"/>
          </w:rPr>
          <w:t>LNEC</w:t>
        </w:r>
      </w:ins>
      <w:ins w:id="83" w:author="Miguel Afonso Dias de Ayala Botto" w:date="2026-01-20T12:36:00Z" w16du:dateUtc="2026-01-20T12:36:00Z">
        <w:r w:rsidR="001C2219">
          <w:rPr>
            <w:rFonts w:ascii="Merriweather" w:hAnsi="Merriweather" w:cs="Arial"/>
            <w:spacing w:val="-8"/>
            <w:lang w:val="en-US"/>
          </w:rPr>
          <w:t xml:space="preserve">. </w:t>
        </w:r>
      </w:ins>
      <w:ins w:id="84" w:author="Miguel Afonso Dias de Ayala Botto" w:date="2026-01-20T12:37:00Z" w16du:dateUtc="2026-01-20T12:37:00Z">
        <w:r w:rsidR="007476A3">
          <w:rPr>
            <w:rFonts w:ascii="Merriweather" w:hAnsi="Merriweather" w:cs="Arial"/>
            <w:spacing w:val="-8"/>
            <w:lang w:val="en-US"/>
          </w:rPr>
          <w:t xml:space="preserve">The objective of the controller is to </w:t>
        </w:r>
      </w:ins>
      <w:ins w:id="85" w:author="Miguel Afonso Dias de Ayala Botto" w:date="2026-01-20T12:38:00Z" w16du:dateUtc="2026-01-20T12:38:00Z">
        <w:r w:rsidR="007476A3" w:rsidRPr="006A449B">
          <w:rPr>
            <w:rFonts w:ascii="Merriweather" w:hAnsi="Merriweather" w:cs="Arial"/>
            <w:spacing w:val="-8"/>
            <w:lang w:val="en-US"/>
          </w:rPr>
          <w:t xml:space="preserve">ensure that the shaking table reproduces the </w:t>
        </w:r>
      </w:ins>
      <w:ins w:id="86" w:author="Miguel Afonso Dias de Ayala Botto" w:date="2026-01-20T12:40:00Z" w16du:dateUtc="2026-01-20T12:40:00Z">
        <w:r w:rsidR="00976769">
          <w:rPr>
            <w:rFonts w:ascii="Merriweather" w:hAnsi="Merriweather" w:cs="Arial"/>
            <w:spacing w:val="-8"/>
            <w:lang w:val="en-US"/>
          </w:rPr>
          <w:t xml:space="preserve">simulated </w:t>
        </w:r>
      </w:ins>
      <w:ins w:id="87" w:author="Miguel Afonso Dias de Ayala Botto" w:date="2026-01-20T12:38:00Z" w16du:dateUtc="2026-01-20T12:38:00Z">
        <w:r w:rsidR="007476A3" w:rsidRPr="006A449B">
          <w:rPr>
            <w:rFonts w:ascii="Merriweather" w:hAnsi="Merriweather" w:cs="Arial"/>
            <w:spacing w:val="-8"/>
            <w:lang w:val="en-US"/>
          </w:rPr>
          <w:t>earthquake signal as accurately as possible</w:t>
        </w:r>
      </w:ins>
      <w:ins w:id="88" w:author="Miguel Afonso Dias de Ayala Botto" w:date="2026-01-20T12:45:00Z" w16du:dateUtc="2026-01-20T12:45:00Z">
        <w:r w:rsidR="009A1E06">
          <w:rPr>
            <w:rFonts w:ascii="Merriweather" w:hAnsi="Merriweather" w:cs="Arial"/>
            <w:spacing w:val="-8"/>
            <w:lang w:val="en-US"/>
          </w:rPr>
          <w:t>.</w:t>
        </w:r>
      </w:ins>
      <w:ins w:id="89" w:author="Miguel Afonso Dias de Ayala Botto" w:date="2026-01-20T12:42:00Z" w16du:dateUtc="2026-01-20T12:42:00Z">
        <w:r w:rsidR="00457AA2">
          <w:rPr>
            <w:rFonts w:ascii="Merriweather" w:hAnsi="Merriweather" w:cs="Arial"/>
            <w:spacing w:val="-8"/>
            <w:lang w:val="en-US"/>
          </w:rPr>
          <w:t xml:space="preserve"> The controller should </w:t>
        </w:r>
      </w:ins>
      <w:ins w:id="90" w:author="Miguel Afonso Dias de Ayala Botto" w:date="2026-01-20T12:46:00Z" w16du:dateUtc="2026-01-20T12:46:00Z">
        <w:r w:rsidR="009A1E06">
          <w:rPr>
            <w:rFonts w:ascii="Merriweather" w:hAnsi="Merriweather" w:cs="Arial"/>
            <w:spacing w:val="-8"/>
            <w:lang w:val="en-US"/>
          </w:rPr>
          <w:t xml:space="preserve">guarantee </w:t>
        </w:r>
      </w:ins>
      <w:ins w:id="91" w:author="Miguel Afonso Dias de Ayala Botto" w:date="2026-01-20T12:47:00Z" w16du:dateUtc="2026-01-20T12:47:00Z">
        <w:r w:rsidR="009A1E06">
          <w:rPr>
            <w:rFonts w:ascii="Merriweather" w:hAnsi="Merriweather" w:cs="Arial"/>
            <w:spacing w:val="-8"/>
            <w:lang w:val="en-US"/>
          </w:rPr>
          <w:t xml:space="preserve">that </w:t>
        </w:r>
      </w:ins>
      <w:ins w:id="92" w:author="Miguel Afonso Dias de Ayala Botto" w:date="2026-01-20T12:46:00Z" w16du:dateUtc="2026-01-20T12:46:00Z">
        <w:r w:rsidR="009A1E06">
          <w:rPr>
            <w:rFonts w:ascii="Merriweather" w:hAnsi="Merriweather" w:cs="Arial"/>
            <w:spacing w:val="-8"/>
            <w:lang w:val="en-US"/>
          </w:rPr>
          <w:t>the earthquake signal affecting the uniaxial shaking table is insensible to</w:t>
        </w:r>
      </w:ins>
      <w:ins w:id="93" w:author="Miguel Afonso Dias de Ayala Botto" w:date="2026-01-20T12:47:00Z" w16du:dateUtc="2026-01-20T12:47:00Z">
        <w:r w:rsidR="009A1E06">
          <w:rPr>
            <w:rFonts w:ascii="Merriweather" w:hAnsi="Merriweather" w:cs="Arial"/>
            <w:spacing w:val="-8"/>
            <w:lang w:val="en-US"/>
          </w:rPr>
          <w:t xml:space="preserve"> feedback </w:t>
        </w:r>
      </w:ins>
      <w:ins w:id="94" w:author="Miguel Afonso Dias de Ayala Botto" w:date="2026-01-20T12:48:00Z" w16du:dateUtc="2026-01-20T12:48:00Z">
        <w:r w:rsidR="009A1E06">
          <w:rPr>
            <w:rFonts w:ascii="Merriweather" w:hAnsi="Merriweather" w:cs="Arial"/>
            <w:spacing w:val="-8"/>
            <w:lang w:val="en-US"/>
          </w:rPr>
          <w:t>from the table</w:t>
        </w:r>
      </w:ins>
      <w:ins w:id="95" w:author="Miguel Afonso Dias de Ayala Botto" w:date="2026-01-20T12:49:00Z" w16du:dateUtc="2026-01-20T12:49:00Z">
        <w:r w:rsidR="009A1E06">
          <w:rPr>
            <w:rFonts w:ascii="Merriweather" w:hAnsi="Merriweather" w:cs="Arial"/>
            <w:spacing w:val="-8"/>
            <w:lang w:val="en-US"/>
          </w:rPr>
          <w:t>’s vibration</w:t>
        </w:r>
      </w:ins>
      <w:ins w:id="96" w:author="Miguel Afonso Dias de Ayala Botto" w:date="2026-01-20T13:02:00Z" w16du:dateUtc="2026-01-20T13:02:00Z">
        <w:r w:rsidR="00286C05">
          <w:rPr>
            <w:rFonts w:ascii="Merriweather" w:hAnsi="Merriweather" w:cs="Arial"/>
            <w:spacing w:val="-8"/>
            <w:lang w:val="en-US"/>
          </w:rPr>
          <w:t>, thus replicating the true ground motion simulated earthquake</w:t>
        </w:r>
      </w:ins>
      <w:ins w:id="97" w:author="Miguel Afonso Dias de Ayala Botto" w:date="2026-01-20T12:48:00Z" w16du:dateUtc="2026-01-20T12:48:00Z">
        <w:r w:rsidR="009A1E06">
          <w:rPr>
            <w:rFonts w:ascii="Merriweather" w:hAnsi="Merriweather" w:cs="Arial"/>
            <w:spacing w:val="-8"/>
            <w:lang w:val="en-US"/>
          </w:rPr>
          <w:t>.</w:t>
        </w:r>
      </w:ins>
      <w:ins w:id="98" w:author="Miguel Afonso Dias de Ayala Botto" w:date="2026-01-20T12:49:00Z" w16du:dateUtc="2026-01-20T12:49:00Z">
        <w:r w:rsidR="009A1E06">
          <w:rPr>
            <w:rFonts w:ascii="Merriweather" w:hAnsi="Merriweather" w:cs="Arial"/>
            <w:spacing w:val="-8"/>
            <w:lang w:val="en-US"/>
          </w:rPr>
          <w:t xml:space="preserve"> The </w:t>
        </w:r>
      </w:ins>
      <w:ins w:id="99" w:author="Miguel Afonso Dias de Ayala Botto" w:date="2026-01-20T12:50:00Z" w16du:dateUtc="2026-01-20T12:50:00Z">
        <w:r w:rsidR="009A1E06">
          <w:rPr>
            <w:rFonts w:ascii="Merriweather" w:hAnsi="Merriweather" w:cs="Arial"/>
            <w:spacing w:val="-8"/>
            <w:lang w:val="en-US"/>
          </w:rPr>
          <w:t xml:space="preserve">performance of the </w:t>
        </w:r>
      </w:ins>
      <w:ins w:id="100" w:author="Miguel Afonso Dias de Ayala Botto" w:date="2026-01-20T12:49:00Z" w16du:dateUtc="2026-01-20T12:49:00Z">
        <w:r w:rsidR="009A1E06">
          <w:rPr>
            <w:rFonts w:ascii="Merriweather" w:hAnsi="Merriweather" w:cs="Arial"/>
            <w:spacing w:val="-8"/>
            <w:lang w:val="en-US"/>
          </w:rPr>
          <w:t xml:space="preserve">computational model of the </w:t>
        </w:r>
      </w:ins>
      <w:del w:id="101" w:author="Miguel Afonso Dias de Ayala Botto" w:date="2026-01-20T12:49:00Z" w16du:dateUtc="2026-01-20T12:49:00Z">
        <w:r w:rsidR="00376569" w:rsidRPr="00DF34D5" w:rsidDel="009A1E06">
          <w:rPr>
            <w:rFonts w:ascii="Merriweather" w:hAnsi="Merriweather" w:cs="Arial"/>
            <w:spacing w:val="-8"/>
            <w:lang w:val="en-US"/>
          </w:rPr>
          <w:delText>In this paper</w:delText>
        </w:r>
        <w:r w:rsidRPr="00DF34D5" w:rsidDel="009A1E06">
          <w:rPr>
            <w:rFonts w:ascii="Merriweather" w:hAnsi="Merriweather" w:cs="Arial"/>
            <w:spacing w:val="-8"/>
            <w:lang w:val="en-US"/>
          </w:rPr>
          <w:delText>,</w:delText>
        </w:r>
        <w:r w:rsidR="008F1B94" w:rsidRPr="00DF34D5" w:rsidDel="009A1E06">
          <w:rPr>
            <w:rFonts w:ascii="Merriweather" w:hAnsi="Merriweather" w:cs="Arial"/>
            <w:spacing w:val="-8"/>
            <w:lang w:val="en-US"/>
          </w:rPr>
          <w:delText xml:space="preserve"> a computational model </w:delText>
        </w:r>
        <w:r w:rsidR="00376569" w:rsidRPr="00DF34D5" w:rsidDel="009A1E06">
          <w:rPr>
            <w:rFonts w:ascii="Merriweather" w:hAnsi="Merriweather" w:cs="Arial"/>
            <w:spacing w:val="-8"/>
            <w:lang w:val="en-US"/>
          </w:rPr>
          <w:delText xml:space="preserve">of </w:delText>
        </w:r>
      </w:del>
      <w:r w:rsidR="00376569" w:rsidRPr="00DF34D5">
        <w:rPr>
          <w:rFonts w:ascii="Merriweather" w:hAnsi="Merriweather" w:cs="Arial"/>
          <w:spacing w:val="-8"/>
          <w:lang w:val="en-US"/>
        </w:rPr>
        <w:t xml:space="preserve">LNEC’s uniaxial </w:t>
      </w:r>
      <w:r w:rsidR="00752BEC" w:rsidRPr="00DF34D5">
        <w:rPr>
          <w:rFonts w:ascii="Merriweather" w:hAnsi="Merriweather" w:cs="Arial"/>
          <w:spacing w:val="-8"/>
          <w:lang w:val="en-US"/>
        </w:rPr>
        <w:t>shaking table</w:t>
      </w:r>
      <w:ins w:id="102" w:author="Miguel Afonso Dias de Ayala Botto" w:date="2026-01-20T12:28:00Z" w16du:dateUtc="2026-01-20T12:28:00Z">
        <w:r w:rsidR="000D6F47">
          <w:rPr>
            <w:rFonts w:ascii="Merriweather" w:hAnsi="Merriweather" w:cs="Arial"/>
            <w:spacing w:val="-8"/>
            <w:lang w:val="en-US"/>
          </w:rPr>
          <w:t xml:space="preserve"> </w:t>
        </w:r>
      </w:ins>
      <w:del w:id="103" w:author="Miguel Afonso Dias de Ayala Botto" w:date="2026-01-20T12:50:00Z" w16du:dateUtc="2026-01-20T12:50:00Z">
        <w:r w:rsidR="00376569" w:rsidRPr="00DF34D5" w:rsidDel="009A1E06">
          <w:rPr>
            <w:rFonts w:ascii="Merriweather" w:hAnsi="Merriweather" w:cs="Arial"/>
            <w:spacing w:val="-8"/>
            <w:lang w:val="en-US"/>
          </w:rPr>
          <w:delText xml:space="preserve"> is u</w:delText>
        </w:r>
      </w:del>
      <w:ins w:id="104" w:author="Miguel Afonso Dias de Ayala Botto" w:date="2026-01-20T12:50:00Z" w16du:dateUtc="2026-01-20T12:50:00Z">
        <w:r w:rsidR="009A1E06">
          <w:rPr>
            <w:rFonts w:ascii="Merriweather" w:hAnsi="Merriweather" w:cs="Arial"/>
            <w:spacing w:val="-8"/>
            <w:lang w:val="en-US"/>
          </w:rPr>
          <w:t>is evaluated</w:t>
        </w:r>
      </w:ins>
      <w:del w:id="105" w:author="Miguel Afonso Dias de Ayala Botto" w:date="2026-01-20T12:50:00Z" w16du:dateUtc="2026-01-20T12:50:00Z">
        <w:r w:rsidR="00376569" w:rsidRPr="00DF34D5" w:rsidDel="009A1E06">
          <w:rPr>
            <w:rFonts w:ascii="Merriweather" w:hAnsi="Merriweather" w:cs="Arial"/>
            <w:spacing w:val="-8"/>
            <w:lang w:val="en-US"/>
          </w:rPr>
          <w:delText xml:space="preserve">sed to </w:delText>
        </w:r>
        <w:r w:rsidR="00E1743B" w:rsidRPr="00DF34D5" w:rsidDel="009A1E06">
          <w:rPr>
            <w:rFonts w:ascii="Merriweather" w:hAnsi="Merriweather" w:cs="Arial"/>
            <w:spacing w:val="-8"/>
            <w:lang w:val="en-US"/>
          </w:rPr>
          <w:delText>compare</w:delText>
        </w:r>
      </w:del>
      <w:ins w:id="106" w:author="Miguel Afonso Dias de Ayala Botto" w:date="2026-01-20T12:50:00Z" w16du:dateUtc="2026-01-20T12:50:00Z">
        <w:r w:rsidR="009A1E06">
          <w:rPr>
            <w:rFonts w:ascii="Merriweather" w:hAnsi="Merriweather" w:cs="Arial"/>
            <w:spacing w:val="-8"/>
            <w:lang w:val="en-US"/>
          </w:rPr>
          <w:t xml:space="preserve"> in terms of its</w:t>
        </w:r>
      </w:ins>
      <w:del w:id="107" w:author="Miguel Afonso Dias de Ayala Botto" w:date="2026-01-20T12:50:00Z" w16du:dateUtc="2026-01-20T12:50:00Z">
        <w:r w:rsidR="00376569" w:rsidRPr="00DF34D5" w:rsidDel="009A1E06">
          <w:rPr>
            <w:rFonts w:ascii="Merriweather" w:hAnsi="Merriweather" w:cs="Arial"/>
            <w:spacing w:val="-8"/>
            <w:lang w:val="en-US"/>
          </w:rPr>
          <w:delText xml:space="preserve"> </w:delText>
        </w:r>
        <w:r w:rsidR="00B76C83" w:rsidRPr="00DF34D5" w:rsidDel="009A1E06">
          <w:rPr>
            <w:rFonts w:ascii="Merriweather" w:hAnsi="Merriweather" w:cs="Arial"/>
            <w:spacing w:val="-8"/>
            <w:lang w:val="en-US"/>
          </w:rPr>
          <w:delText xml:space="preserve">its </w:delText>
        </w:r>
        <w:r w:rsidR="00E1743B" w:rsidRPr="00DF34D5" w:rsidDel="009A1E06">
          <w:rPr>
            <w:rFonts w:ascii="Merriweather" w:hAnsi="Merriweather" w:cs="Arial"/>
            <w:spacing w:val="-8"/>
            <w:lang w:val="en-US"/>
          </w:rPr>
          <w:delText>performance</w:delText>
        </w:r>
      </w:del>
      <w:del w:id="108" w:author="Miguel Afonso Dias de Ayala Botto" w:date="2026-01-20T12:11:00Z" w16du:dateUtc="2026-01-20T12:11:00Z">
        <w:r w:rsidR="0016665B" w:rsidRPr="00DF34D5" w:rsidDel="007C0DD9">
          <w:rPr>
            <w:rFonts w:ascii="Merriweather" w:hAnsi="Merriweather" w:cs="Arial"/>
            <w:spacing w:val="-8"/>
            <w:lang w:val="en-US"/>
          </w:rPr>
          <w:delText xml:space="preserve"> </w:delText>
        </w:r>
      </w:del>
      <w:del w:id="109" w:author="Miguel Afonso Dias de Ayala Botto" w:date="2026-01-20T12:50:00Z" w16du:dateUtc="2026-01-20T12:50:00Z">
        <w:r w:rsidR="0016665B" w:rsidRPr="00DF34D5" w:rsidDel="009A1E06">
          <w:rPr>
            <w:rFonts w:ascii="Merriweather" w:hAnsi="Merriweather" w:cs="Arial"/>
            <w:spacing w:val="-8"/>
            <w:lang w:val="en-US"/>
          </w:rPr>
          <w:delText>, evaluated in terms of</w:delText>
        </w:r>
      </w:del>
      <w:r w:rsidR="0016665B" w:rsidRPr="00DF34D5">
        <w:rPr>
          <w:rFonts w:ascii="Merriweather" w:hAnsi="Merriweather" w:cs="Arial"/>
          <w:spacing w:val="-8"/>
          <w:lang w:val="en-US"/>
        </w:rPr>
        <w:t xml:space="preserve"> </w:t>
      </w:r>
      <w:ins w:id="110" w:author="Miguel Afonso Dias de Ayala Botto" w:date="2026-01-20T13:03:00Z" w16du:dateUtc="2026-01-20T13:03:00Z">
        <w:r w:rsidR="00286C05">
          <w:rPr>
            <w:rFonts w:ascii="Merriweather" w:hAnsi="Merriweather" w:cs="Arial"/>
            <w:spacing w:val="-8"/>
            <w:lang w:val="en-US"/>
          </w:rPr>
          <w:t xml:space="preserve">frequency </w:t>
        </w:r>
      </w:ins>
      <w:r w:rsidR="0016665B" w:rsidRPr="00DF34D5">
        <w:rPr>
          <w:rFonts w:ascii="Merriweather" w:hAnsi="Merriweather" w:cs="Arial"/>
          <w:spacing w:val="-8"/>
          <w:lang w:val="en-US"/>
        </w:rPr>
        <w:t>response spectra</w:t>
      </w:r>
      <w:ins w:id="111" w:author="Miguel Afonso Dias de Ayala Botto" w:date="2026-01-20T13:03:00Z" w16du:dateUtc="2026-01-20T13:03:00Z">
        <w:r w:rsidR="00286C05">
          <w:rPr>
            <w:rFonts w:ascii="Merriweather" w:hAnsi="Merriweather" w:cs="Arial"/>
            <w:spacing w:val="-8"/>
            <w:lang w:val="en-US"/>
          </w:rPr>
          <w:t xml:space="preserve"> </w:t>
        </w:r>
      </w:ins>
      <w:del w:id="112" w:author="Miguel Afonso Dias de Ayala Botto" w:date="2026-01-20T13:03:00Z" w16du:dateUtc="2026-01-20T13:03:00Z">
        <w:r w:rsidR="0016665B" w:rsidRPr="00DF34D5" w:rsidDel="00286C05">
          <w:rPr>
            <w:rFonts w:ascii="Merriweather" w:hAnsi="Merriweather" w:cs="Arial"/>
            <w:spacing w:val="-8"/>
            <w:lang w:val="en-US"/>
          </w:rPr>
          <w:delText xml:space="preserve">, </w:delText>
        </w:r>
        <w:r w:rsidR="003D6DE5" w:rsidRPr="00DF34D5" w:rsidDel="00286C05">
          <w:rPr>
            <w:rFonts w:ascii="Merriweather" w:hAnsi="Merriweather" w:cs="Arial"/>
            <w:spacing w:val="-8"/>
            <w:lang w:val="en-US"/>
          </w:rPr>
          <w:delText xml:space="preserve"> </w:delText>
        </w:r>
        <w:r w:rsidR="0016665B" w:rsidRPr="00DF34D5" w:rsidDel="00286C05">
          <w:rPr>
            <w:rFonts w:ascii="Merriweather" w:hAnsi="Merriweather" w:cs="Arial"/>
            <w:spacing w:val="-8"/>
            <w:lang w:val="en-US"/>
          </w:rPr>
          <w:delText xml:space="preserve"> </w:delText>
        </w:r>
      </w:del>
      <w:del w:id="113" w:author="Miguel Afonso Dias de Ayala Botto" w:date="2026-01-20T12:51:00Z" w16du:dateUtc="2026-01-20T12:51:00Z">
        <w:r w:rsidR="0016665B" w:rsidRPr="00DF34D5" w:rsidDel="00FD31EE">
          <w:rPr>
            <w:rFonts w:ascii="Merriweather" w:hAnsi="Merriweather" w:cs="Arial"/>
            <w:spacing w:val="-8"/>
            <w:lang w:val="en-US"/>
          </w:rPr>
          <w:delText>using</w:delText>
        </w:r>
        <w:r w:rsidR="002832F5" w:rsidRPr="00DF34D5" w:rsidDel="00FD31EE">
          <w:rPr>
            <w:rFonts w:ascii="Merriweather" w:hAnsi="Merriweather" w:cs="Arial"/>
            <w:spacing w:val="-8"/>
            <w:lang w:val="en-US"/>
          </w:rPr>
          <w:delText xml:space="preserve"> </w:delText>
        </w:r>
      </w:del>
      <w:ins w:id="114" w:author="Miguel Afonso Dias de Ayala Botto" w:date="2026-01-20T12:51:00Z" w16du:dateUtc="2026-01-20T12:51:00Z">
        <w:r w:rsidR="00FD31EE">
          <w:rPr>
            <w:rFonts w:ascii="Merriweather" w:hAnsi="Merriweather" w:cs="Arial"/>
            <w:spacing w:val="-8"/>
            <w:lang w:val="en-US"/>
          </w:rPr>
          <w:t>under</w:t>
        </w:r>
        <w:r w:rsidR="00FD31EE" w:rsidRPr="00DF34D5">
          <w:rPr>
            <w:rFonts w:ascii="Merriweather" w:hAnsi="Merriweather" w:cs="Arial"/>
            <w:spacing w:val="-8"/>
            <w:lang w:val="en-US"/>
          </w:rPr>
          <w:t xml:space="preserve"> </w:t>
        </w:r>
      </w:ins>
      <w:r w:rsidR="002832F5" w:rsidRPr="00DF34D5">
        <w:rPr>
          <w:rFonts w:ascii="Merriweather" w:hAnsi="Merriweather" w:cs="Arial"/>
          <w:spacing w:val="-8"/>
          <w:lang w:val="en-US"/>
        </w:rPr>
        <w:t>three distinct control strategies</w:t>
      </w:r>
      <w:r w:rsidR="008F1B94" w:rsidRPr="00DF34D5">
        <w:rPr>
          <w:rFonts w:ascii="Merriweather" w:hAnsi="Merriweather" w:cs="Arial"/>
          <w:spacing w:val="-8"/>
          <w:lang w:val="en-US"/>
        </w:rPr>
        <w:t xml:space="preserve">: </w:t>
      </w:r>
      <w:del w:id="115" w:author="Miguel Afonso Dias de Ayala Botto" w:date="2026-01-20T12:51:00Z" w16du:dateUtc="2026-01-20T12:51:00Z">
        <w:r w:rsidR="008F1B94" w:rsidRPr="00DF34D5" w:rsidDel="00414A6A">
          <w:rPr>
            <w:rFonts w:ascii="Merriweather" w:hAnsi="Merriweather" w:cs="Arial"/>
            <w:spacing w:val="-8"/>
            <w:lang w:val="en-US"/>
          </w:rPr>
          <w:delText>the cu</w:delText>
        </w:r>
        <w:r w:rsidR="00376569" w:rsidRPr="00DF34D5" w:rsidDel="00414A6A">
          <w:rPr>
            <w:rFonts w:ascii="Merriweather" w:hAnsi="Merriweather" w:cs="Arial"/>
            <w:spacing w:val="-8"/>
            <w:lang w:val="en-US"/>
          </w:rPr>
          <w:delText>rrently used method which consists on</w:delText>
        </w:r>
        <w:r w:rsidR="00E1743B" w:rsidRPr="00DF34D5" w:rsidDel="00414A6A">
          <w:rPr>
            <w:rFonts w:ascii="Merriweather" w:hAnsi="Merriweather" w:cs="Arial"/>
            <w:spacing w:val="-8"/>
            <w:lang w:val="en-US"/>
          </w:rPr>
          <w:delText xml:space="preserve"> </w:delText>
        </w:r>
        <w:r w:rsidR="00326B4E" w:rsidRPr="00DF34D5" w:rsidDel="00414A6A">
          <w:rPr>
            <w:rFonts w:ascii="Merriweather" w:hAnsi="Merriweather" w:cs="Arial"/>
            <w:spacing w:val="-8"/>
            <w:lang w:val="en-US"/>
          </w:rPr>
          <w:delText>a</w:delText>
        </w:r>
      </w:del>
      <w:ins w:id="116" w:author="Miguel Afonso Dias de Ayala Botto" w:date="2026-01-20T12:51:00Z" w16du:dateUtc="2026-01-20T12:51:00Z">
        <w:r w:rsidR="00414A6A">
          <w:rPr>
            <w:rFonts w:ascii="Merriweather" w:hAnsi="Merriweather" w:cs="Arial"/>
            <w:spacing w:val="-8"/>
            <w:lang w:val="en-US"/>
          </w:rPr>
          <w:t>an</w:t>
        </w:r>
      </w:ins>
      <w:r w:rsidR="00326B4E" w:rsidRPr="00DF34D5">
        <w:rPr>
          <w:rFonts w:ascii="Merriweather" w:hAnsi="Merriweather" w:cs="Arial"/>
          <w:spacing w:val="-8"/>
          <w:lang w:val="en-US"/>
        </w:rPr>
        <w:t xml:space="preserve"> </w:t>
      </w:r>
      <w:r w:rsidR="00A95F84" w:rsidRPr="00DF34D5">
        <w:rPr>
          <w:rFonts w:ascii="Merriweather" w:hAnsi="Merriweather" w:cs="Arial"/>
          <w:spacing w:val="-8"/>
          <w:lang w:val="en-US"/>
        </w:rPr>
        <w:t xml:space="preserve">iterative </w:t>
      </w:r>
      <w:r w:rsidR="008F1B94" w:rsidRPr="00DF34D5">
        <w:rPr>
          <w:rFonts w:ascii="Merriweather" w:hAnsi="Merriweather" w:cs="Arial"/>
          <w:spacing w:val="-8"/>
          <w:lang w:val="en-US"/>
        </w:rPr>
        <w:t xml:space="preserve">offline </w:t>
      </w:r>
      <w:r w:rsidR="00376569" w:rsidRPr="00DF34D5">
        <w:rPr>
          <w:rFonts w:ascii="Merriweather" w:hAnsi="Merriweather" w:cs="Arial"/>
          <w:spacing w:val="-8"/>
          <w:lang w:val="en-US"/>
        </w:rPr>
        <w:t>pseudo-</w:t>
      </w:r>
      <w:r w:rsidR="008F1B94" w:rsidRPr="00DF34D5">
        <w:rPr>
          <w:rFonts w:ascii="Merriweather" w:hAnsi="Merriweather" w:cs="Arial"/>
          <w:spacing w:val="-8"/>
          <w:lang w:val="en-US"/>
        </w:rPr>
        <w:t xml:space="preserve">adaptive </w:t>
      </w:r>
      <w:r w:rsidR="00376569" w:rsidRPr="00DF34D5">
        <w:rPr>
          <w:rFonts w:ascii="Merriweather" w:hAnsi="Merriweather" w:cs="Arial"/>
          <w:spacing w:val="-8"/>
          <w:lang w:val="en-US"/>
        </w:rPr>
        <w:t xml:space="preserve">open-loop </w:t>
      </w:r>
      <w:r w:rsidR="008F1B94" w:rsidRPr="00DF34D5">
        <w:rPr>
          <w:rFonts w:ascii="Merriweather" w:hAnsi="Merriweather" w:cs="Arial"/>
          <w:spacing w:val="-8"/>
          <w:lang w:val="en-US"/>
        </w:rPr>
        <w:t>control</w:t>
      </w:r>
      <w:ins w:id="117" w:author="Miguel Afonso Dias de Ayala Botto" w:date="2026-01-20T12:51:00Z" w16du:dateUtc="2026-01-20T12:51:00Z">
        <w:r w:rsidR="009709B4">
          <w:rPr>
            <w:rFonts w:ascii="Merriweather" w:hAnsi="Merriweather" w:cs="Arial"/>
            <w:spacing w:val="-8"/>
            <w:lang w:val="en-US"/>
          </w:rPr>
          <w:t>ler</w:t>
        </w:r>
      </w:ins>
      <w:r w:rsidR="00A95F84" w:rsidRPr="00DF34D5">
        <w:rPr>
          <w:rFonts w:ascii="Merriweather" w:hAnsi="Merriweather" w:cs="Arial"/>
          <w:spacing w:val="-8"/>
          <w:lang w:val="en-US"/>
        </w:rPr>
        <w:t xml:space="preserve"> with </w:t>
      </w:r>
      <w:del w:id="118" w:author="Miguel Afonso Dias de Ayala Botto" w:date="2026-01-20T12:51:00Z" w16du:dateUtc="2026-01-20T12:51:00Z">
        <w:r w:rsidR="00A95F84" w:rsidRPr="00DF34D5" w:rsidDel="009709B4">
          <w:rPr>
            <w:rFonts w:ascii="Merriweather" w:hAnsi="Merriweather" w:cs="Arial"/>
            <w:spacing w:val="-8"/>
            <w:lang w:val="en-US"/>
          </w:rPr>
          <w:delText xml:space="preserve">the </w:delText>
        </w:r>
      </w:del>
      <w:r w:rsidR="00A95F84" w:rsidRPr="00DF34D5">
        <w:rPr>
          <w:rFonts w:ascii="Merriweather" w:hAnsi="Merriweather" w:cs="Arial"/>
          <w:spacing w:val="-8"/>
          <w:lang w:val="en-US"/>
        </w:rPr>
        <w:t>tests running in closed loop</w:t>
      </w:r>
      <w:r w:rsidR="0016665B" w:rsidRPr="00DF34D5">
        <w:rPr>
          <w:rFonts w:ascii="Merriweather" w:hAnsi="Merriweather" w:cs="Arial"/>
          <w:spacing w:val="-8"/>
          <w:lang w:val="en-US"/>
        </w:rPr>
        <w:t xml:space="preserve"> with a PI controller</w:t>
      </w:r>
      <w:ins w:id="119" w:author="Miguel Afonso Dias de Ayala Botto" w:date="2026-01-20T12:51:00Z" w16du:dateUtc="2026-01-20T12:51:00Z">
        <w:r w:rsidR="00414A6A">
          <w:rPr>
            <w:rFonts w:ascii="Merriweather" w:hAnsi="Merriweather" w:cs="Arial"/>
            <w:spacing w:val="-8"/>
            <w:lang w:val="en-US"/>
          </w:rPr>
          <w:t xml:space="preserve">; </w:t>
        </w:r>
      </w:ins>
      <w:del w:id="120" w:author="Miguel Afonso Dias de Ayala Botto" w:date="2026-01-20T12:51:00Z" w16du:dateUtc="2026-01-20T12:51:00Z">
        <w:r w:rsidRPr="00DF34D5" w:rsidDel="00414A6A">
          <w:rPr>
            <w:rFonts w:ascii="Merriweather" w:hAnsi="Merriweather" w:cs="Arial"/>
            <w:spacing w:val="-8"/>
            <w:lang w:val="en-US"/>
          </w:rPr>
          <w:delText xml:space="preserve">, </w:delText>
        </w:r>
      </w:del>
      <w:r w:rsidRPr="00DF34D5">
        <w:rPr>
          <w:rFonts w:ascii="Merriweather" w:hAnsi="Merriweather" w:cs="Arial"/>
          <w:spacing w:val="-8"/>
          <w:lang w:val="en-US"/>
        </w:rPr>
        <w:t xml:space="preserve">a tuned </w:t>
      </w:r>
      <w:commentRangeStart w:id="121"/>
      <w:r w:rsidRPr="00DF34D5">
        <w:rPr>
          <w:rFonts w:ascii="Merriweather" w:hAnsi="Merriweather" w:cs="Arial"/>
          <w:spacing w:val="-8"/>
          <w:lang w:val="en-US"/>
        </w:rPr>
        <w:t xml:space="preserve">PIDF </w:t>
      </w:r>
      <w:commentRangeEnd w:id="121"/>
      <w:r w:rsidR="009709B4">
        <w:rPr>
          <w:rStyle w:val="CommentReference"/>
          <w:lang w:val="en-AU"/>
        </w:rPr>
        <w:commentReference w:id="121"/>
      </w:r>
      <w:r w:rsidRPr="00DF34D5">
        <w:rPr>
          <w:rFonts w:ascii="Merriweather" w:hAnsi="Merriweather" w:cs="Arial"/>
          <w:spacing w:val="-8"/>
          <w:lang w:val="en-US"/>
        </w:rPr>
        <w:t>controller</w:t>
      </w:r>
      <w:ins w:id="122" w:author="Miguel Afonso Dias de Ayala Botto" w:date="2026-01-20T12:51:00Z" w16du:dateUtc="2026-01-20T12:51:00Z">
        <w:r w:rsidR="00414A6A">
          <w:rPr>
            <w:rFonts w:ascii="Merriweather" w:hAnsi="Merriweather" w:cs="Arial"/>
            <w:spacing w:val="-8"/>
            <w:lang w:val="en-US"/>
          </w:rPr>
          <w:t>;</w:t>
        </w:r>
      </w:ins>
      <w:del w:id="123" w:author="Miguel Afonso Dias de Ayala Botto" w:date="2026-01-20T12:51:00Z" w16du:dateUtc="2026-01-20T12:51:00Z">
        <w:r w:rsidRPr="00DF34D5" w:rsidDel="00414A6A">
          <w:rPr>
            <w:rFonts w:ascii="Merriweather" w:hAnsi="Merriweather" w:cs="Arial"/>
            <w:spacing w:val="-8"/>
            <w:lang w:val="en-US"/>
          </w:rPr>
          <w:delText>,</w:delText>
        </w:r>
      </w:del>
      <w:r w:rsidRPr="00DF34D5">
        <w:rPr>
          <w:rFonts w:ascii="Merriweather" w:hAnsi="Merriweather" w:cs="Arial"/>
          <w:spacing w:val="-8"/>
          <w:lang w:val="en-US"/>
        </w:rPr>
        <w:t xml:space="preserve"> and </w:t>
      </w:r>
      <w:ins w:id="124" w:author="Miguel Afonso Dias de Ayala Botto" w:date="2026-01-20T12:51:00Z" w16du:dateUtc="2026-01-20T12:51:00Z">
        <w:r w:rsidR="00414A6A">
          <w:rPr>
            <w:rFonts w:ascii="Merriweather" w:hAnsi="Merriweather" w:cs="Arial"/>
            <w:spacing w:val="-8"/>
            <w:lang w:val="en-US"/>
          </w:rPr>
          <w:t xml:space="preserve">an </w:t>
        </w:r>
      </w:ins>
      <w:r w:rsidRPr="00DF34D5">
        <w:rPr>
          <w:rFonts w:ascii="Merriweather" w:hAnsi="Merriweather" w:cs="Arial"/>
          <w:spacing w:val="-8"/>
          <w:lang w:val="en-US"/>
        </w:rPr>
        <w:t>optimal control</w:t>
      </w:r>
      <w:ins w:id="125" w:author="Miguel Afonso Dias de Ayala Botto" w:date="2026-01-20T12:51:00Z" w16du:dateUtc="2026-01-20T12:51:00Z">
        <w:r w:rsidR="00414A6A">
          <w:rPr>
            <w:rFonts w:ascii="Merriweather" w:hAnsi="Merriweather" w:cs="Arial"/>
            <w:spacing w:val="-8"/>
            <w:lang w:val="en-US"/>
          </w:rPr>
          <w:t>ler</w:t>
        </w:r>
      </w:ins>
      <w:r w:rsidR="001C391D" w:rsidRPr="00DF34D5">
        <w:rPr>
          <w:rFonts w:ascii="Merriweather" w:hAnsi="Merriweather" w:cs="Arial"/>
          <w:spacing w:val="-8"/>
          <w:lang w:val="en-US"/>
        </w:rPr>
        <w:t>. The results indicate that both the tuned PIDF and the optimal controller</w:t>
      </w:r>
      <w:ins w:id="126" w:author="Miguel Afonso Dias de Ayala Botto" w:date="2026-01-20T12:52:00Z" w16du:dateUtc="2026-01-20T12:52:00Z">
        <w:r w:rsidR="009709B4">
          <w:rPr>
            <w:rFonts w:ascii="Merriweather" w:hAnsi="Merriweather" w:cs="Arial"/>
            <w:spacing w:val="-8"/>
            <w:lang w:val="en-US"/>
          </w:rPr>
          <w:t>s</w:t>
        </w:r>
      </w:ins>
      <w:r w:rsidR="001C391D" w:rsidRPr="00DF34D5">
        <w:rPr>
          <w:rFonts w:ascii="Merriweather" w:hAnsi="Merriweather" w:cs="Arial"/>
          <w:spacing w:val="-8"/>
          <w:lang w:val="en-US"/>
        </w:rPr>
        <w:t xml:space="preserve"> offer superior performance in terms of response spectra compared to the iterative </w:t>
      </w:r>
      <w:del w:id="127" w:author="Miguel Afonso Dias de Ayala Botto" w:date="2026-01-20T12:52:00Z" w16du:dateUtc="2026-01-20T12:52:00Z">
        <w:r w:rsidR="001C391D" w:rsidRPr="00DF34D5" w:rsidDel="009709B4">
          <w:rPr>
            <w:rFonts w:ascii="Merriweather" w:hAnsi="Merriweather" w:cs="Arial"/>
            <w:spacing w:val="-8"/>
            <w:lang w:val="en-US"/>
          </w:rPr>
          <w:delText>method</w:delText>
        </w:r>
      </w:del>
      <w:ins w:id="128" w:author="Miguel Afonso Dias de Ayala Botto" w:date="2026-01-20T12:52:00Z" w16du:dateUtc="2026-01-20T12:52:00Z">
        <w:r w:rsidR="009709B4">
          <w:rPr>
            <w:rFonts w:ascii="Merriweather" w:hAnsi="Merriweather" w:cs="Arial"/>
            <w:spacing w:val="-8"/>
            <w:lang w:val="en-US"/>
          </w:rPr>
          <w:t>controller</w:t>
        </w:r>
      </w:ins>
      <w:r w:rsidR="001C391D" w:rsidRPr="00DF34D5">
        <w:rPr>
          <w:rFonts w:ascii="Merriweather" w:hAnsi="Merriweather" w:cs="Arial"/>
          <w:spacing w:val="-8"/>
          <w:lang w:val="en-US"/>
        </w:rPr>
        <w:t xml:space="preserve">, </w:t>
      </w:r>
      <w:del w:id="129" w:author="Miguel Afonso Dias de Ayala Botto" w:date="2026-01-20T12:53:00Z" w16du:dateUtc="2026-01-20T12:53:00Z">
        <w:r w:rsidR="001C391D" w:rsidRPr="00DF34D5" w:rsidDel="004A3B82">
          <w:rPr>
            <w:rFonts w:ascii="Merriweather" w:hAnsi="Merriweather" w:cs="Arial"/>
            <w:spacing w:val="-8"/>
            <w:lang w:val="en-US"/>
          </w:rPr>
          <w:delText>with</w:delText>
        </w:r>
        <w:r w:rsidR="00752BEC" w:rsidRPr="00DF34D5" w:rsidDel="004A3B82">
          <w:rPr>
            <w:rFonts w:ascii="Merriweather" w:hAnsi="Merriweather" w:cs="Arial"/>
            <w:spacing w:val="-8"/>
            <w:lang w:val="en-US"/>
          </w:rPr>
          <w:delText xml:space="preserve"> </w:delText>
        </w:r>
      </w:del>
      <w:ins w:id="130" w:author="Miguel Afonso Dias de Ayala Botto" w:date="2026-01-20T12:53:00Z" w16du:dateUtc="2026-01-20T12:53:00Z">
        <w:r w:rsidR="004A3B82">
          <w:rPr>
            <w:rFonts w:ascii="Merriweather" w:hAnsi="Merriweather" w:cs="Arial"/>
            <w:spacing w:val="-8"/>
            <w:lang w:val="en-US"/>
          </w:rPr>
          <w:t>whereas</w:t>
        </w:r>
        <w:r w:rsidR="004A3B82" w:rsidRPr="00DF34D5">
          <w:rPr>
            <w:rFonts w:ascii="Merriweather" w:hAnsi="Merriweather" w:cs="Arial"/>
            <w:spacing w:val="-8"/>
            <w:lang w:val="en-US"/>
          </w:rPr>
          <w:t xml:space="preserve"> </w:t>
        </w:r>
      </w:ins>
      <w:r w:rsidR="00752BEC" w:rsidRPr="00DF34D5">
        <w:rPr>
          <w:rFonts w:ascii="Merriweather" w:hAnsi="Merriweather" w:cs="Arial"/>
          <w:spacing w:val="-8"/>
          <w:lang w:val="en-US"/>
        </w:rPr>
        <w:t>the</w:t>
      </w:r>
      <w:r w:rsidR="001C391D" w:rsidRPr="00DF34D5">
        <w:rPr>
          <w:rFonts w:ascii="Merriweather" w:hAnsi="Merriweather" w:cs="Arial"/>
          <w:spacing w:val="-8"/>
          <w:lang w:val="en-US"/>
        </w:rPr>
        <w:t xml:space="preserve"> optimal control</w:t>
      </w:r>
      <w:ins w:id="131" w:author="Miguel Afonso Dias de Ayala Botto" w:date="2026-01-20T12:52:00Z" w16du:dateUtc="2026-01-20T12:52:00Z">
        <w:r w:rsidR="009709B4">
          <w:rPr>
            <w:rFonts w:ascii="Merriweather" w:hAnsi="Merriweather" w:cs="Arial"/>
            <w:spacing w:val="-8"/>
            <w:lang w:val="en-US"/>
          </w:rPr>
          <w:t xml:space="preserve">ler </w:t>
        </w:r>
      </w:ins>
      <w:del w:id="132" w:author="Miguel Afonso Dias de Ayala Botto" w:date="2026-01-20T12:52:00Z" w16du:dateUtc="2026-01-20T12:52:00Z">
        <w:r w:rsidR="001C391D" w:rsidRPr="00DF34D5" w:rsidDel="009709B4">
          <w:rPr>
            <w:rFonts w:ascii="Merriweather" w:hAnsi="Merriweather" w:cs="Arial"/>
            <w:spacing w:val="-8"/>
            <w:lang w:val="en-US"/>
          </w:rPr>
          <w:delText xml:space="preserve"> </w:delText>
        </w:r>
      </w:del>
      <w:del w:id="133" w:author="Miguel Afonso Dias de Ayala Botto" w:date="2026-01-20T12:53:00Z" w16du:dateUtc="2026-01-20T12:53:00Z">
        <w:r w:rsidR="001C391D" w:rsidRPr="00DF34D5" w:rsidDel="004A3B82">
          <w:rPr>
            <w:rFonts w:ascii="Merriweather" w:hAnsi="Merriweather" w:cs="Arial"/>
            <w:spacing w:val="-8"/>
            <w:lang w:val="en-US"/>
          </w:rPr>
          <w:delText>providing</w:delText>
        </w:r>
      </w:del>
      <w:ins w:id="134" w:author="Miguel Afonso Dias de Ayala Botto" w:date="2026-01-20T12:54:00Z" w16du:dateUtc="2026-01-20T12:54:00Z">
        <w:r w:rsidR="004A3B82">
          <w:rPr>
            <w:rFonts w:ascii="Merriweather" w:hAnsi="Merriweather" w:cs="Arial"/>
            <w:spacing w:val="-8"/>
            <w:lang w:val="en-US"/>
          </w:rPr>
          <w:t>results in</w:t>
        </w:r>
      </w:ins>
      <w:r w:rsidR="001C391D" w:rsidRPr="00DF34D5">
        <w:rPr>
          <w:rFonts w:ascii="Merriweather" w:hAnsi="Merriweather" w:cs="Arial"/>
          <w:spacing w:val="-8"/>
          <w:lang w:val="en-US"/>
        </w:rPr>
        <w:t xml:space="preserve"> the best </w:t>
      </w:r>
      <w:del w:id="135" w:author="Miguel Afonso Dias de Ayala Botto" w:date="2026-01-20T12:53:00Z" w16du:dateUtc="2026-01-20T12:53:00Z">
        <w:r w:rsidR="001C391D" w:rsidRPr="00DF34D5" w:rsidDel="009709B4">
          <w:rPr>
            <w:rFonts w:ascii="Merriweather" w:hAnsi="Merriweather" w:cs="Arial"/>
            <w:spacing w:val="-8"/>
            <w:lang w:val="en-US"/>
          </w:rPr>
          <w:delText>result</w:delText>
        </w:r>
      </w:del>
      <w:ins w:id="136" w:author="Miguel Afonso Dias de Ayala Botto" w:date="2026-01-20T12:53:00Z" w16du:dateUtc="2026-01-20T12:53:00Z">
        <w:r w:rsidR="009709B4">
          <w:rPr>
            <w:rFonts w:ascii="Merriweather" w:hAnsi="Merriweather" w:cs="Arial"/>
            <w:spacing w:val="-8"/>
            <w:lang w:val="en-US"/>
          </w:rPr>
          <w:t>performance</w:t>
        </w:r>
      </w:ins>
      <w:del w:id="137" w:author="Miguel Afonso Dias de Ayala Botto" w:date="2026-01-20T12:52:00Z" w16du:dateUtc="2026-01-20T12:52:00Z">
        <w:r w:rsidR="001C391D" w:rsidRPr="00DF34D5" w:rsidDel="009709B4">
          <w:rPr>
            <w:rFonts w:ascii="Merriweather" w:hAnsi="Merriweather" w:cs="Arial"/>
            <w:spacing w:val="-8"/>
            <w:lang w:val="en-US"/>
          </w:rPr>
          <w:delText>s in every instance</w:delText>
        </w:r>
      </w:del>
      <w:r w:rsidR="001C391D" w:rsidRPr="00DF34D5">
        <w:rPr>
          <w:rFonts w:ascii="Merriweather" w:hAnsi="Merriweather" w:cs="Arial"/>
          <w:spacing w:val="-8"/>
          <w:lang w:val="en-US"/>
        </w:rPr>
        <w:t xml:space="preserve">. </w:t>
      </w:r>
      <w:del w:id="138" w:author="Miguel Afonso Dias de Ayala Botto" w:date="2026-01-20T12:54:00Z" w16du:dateUtc="2026-01-20T12:54:00Z">
        <w:r w:rsidR="001C391D" w:rsidRPr="00DF34D5" w:rsidDel="004A3B82">
          <w:rPr>
            <w:rFonts w:ascii="Merriweather" w:hAnsi="Merriweather" w:cs="Arial"/>
            <w:spacing w:val="-8"/>
            <w:lang w:val="en-US"/>
          </w:rPr>
          <w:delText>However, the</w:delText>
        </w:r>
      </w:del>
      <w:ins w:id="139" w:author="Miguel Afonso Dias de Ayala Botto" w:date="2026-01-20T12:54:00Z" w16du:dateUtc="2026-01-20T12:54:00Z">
        <w:r w:rsidR="004A3B82">
          <w:rPr>
            <w:rFonts w:ascii="Merriweather" w:hAnsi="Merriweather" w:cs="Arial"/>
            <w:spacing w:val="-8"/>
            <w:lang w:val="en-US"/>
          </w:rPr>
          <w:t>The</w:t>
        </w:r>
      </w:ins>
      <w:r w:rsidR="001C391D" w:rsidRPr="00DF34D5">
        <w:rPr>
          <w:rFonts w:ascii="Merriweather" w:hAnsi="Merriweather" w:cs="Arial"/>
          <w:spacing w:val="-8"/>
          <w:lang w:val="en-US"/>
        </w:rPr>
        <w:t xml:space="preserve"> </w:t>
      </w:r>
      <w:del w:id="140" w:author="Miguel Afonso Dias de Ayala Botto" w:date="2026-01-20T12:59:00Z" w16du:dateUtc="2026-01-20T12:59:00Z">
        <w:r w:rsidR="001C391D" w:rsidRPr="00DF34D5" w:rsidDel="00286C05">
          <w:rPr>
            <w:rFonts w:ascii="Merriweather" w:hAnsi="Merriweather" w:cs="Arial"/>
            <w:spacing w:val="-8"/>
            <w:lang w:val="en-US"/>
          </w:rPr>
          <w:delText xml:space="preserve">performance </w:delText>
        </w:r>
      </w:del>
      <w:ins w:id="141" w:author="Miguel Afonso Dias de Ayala Botto" w:date="2026-01-20T12:59:00Z" w16du:dateUtc="2026-01-20T12:59:00Z">
        <w:r w:rsidR="00286C05">
          <w:rPr>
            <w:rFonts w:ascii="Merriweather" w:hAnsi="Merriweather" w:cs="Arial"/>
            <w:spacing w:val="-8"/>
            <w:lang w:val="en-US"/>
          </w:rPr>
          <w:t>performance</w:t>
        </w:r>
        <w:r w:rsidR="00286C05" w:rsidRPr="00DF34D5">
          <w:rPr>
            <w:rFonts w:ascii="Merriweather" w:hAnsi="Merriweather" w:cs="Arial"/>
            <w:spacing w:val="-8"/>
            <w:lang w:val="en-US"/>
          </w:rPr>
          <w:t xml:space="preserve"> </w:t>
        </w:r>
      </w:ins>
      <w:r w:rsidR="001C391D" w:rsidRPr="00DF34D5">
        <w:rPr>
          <w:rFonts w:ascii="Merriweather" w:hAnsi="Merriweather" w:cs="Arial"/>
          <w:spacing w:val="-8"/>
          <w:lang w:val="en-US"/>
        </w:rPr>
        <w:t xml:space="preserve">of </w:t>
      </w:r>
      <w:ins w:id="142" w:author="Miguel Afonso Dias de Ayala Botto" w:date="2026-01-20T12:58:00Z" w16du:dateUtc="2026-01-20T12:58:00Z">
        <w:r w:rsidR="00286C05">
          <w:rPr>
            <w:rFonts w:ascii="Merriweather" w:hAnsi="Merriweather" w:cs="Arial"/>
            <w:spacing w:val="-8"/>
            <w:lang w:val="en-US"/>
          </w:rPr>
          <w:t xml:space="preserve">the </w:t>
        </w:r>
      </w:ins>
      <w:del w:id="143" w:author="Miguel Afonso Dias de Ayala Botto" w:date="2026-01-20T12:58:00Z" w16du:dateUtc="2026-01-20T12:58:00Z">
        <w:r w:rsidR="006D00C7" w:rsidRPr="00DF34D5" w:rsidDel="00286C05">
          <w:rPr>
            <w:rFonts w:ascii="Merriweather" w:hAnsi="Merriweather" w:cs="Arial"/>
            <w:spacing w:val="-8"/>
            <w:lang w:val="en-US"/>
          </w:rPr>
          <w:delText xml:space="preserve">each </w:delText>
        </w:r>
      </w:del>
      <w:del w:id="144" w:author="Miguel Afonso Dias de Ayala Botto" w:date="2026-01-20T12:54:00Z" w16du:dateUtc="2026-01-20T12:54:00Z">
        <w:r w:rsidR="006D00C7" w:rsidRPr="00DF34D5" w:rsidDel="004A3B82">
          <w:rPr>
            <w:rFonts w:ascii="Merriweather" w:hAnsi="Merriweather" w:cs="Arial"/>
            <w:spacing w:val="-8"/>
            <w:lang w:val="en-US"/>
          </w:rPr>
          <w:delText>method</w:delText>
        </w:r>
        <w:r w:rsidR="001C391D" w:rsidRPr="00DF34D5" w:rsidDel="004A3B82">
          <w:rPr>
            <w:rFonts w:ascii="Merriweather" w:hAnsi="Merriweather" w:cs="Arial"/>
            <w:spacing w:val="-8"/>
            <w:lang w:val="en-US"/>
          </w:rPr>
          <w:delText xml:space="preserve"> </w:delText>
        </w:r>
      </w:del>
      <w:ins w:id="145" w:author="Miguel Afonso Dias de Ayala Botto" w:date="2026-01-20T12:54:00Z" w16du:dateUtc="2026-01-20T12:54:00Z">
        <w:r w:rsidR="004A3B82">
          <w:rPr>
            <w:rFonts w:ascii="Merriweather" w:hAnsi="Merriweather" w:cs="Arial"/>
            <w:spacing w:val="-8"/>
            <w:lang w:val="en-US"/>
          </w:rPr>
          <w:t>controller</w:t>
        </w:r>
      </w:ins>
      <w:ins w:id="146" w:author="Miguel Afonso Dias de Ayala Botto" w:date="2026-01-20T12:58:00Z" w16du:dateUtc="2026-01-20T12:58:00Z">
        <w:r w:rsidR="00286C05">
          <w:rPr>
            <w:rFonts w:ascii="Merriweather" w:hAnsi="Merriweather" w:cs="Arial"/>
            <w:spacing w:val="-8"/>
            <w:lang w:val="en-US"/>
          </w:rPr>
          <w:t>s</w:t>
        </w:r>
      </w:ins>
      <w:ins w:id="147" w:author="Miguel Afonso Dias de Ayala Botto" w:date="2026-01-20T12:54:00Z" w16du:dateUtc="2026-01-20T12:54:00Z">
        <w:r w:rsidR="004A3B82">
          <w:rPr>
            <w:rFonts w:ascii="Merriweather" w:hAnsi="Merriweather" w:cs="Arial"/>
            <w:spacing w:val="-8"/>
            <w:lang w:val="en-US"/>
          </w:rPr>
          <w:t xml:space="preserve"> </w:t>
        </w:r>
      </w:ins>
      <w:ins w:id="148" w:author="Miguel Afonso Dias de Ayala Botto" w:date="2026-01-20T12:58:00Z" w16du:dateUtc="2026-01-20T12:58:00Z">
        <w:r w:rsidR="00286C05">
          <w:rPr>
            <w:rFonts w:ascii="Merriweather" w:hAnsi="Merriweather" w:cs="Arial"/>
            <w:spacing w:val="-8"/>
            <w:lang w:val="en-US"/>
          </w:rPr>
          <w:t>depend</w:t>
        </w:r>
      </w:ins>
      <w:ins w:id="149" w:author="Miguel Afonso Dias de Ayala Botto" w:date="2026-01-20T12:59:00Z" w16du:dateUtc="2026-01-20T12:59:00Z">
        <w:r w:rsidR="00286C05">
          <w:rPr>
            <w:rFonts w:ascii="Merriweather" w:hAnsi="Merriweather" w:cs="Arial"/>
            <w:spacing w:val="-8"/>
            <w:lang w:val="en-US"/>
          </w:rPr>
          <w:t>s</w:t>
        </w:r>
      </w:ins>
      <w:ins w:id="150" w:author="Miguel Afonso Dias de Ayala Botto" w:date="2026-01-20T12:58:00Z" w16du:dateUtc="2026-01-20T12:58:00Z">
        <w:r w:rsidR="00286C05">
          <w:rPr>
            <w:rFonts w:ascii="Merriweather" w:hAnsi="Merriweather" w:cs="Arial"/>
            <w:spacing w:val="-8"/>
            <w:lang w:val="en-US"/>
          </w:rPr>
          <w:t xml:space="preserve"> on a</w:t>
        </w:r>
      </w:ins>
      <w:del w:id="151" w:author="Miguel Afonso Dias de Ayala Botto" w:date="2026-01-20T12:58:00Z" w16du:dateUtc="2026-01-20T12:58:00Z">
        <w:r w:rsidR="001C391D" w:rsidRPr="00DF34D5" w:rsidDel="00286C05">
          <w:rPr>
            <w:rFonts w:ascii="Merriweather" w:hAnsi="Merriweather" w:cs="Arial"/>
            <w:spacing w:val="-8"/>
            <w:lang w:val="en-US"/>
          </w:rPr>
          <w:delText>depend</w:delText>
        </w:r>
      </w:del>
      <w:del w:id="152" w:author="Miguel Afonso Dias de Ayala Botto" w:date="2026-01-20T12:54:00Z" w16du:dateUtc="2026-01-20T12:54:00Z">
        <w:r w:rsidR="006D00C7" w:rsidRPr="00DF34D5" w:rsidDel="004A3B82">
          <w:rPr>
            <w:rFonts w:ascii="Merriweather" w:hAnsi="Merriweather" w:cs="Arial"/>
            <w:spacing w:val="-8"/>
            <w:lang w:val="en-US"/>
          </w:rPr>
          <w:delText>s</w:delText>
        </w:r>
      </w:del>
      <w:del w:id="153" w:author="Miguel Afonso Dias de Ayala Botto" w:date="2026-01-20T12:58:00Z" w16du:dateUtc="2026-01-20T12:58:00Z">
        <w:r w:rsidR="001C391D" w:rsidRPr="00DF34D5" w:rsidDel="00286C05">
          <w:rPr>
            <w:rFonts w:ascii="Merriweather" w:hAnsi="Merriweather" w:cs="Arial"/>
            <w:spacing w:val="-8"/>
            <w:lang w:val="en-US"/>
          </w:rPr>
          <w:delText xml:space="preserve"> on</w:delText>
        </w:r>
      </w:del>
      <w:ins w:id="154" w:author="Miguel Afonso Dias de Ayala Botto" w:date="2026-01-20T12:57:00Z" w16du:dateUtc="2026-01-20T12:57:00Z">
        <w:r w:rsidR="00286C05">
          <w:rPr>
            <w:rFonts w:ascii="Merriweather" w:hAnsi="Merriweather" w:cs="Arial"/>
            <w:spacing w:val="-8"/>
            <w:lang w:val="en-US"/>
          </w:rPr>
          <w:t xml:space="preserve"> reliable</w:t>
        </w:r>
      </w:ins>
      <w:del w:id="155" w:author="Miguel Afonso Dias de Ayala Botto" w:date="2026-01-20T12:57:00Z" w16du:dateUtc="2026-01-20T12:57:00Z">
        <w:r w:rsidR="001C391D" w:rsidRPr="00DF34D5" w:rsidDel="00286C05">
          <w:rPr>
            <w:rFonts w:ascii="Merriweather" w:hAnsi="Merriweather" w:cs="Arial"/>
            <w:spacing w:val="-8"/>
            <w:lang w:val="en-US"/>
          </w:rPr>
          <w:delText xml:space="preserve"> the</w:delText>
        </w:r>
      </w:del>
      <w:r w:rsidR="001C391D" w:rsidRPr="00DF34D5">
        <w:rPr>
          <w:rFonts w:ascii="Merriweather" w:hAnsi="Merriweather" w:cs="Arial"/>
          <w:spacing w:val="-8"/>
          <w:lang w:val="en-US"/>
        </w:rPr>
        <w:t xml:space="preserve"> </w:t>
      </w:r>
      <w:del w:id="156" w:author="Miguel Afonso Dias de Ayala Botto" w:date="2026-01-20T12:57:00Z" w16du:dateUtc="2026-01-20T12:57:00Z">
        <w:r w:rsidR="001C391D" w:rsidRPr="00DF34D5" w:rsidDel="00286C05">
          <w:rPr>
            <w:rFonts w:ascii="Merriweather" w:hAnsi="Merriweather" w:cs="Arial"/>
            <w:spacing w:val="-8"/>
            <w:lang w:val="en-US"/>
          </w:rPr>
          <w:delText>system</w:delText>
        </w:r>
        <w:r w:rsidR="00326B4E" w:rsidRPr="00DF34D5" w:rsidDel="00286C05">
          <w:rPr>
            <w:rFonts w:ascii="Merriweather" w:hAnsi="Merriweather" w:cs="Arial"/>
            <w:spacing w:val="-8"/>
            <w:lang w:val="en-US"/>
          </w:rPr>
          <w:delText xml:space="preserve"> </w:delText>
        </w:r>
      </w:del>
      <w:ins w:id="157" w:author="Miguel Afonso Dias de Ayala Botto" w:date="2026-01-20T12:57:00Z" w16du:dateUtc="2026-01-20T12:57:00Z">
        <w:r w:rsidR="00286C05">
          <w:rPr>
            <w:rFonts w:ascii="Merriweather" w:hAnsi="Merriweather" w:cs="Arial"/>
            <w:spacing w:val="-8"/>
            <w:lang w:val="en-US"/>
          </w:rPr>
          <w:t>dynamic model</w:t>
        </w:r>
        <w:r w:rsidR="00286C05" w:rsidRPr="00DF34D5">
          <w:rPr>
            <w:rFonts w:ascii="Merriweather" w:hAnsi="Merriweather" w:cs="Arial"/>
            <w:spacing w:val="-8"/>
            <w:lang w:val="en-US"/>
          </w:rPr>
          <w:t xml:space="preserve"> </w:t>
        </w:r>
      </w:ins>
      <w:r w:rsidR="00326B4E" w:rsidRPr="00DF34D5">
        <w:rPr>
          <w:rFonts w:ascii="Merriweather" w:hAnsi="Merriweather" w:cs="Arial"/>
          <w:spacing w:val="-8"/>
          <w:lang w:val="en-US"/>
        </w:rPr>
        <w:t>identification</w:t>
      </w:r>
      <w:r w:rsidR="00106D1D" w:rsidRPr="00DF34D5">
        <w:rPr>
          <w:rFonts w:ascii="Merriweather" w:hAnsi="Merriweather" w:cs="Arial"/>
          <w:spacing w:val="-8"/>
          <w:lang w:val="en-US"/>
        </w:rPr>
        <w:t xml:space="preserve"> </w:t>
      </w:r>
      <w:ins w:id="158" w:author="Miguel Afonso Dias de Ayala Botto" w:date="2026-01-20T12:57:00Z" w16du:dateUtc="2026-01-20T12:57:00Z">
        <w:r w:rsidR="00286C05">
          <w:rPr>
            <w:rFonts w:ascii="Merriweather" w:hAnsi="Merriweather" w:cs="Arial"/>
            <w:spacing w:val="-8"/>
            <w:lang w:val="en-US"/>
          </w:rPr>
          <w:t>of the uniaxial shaking table.</w:t>
        </w:r>
      </w:ins>
      <w:del w:id="159" w:author="Miguel Afonso Dias de Ayala Botto" w:date="2026-01-20T12:57:00Z" w16du:dateUtc="2026-01-20T12:57:00Z">
        <w:r w:rsidR="00106D1D" w:rsidRPr="00DF34D5" w:rsidDel="00286C05">
          <w:rPr>
            <w:rFonts w:ascii="Merriweather" w:hAnsi="Merriweather" w:cs="Arial"/>
            <w:spacing w:val="-8"/>
            <w:lang w:val="en-US"/>
          </w:rPr>
          <w:delText>accuracy</w:delText>
        </w:r>
        <w:r w:rsidR="001C391D" w:rsidRPr="00DF34D5" w:rsidDel="00286C05">
          <w:rPr>
            <w:rFonts w:ascii="Merriweather" w:hAnsi="Merriweather" w:cs="Arial"/>
            <w:spacing w:val="-8"/>
            <w:lang w:val="en-US"/>
          </w:rPr>
          <w:delText xml:space="preserve">, </w:delText>
        </w:r>
      </w:del>
      <w:del w:id="160" w:author="Miguel Afonso Dias de Ayala Botto" w:date="2026-01-20T12:56:00Z" w16du:dateUtc="2026-01-20T12:56:00Z">
        <w:r w:rsidR="001C391D" w:rsidRPr="00DF34D5" w:rsidDel="00286C05">
          <w:rPr>
            <w:rFonts w:ascii="Merriweather" w:hAnsi="Merriweather" w:cs="Arial"/>
            <w:spacing w:val="-8"/>
            <w:lang w:val="en-US"/>
          </w:rPr>
          <w:delText xml:space="preserve">and </w:delText>
        </w:r>
      </w:del>
      <w:del w:id="161" w:author="Miguel Afonso Dias de Ayala Botto" w:date="2026-01-20T12:57:00Z" w16du:dateUtc="2026-01-20T12:57:00Z">
        <w:r w:rsidR="001C391D" w:rsidRPr="00DF34D5" w:rsidDel="00286C05">
          <w:rPr>
            <w:rFonts w:ascii="Merriweather" w:hAnsi="Merriweather" w:cs="Arial"/>
            <w:spacing w:val="-8"/>
            <w:lang w:val="en-US"/>
          </w:rPr>
          <w:delText xml:space="preserve">the sensitivity of each method to </w:delText>
        </w:r>
        <w:r w:rsidR="0056512D" w:rsidRPr="00DF34D5" w:rsidDel="00286C05">
          <w:rPr>
            <w:rFonts w:ascii="Merriweather" w:hAnsi="Merriweather" w:cs="Arial"/>
            <w:spacing w:val="-8"/>
            <w:lang w:val="en-US"/>
          </w:rPr>
          <w:delText xml:space="preserve">the </w:delText>
        </w:r>
        <w:r w:rsidR="001C391D" w:rsidRPr="00DF34D5" w:rsidDel="00286C05">
          <w:rPr>
            <w:rFonts w:ascii="Merriweather" w:hAnsi="Merriweather" w:cs="Arial"/>
            <w:spacing w:val="-8"/>
            <w:lang w:val="en-US"/>
          </w:rPr>
          <w:delText xml:space="preserve">quality of the </w:delText>
        </w:r>
        <w:r w:rsidR="00DF34D5" w:rsidRPr="00DF34D5" w:rsidDel="00286C05">
          <w:rPr>
            <w:rFonts w:ascii="Merriweather" w:hAnsi="Merriweather" w:cs="Arial"/>
            <w:spacing w:val="-8"/>
            <w:lang w:val="en-US"/>
          </w:rPr>
          <w:delText>identification requires</w:delText>
        </w:r>
        <w:r w:rsidR="0056512D" w:rsidRPr="00DF34D5" w:rsidDel="00286C05">
          <w:rPr>
            <w:rFonts w:ascii="Merriweather" w:hAnsi="Merriweather" w:cs="Arial"/>
            <w:spacing w:val="-8"/>
            <w:lang w:val="en-US"/>
          </w:rPr>
          <w:delText xml:space="preserve"> further investigation</w:delText>
        </w:r>
        <w:r w:rsidR="001C391D" w:rsidRPr="00DF34D5" w:rsidDel="00286C05">
          <w:rPr>
            <w:rFonts w:ascii="Merriweather" w:hAnsi="Merriweather" w:cs="Arial"/>
            <w:spacing w:val="-8"/>
            <w:lang w:val="en-US"/>
          </w:rPr>
          <w:delText>.</w:delText>
        </w:r>
      </w:del>
    </w:p>
    <w:p w14:paraId="280D03EA" w14:textId="77777777" w:rsidR="00DF34D5" w:rsidRPr="00DF34D5" w:rsidRDefault="00DF34D5" w:rsidP="0056512D">
      <w:pPr>
        <w:pStyle w:val="cnme2020Palavras-chave"/>
        <w:spacing w:before="120"/>
        <w:ind w:left="0" w:firstLine="0"/>
        <w:jc w:val="both"/>
        <w:rPr>
          <w:rFonts w:ascii="Merriweather" w:hAnsi="Merriweather" w:cs="Arial"/>
          <w:spacing w:val="-8"/>
          <w:sz w:val="6"/>
          <w:szCs w:val="6"/>
          <w:lang w:val="en-US"/>
        </w:rPr>
      </w:pPr>
    </w:p>
    <w:p w14:paraId="1A91DD54" w14:textId="494F563A" w:rsidR="00A84429" w:rsidRDefault="00A84429" w:rsidP="0016665B">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sidR="0075106B">
        <w:rPr>
          <w:rFonts w:ascii="Tahoma" w:eastAsia="Times New Roman" w:hAnsi="Tahoma" w:cs="Tahoma"/>
          <w:snapToGrid w:val="0"/>
          <w:color w:val="auto"/>
          <w:spacing w:val="-8"/>
          <w:sz w:val="18"/>
          <w:szCs w:val="18"/>
          <w:lang w:val="en-US"/>
        </w:rPr>
        <w:t>Earthquake Engineering</w:t>
      </w:r>
      <w:r w:rsidR="0061712D">
        <w:rPr>
          <w:rFonts w:ascii="Tahoma" w:eastAsia="Times New Roman" w:hAnsi="Tahoma" w:cs="Tahoma"/>
          <w:snapToGrid w:val="0"/>
          <w:color w:val="auto"/>
          <w:spacing w:val="-8"/>
          <w:sz w:val="18"/>
          <w:szCs w:val="18"/>
          <w:lang w:val="en-US"/>
        </w:rPr>
        <w:t xml:space="preserve">, </w:t>
      </w:r>
      <w:r w:rsidR="0075106B">
        <w:rPr>
          <w:rFonts w:ascii="Tahoma" w:eastAsia="Times New Roman" w:hAnsi="Tahoma" w:cs="Tahoma"/>
          <w:snapToGrid w:val="0"/>
          <w:color w:val="auto"/>
          <w:spacing w:val="-8"/>
          <w:sz w:val="18"/>
          <w:szCs w:val="18"/>
          <w:lang w:val="en-US"/>
        </w:rPr>
        <w:t>Control Systems, System Identification, Closed-loop Identification</w:t>
      </w:r>
    </w:p>
    <w:p w14:paraId="310E4ECC" w14:textId="11AC3AAA" w:rsidR="0056512D" w:rsidRPr="0016665B" w:rsidRDefault="0056512D" w:rsidP="0016665B">
      <w:pPr>
        <w:pStyle w:val="Default"/>
        <w:jc w:val="both"/>
        <w:rPr>
          <w:rFonts w:ascii="Merriweather" w:hAnsi="Merriweather"/>
          <w:lang w:val="en-US"/>
        </w:rPr>
      </w:pPr>
    </w:p>
    <w:p w14:paraId="2443F62D" w14:textId="2C0B756A" w:rsidR="00DD1B08" w:rsidRPr="00721EC4" w:rsidRDefault="00115AE1" w:rsidP="00A367B2">
      <w:pPr>
        <w:spacing w:line="240" w:lineRule="auto"/>
        <w:rPr>
          <w:rFonts w:ascii="Roboto" w:hAnsi="Roboto"/>
          <w:sz w:val="28"/>
          <w:szCs w:val="28"/>
          <w:lang w:val="pt-PT"/>
        </w:rPr>
      </w:pPr>
      <w:r>
        <w:rPr>
          <w:rFonts w:ascii="Roboto" w:hAnsi="Roboto"/>
          <w:b/>
          <w:bCs/>
          <w:iCs/>
          <w:sz w:val="28"/>
          <w:szCs w:val="28"/>
          <w:lang w:val="pt-PT"/>
        </w:rPr>
        <w:t>R</w:t>
      </w:r>
      <w:r w:rsidR="00DD1B08" w:rsidRPr="00721EC4">
        <w:rPr>
          <w:rFonts w:ascii="Roboto" w:hAnsi="Roboto"/>
          <w:b/>
          <w:bCs/>
          <w:iCs/>
          <w:sz w:val="28"/>
          <w:szCs w:val="28"/>
          <w:lang w:val="pt-PT"/>
        </w:rPr>
        <w:t>esumo</w:t>
      </w:r>
      <w:ins w:id="162" w:author="Miguel Afonso Dias de Ayala Botto" w:date="2026-01-20T12:29:00Z" w16du:dateUtc="2026-01-20T12:29:00Z">
        <w:r w:rsidR="00294F67">
          <w:rPr>
            <w:rFonts w:ascii="Roboto" w:hAnsi="Roboto"/>
            <w:b/>
            <w:bCs/>
            <w:iCs/>
            <w:sz w:val="28"/>
            <w:szCs w:val="28"/>
            <w:lang w:val="pt-PT"/>
          </w:rPr>
          <w:t xml:space="preserve"> (</w:t>
        </w:r>
      </w:ins>
      <w:ins w:id="163" w:author="Miguel Afonso Dias de Ayala Botto" w:date="2026-01-20T12:30:00Z" w16du:dateUtc="2026-01-20T12:30:00Z">
        <w:r w:rsidR="00294F67">
          <w:rPr>
            <w:rFonts w:ascii="Roboto" w:hAnsi="Roboto"/>
            <w:b/>
            <w:bCs/>
            <w:iCs/>
            <w:sz w:val="28"/>
            <w:szCs w:val="28"/>
            <w:lang w:val="pt-PT"/>
          </w:rPr>
          <w:t>fazer a retroversão para PT)</w:t>
        </w:r>
      </w:ins>
    </w:p>
    <w:p w14:paraId="7A03EC48" w14:textId="57F75FC5" w:rsidR="0075106B" w:rsidRDefault="0075106B" w:rsidP="0036583B">
      <w:pPr>
        <w:pStyle w:val="cnme2020Palavras-chave"/>
        <w:spacing w:before="120"/>
        <w:ind w:left="0" w:firstLine="0"/>
        <w:jc w:val="both"/>
        <w:rPr>
          <w:rFonts w:ascii="Merriweather" w:hAnsi="Merriweather" w:cs="Arial"/>
          <w:spacing w:val="-8"/>
        </w:rPr>
      </w:pPr>
      <w:r w:rsidRPr="0075106B">
        <w:rPr>
          <w:rFonts w:ascii="Merriweather" w:hAnsi="Merriweather" w:cs="Arial"/>
          <w:spacing w:val="-8"/>
        </w:rPr>
        <w:t xml:space="preserve">Na área científica da engenharia sísmica, </w:t>
      </w:r>
      <w:r w:rsidR="0056512D">
        <w:rPr>
          <w:rFonts w:ascii="Merriweather" w:hAnsi="Merriweather" w:cs="Arial"/>
          <w:spacing w:val="-8"/>
        </w:rPr>
        <w:t>apesar dos</w:t>
      </w:r>
      <w:r w:rsidR="007D7D55">
        <w:rPr>
          <w:rFonts w:ascii="Merriweather" w:hAnsi="Merriweather" w:cs="Arial"/>
          <w:spacing w:val="-8"/>
        </w:rPr>
        <w:t xml:space="preserve"> desenvolvimento</w:t>
      </w:r>
      <w:r w:rsidR="0056512D">
        <w:rPr>
          <w:rFonts w:ascii="Merriweather" w:hAnsi="Merriweather" w:cs="Arial"/>
          <w:spacing w:val="-8"/>
        </w:rPr>
        <w:t>s</w:t>
      </w:r>
      <w:r>
        <w:rPr>
          <w:rFonts w:ascii="Merriweather" w:hAnsi="Merriweather" w:cs="Arial"/>
          <w:spacing w:val="-8"/>
        </w:rPr>
        <w:t xml:space="preserve"> </w:t>
      </w:r>
      <w:r w:rsidR="0056512D">
        <w:rPr>
          <w:rFonts w:ascii="Merriweather" w:hAnsi="Merriweather" w:cs="Arial"/>
          <w:spacing w:val="-8"/>
        </w:rPr>
        <w:t>em</w:t>
      </w:r>
      <w:r w:rsidRPr="0075106B">
        <w:rPr>
          <w:rFonts w:ascii="Merriweather" w:hAnsi="Merriweather" w:cs="Arial"/>
          <w:spacing w:val="-8"/>
        </w:rPr>
        <w:t xml:space="preserve"> </w:t>
      </w:r>
      <w:r w:rsidR="0056512D">
        <w:rPr>
          <w:rFonts w:ascii="Merriweather" w:hAnsi="Merriweather" w:cs="Arial"/>
          <w:spacing w:val="-8"/>
        </w:rPr>
        <w:t xml:space="preserve">simulação </w:t>
      </w:r>
      <w:r w:rsidRPr="0075106B">
        <w:rPr>
          <w:rFonts w:ascii="Merriweather" w:hAnsi="Merriweather" w:cs="Arial"/>
          <w:spacing w:val="-8"/>
        </w:rPr>
        <w:t>computaciona</w:t>
      </w:r>
      <w:r w:rsidR="0056512D">
        <w:rPr>
          <w:rFonts w:ascii="Merriweather" w:hAnsi="Merriweather" w:cs="Arial"/>
          <w:spacing w:val="-8"/>
        </w:rPr>
        <w:t>l</w:t>
      </w:r>
      <w:r w:rsidR="00A95F84">
        <w:rPr>
          <w:rFonts w:ascii="Merriweather" w:hAnsi="Merriweather" w:cs="Arial"/>
          <w:spacing w:val="-8"/>
        </w:rPr>
        <w:t xml:space="preserve">, </w:t>
      </w:r>
      <w:r w:rsidRPr="0075106B">
        <w:rPr>
          <w:rFonts w:ascii="Merriweather" w:hAnsi="Merriweather" w:cs="Arial"/>
          <w:spacing w:val="-8"/>
        </w:rPr>
        <w:t xml:space="preserve">ainda </w:t>
      </w:r>
      <w:r w:rsidR="00A95F84">
        <w:rPr>
          <w:rFonts w:ascii="Merriweather" w:hAnsi="Merriweather" w:cs="Arial"/>
          <w:spacing w:val="-8"/>
        </w:rPr>
        <w:t xml:space="preserve">se </w:t>
      </w:r>
      <w:r w:rsidRPr="0075106B">
        <w:rPr>
          <w:rFonts w:ascii="Merriweather" w:hAnsi="Merriweather" w:cs="Arial"/>
          <w:spacing w:val="-8"/>
        </w:rPr>
        <w:t>enfrentam limitações na modela</w:t>
      </w:r>
      <w:r w:rsidR="00A95F84">
        <w:rPr>
          <w:rFonts w:ascii="Merriweather" w:hAnsi="Merriweather" w:cs="Arial"/>
          <w:spacing w:val="-8"/>
        </w:rPr>
        <w:t>ção</w:t>
      </w:r>
      <w:r w:rsidRPr="0075106B">
        <w:rPr>
          <w:rFonts w:ascii="Merriweather" w:hAnsi="Merriweather" w:cs="Arial"/>
          <w:spacing w:val="-8"/>
        </w:rPr>
        <w:t xml:space="preserve"> precisa de comportamentos </w:t>
      </w:r>
      <w:r w:rsidR="007D7D55">
        <w:rPr>
          <w:rFonts w:ascii="Merriweather" w:hAnsi="Merriweather" w:cs="Arial"/>
          <w:spacing w:val="-8"/>
        </w:rPr>
        <w:t xml:space="preserve">estruturais </w:t>
      </w:r>
      <w:r w:rsidRPr="0075106B">
        <w:rPr>
          <w:rFonts w:ascii="Merriweather" w:hAnsi="Merriweather" w:cs="Arial"/>
          <w:spacing w:val="-8"/>
        </w:rPr>
        <w:t xml:space="preserve">complexos, não lineares ou </w:t>
      </w:r>
      <w:r w:rsidR="00E278A3">
        <w:rPr>
          <w:rFonts w:ascii="Merriweather" w:hAnsi="Merriweather" w:cs="Arial"/>
          <w:spacing w:val="-8"/>
        </w:rPr>
        <w:t xml:space="preserve">outros </w:t>
      </w:r>
      <w:r w:rsidR="00A95F84">
        <w:rPr>
          <w:rFonts w:ascii="Merriweather" w:hAnsi="Merriweather" w:cs="Arial"/>
          <w:spacing w:val="-8"/>
        </w:rPr>
        <w:t xml:space="preserve">pouco </w:t>
      </w:r>
      <w:r w:rsidR="00E278A3">
        <w:rPr>
          <w:rFonts w:ascii="Merriweather" w:hAnsi="Merriweather" w:cs="Arial"/>
          <w:spacing w:val="-8"/>
        </w:rPr>
        <w:t>desenvolvidos</w:t>
      </w:r>
      <w:r w:rsidRPr="0075106B">
        <w:rPr>
          <w:rFonts w:ascii="Merriweather" w:hAnsi="Merriweather" w:cs="Arial"/>
          <w:spacing w:val="-8"/>
        </w:rPr>
        <w:t xml:space="preserve">. As simulações numéricas, mesmo com métodos avançados, requerem </w:t>
      </w:r>
      <w:r w:rsidR="007D7D55">
        <w:rPr>
          <w:rFonts w:ascii="Merriweather" w:hAnsi="Merriweather" w:cs="Arial"/>
          <w:spacing w:val="-8"/>
        </w:rPr>
        <w:t>modelos</w:t>
      </w:r>
      <w:r w:rsidR="007D7D55" w:rsidRPr="0075106B">
        <w:rPr>
          <w:rFonts w:ascii="Merriweather" w:hAnsi="Merriweather" w:cs="Arial"/>
          <w:spacing w:val="-8"/>
        </w:rPr>
        <w:t xml:space="preserve"> </w:t>
      </w:r>
      <w:r w:rsidRPr="0075106B">
        <w:rPr>
          <w:rFonts w:ascii="Merriweather" w:hAnsi="Merriweather" w:cs="Arial"/>
          <w:spacing w:val="-8"/>
        </w:rPr>
        <w:t xml:space="preserve">experimentais para garantir </w:t>
      </w:r>
      <w:r w:rsidR="00E278A3">
        <w:rPr>
          <w:rFonts w:ascii="Merriweather" w:hAnsi="Merriweather" w:cs="Arial"/>
          <w:spacing w:val="-8"/>
        </w:rPr>
        <w:t>uma boa</w:t>
      </w:r>
      <w:r w:rsidR="00A95F84">
        <w:rPr>
          <w:rFonts w:ascii="Merriweather" w:hAnsi="Merriweather" w:cs="Arial"/>
          <w:spacing w:val="-8"/>
        </w:rPr>
        <w:t xml:space="preserve"> </w:t>
      </w:r>
      <w:r w:rsidRPr="0075106B">
        <w:rPr>
          <w:rFonts w:ascii="Merriweather" w:hAnsi="Merriweather" w:cs="Arial"/>
          <w:spacing w:val="-8"/>
        </w:rPr>
        <w:t xml:space="preserve">precisão. </w:t>
      </w:r>
      <w:r w:rsidR="00B76C83">
        <w:rPr>
          <w:rFonts w:ascii="Merriweather" w:hAnsi="Merriweather" w:cs="Arial"/>
          <w:spacing w:val="-8"/>
        </w:rPr>
        <w:t>Além disso, a</w:t>
      </w:r>
      <w:r w:rsidRPr="0075106B">
        <w:rPr>
          <w:rFonts w:ascii="Merriweather" w:hAnsi="Merriweather" w:cs="Arial"/>
          <w:spacing w:val="-8"/>
        </w:rPr>
        <w:t xml:space="preserve">s abordagens de aprendizagem automática também dependem de dados experimentais para treinar e atualizar modelos. Os </w:t>
      </w:r>
      <w:r w:rsidR="00B76C83">
        <w:rPr>
          <w:rFonts w:ascii="Merriweather" w:hAnsi="Merriweather" w:cs="Arial"/>
          <w:spacing w:val="-8"/>
        </w:rPr>
        <w:t xml:space="preserve">ensaios </w:t>
      </w:r>
      <w:r w:rsidRPr="0075106B">
        <w:rPr>
          <w:rFonts w:ascii="Merriweather" w:hAnsi="Merriweather" w:cs="Arial"/>
          <w:spacing w:val="-8"/>
        </w:rPr>
        <w:t xml:space="preserve">experimentais </w:t>
      </w:r>
      <w:r w:rsidR="00B76C83">
        <w:rPr>
          <w:rFonts w:ascii="Merriweather" w:hAnsi="Merriweather" w:cs="Arial"/>
          <w:spacing w:val="-8"/>
        </w:rPr>
        <w:t>permitem por isso a</w:t>
      </w:r>
      <w:r w:rsidR="00B76C83" w:rsidRPr="0075106B">
        <w:rPr>
          <w:rFonts w:ascii="Merriweather" w:hAnsi="Merriweather" w:cs="Arial"/>
          <w:spacing w:val="-8"/>
        </w:rPr>
        <w:t xml:space="preserve"> </w:t>
      </w:r>
      <w:r w:rsidRPr="0075106B">
        <w:rPr>
          <w:rFonts w:ascii="Merriweather" w:hAnsi="Merriweather" w:cs="Arial"/>
          <w:spacing w:val="-8"/>
        </w:rPr>
        <w:t xml:space="preserve">validação e calibração </w:t>
      </w:r>
      <w:r w:rsidR="00B76C83">
        <w:rPr>
          <w:rFonts w:ascii="Merriweather" w:hAnsi="Merriweather" w:cs="Arial"/>
          <w:spacing w:val="-8"/>
        </w:rPr>
        <w:t>d</w:t>
      </w:r>
      <w:r w:rsidRPr="0075106B">
        <w:rPr>
          <w:rFonts w:ascii="Merriweather" w:hAnsi="Merriweather" w:cs="Arial"/>
          <w:spacing w:val="-8"/>
        </w:rPr>
        <w:t xml:space="preserve">esses modelos. Em resumo, os </w:t>
      </w:r>
      <w:r w:rsidR="00B76C83">
        <w:rPr>
          <w:rFonts w:ascii="Merriweather" w:hAnsi="Merriweather" w:cs="Arial"/>
          <w:spacing w:val="-8"/>
        </w:rPr>
        <w:t>ensaios</w:t>
      </w:r>
      <w:r w:rsidR="00B76C83" w:rsidRPr="0075106B">
        <w:rPr>
          <w:rFonts w:ascii="Merriweather" w:hAnsi="Merriweather" w:cs="Arial"/>
          <w:spacing w:val="-8"/>
        </w:rPr>
        <w:t xml:space="preserve"> </w:t>
      </w:r>
      <w:r w:rsidRPr="0075106B">
        <w:rPr>
          <w:rFonts w:ascii="Merriweather" w:hAnsi="Merriweather" w:cs="Arial"/>
          <w:spacing w:val="-8"/>
        </w:rPr>
        <w:t>experimentais sísmicos continuam a ser indispensáveis para validar modelos, compreender comportamentos complexos e garantir a segurança estrutural. Neste artigo, um modelo computacional da plataforma sísmica uniaxial do LNEC é utilizado para comparar o desempenho</w:t>
      </w:r>
      <w:r w:rsidR="0056512D">
        <w:rPr>
          <w:rFonts w:ascii="Merriweather" w:hAnsi="Merriweather" w:cs="Arial"/>
          <w:spacing w:val="-8"/>
        </w:rPr>
        <w:t>,</w:t>
      </w:r>
      <w:r w:rsidR="003D6DE5">
        <w:rPr>
          <w:rFonts w:ascii="Merriweather" w:hAnsi="Merriweather" w:cs="Arial"/>
          <w:spacing w:val="-8"/>
        </w:rPr>
        <w:t xml:space="preserve"> em termos de espetro de resposta</w:t>
      </w:r>
      <w:r w:rsidR="0056512D">
        <w:rPr>
          <w:rFonts w:ascii="Merriweather" w:hAnsi="Merriweather" w:cs="Arial"/>
          <w:spacing w:val="-8"/>
        </w:rPr>
        <w:t>,</w:t>
      </w:r>
      <w:r w:rsidRPr="0075106B">
        <w:rPr>
          <w:rFonts w:ascii="Merriweather" w:hAnsi="Merriweather" w:cs="Arial"/>
          <w:spacing w:val="-8"/>
        </w:rPr>
        <w:t xml:space="preserve"> </w:t>
      </w:r>
      <w:r w:rsidR="0056512D">
        <w:rPr>
          <w:rFonts w:ascii="Merriweather" w:hAnsi="Merriweather" w:cs="Arial"/>
          <w:spacing w:val="-8"/>
        </w:rPr>
        <w:t>de</w:t>
      </w:r>
      <w:r w:rsidR="003D6DE5">
        <w:rPr>
          <w:rFonts w:ascii="Merriweather" w:hAnsi="Merriweather" w:cs="Arial"/>
          <w:spacing w:val="-8"/>
        </w:rPr>
        <w:t xml:space="preserve"> três</w:t>
      </w:r>
      <w:r w:rsidRPr="0075106B">
        <w:rPr>
          <w:rFonts w:ascii="Merriweather" w:hAnsi="Merriweather" w:cs="Arial"/>
          <w:spacing w:val="-8"/>
        </w:rPr>
        <w:t xml:space="preserve"> estratégias de controlo distintas: o método iterativo atualmente utilizado, que consiste n</w:t>
      </w:r>
      <w:r w:rsidR="00A95F84">
        <w:rPr>
          <w:rFonts w:ascii="Merriweather" w:hAnsi="Merriweather" w:cs="Arial"/>
          <w:spacing w:val="-8"/>
        </w:rPr>
        <w:t xml:space="preserve">um </w:t>
      </w:r>
      <w:r w:rsidRPr="0075106B">
        <w:rPr>
          <w:rFonts w:ascii="Merriweather" w:hAnsi="Merriweather" w:cs="Arial"/>
          <w:spacing w:val="-8"/>
        </w:rPr>
        <w:t>controlo pseudo</w:t>
      </w:r>
      <w:r w:rsidR="00A95F84">
        <w:rPr>
          <w:rFonts w:ascii="Merriweather" w:hAnsi="Merriweather" w:cs="Arial"/>
          <w:spacing w:val="-8"/>
        </w:rPr>
        <w:t>-</w:t>
      </w:r>
      <w:r w:rsidRPr="0075106B">
        <w:rPr>
          <w:rFonts w:ascii="Merriweather" w:hAnsi="Merriweather" w:cs="Arial"/>
          <w:spacing w:val="-8"/>
        </w:rPr>
        <w:t xml:space="preserve">adaptativo offline </w:t>
      </w:r>
      <w:r w:rsidR="00A95F84">
        <w:rPr>
          <w:rFonts w:ascii="Merriweather" w:hAnsi="Merriweather" w:cs="Arial"/>
          <w:spacing w:val="-8"/>
        </w:rPr>
        <w:t xml:space="preserve">em anel </w:t>
      </w:r>
      <w:r w:rsidRPr="0075106B">
        <w:rPr>
          <w:rFonts w:ascii="Merriweather" w:hAnsi="Merriweather" w:cs="Arial"/>
          <w:spacing w:val="-8"/>
        </w:rPr>
        <w:t>abert</w:t>
      </w:r>
      <w:r w:rsidR="00A95F84">
        <w:rPr>
          <w:rFonts w:ascii="Merriweather" w:hAnsi="Merriweather" w:cs="Arial"/>
          <w:spacing w:val="-8"/>
        </w:rPr>
        <w:t>o e com o ensaio a decorrer em anel fechado</w:t>
      </w:r>
      <w:r w:rsidR="0056512D">
        <w:rPr>
          <w:rFonts w:ascii="Merriweather" w:hAnsi="Merriweather" w:cs="Arial"/>
          <w:spacing w:val="-8"/>
        </w:rPr>
        <w:t xml:space="preserve"> com um controlador PI</w:t>
      </w:r>
      <w:r w:rsidRPr="0075106B">
        <w:rPr>
          <w:rFonts w:ascii="Merriweather" w:hAnsi="Merriweather" w:cs="Arial"/>
          <w:spacing w:val="-8"/>
        </w:rPr>
        <w:t>, um controlador PIDF sintonizado</w:t>
      </w:r>
      <w:r w:rsidR="00A95F84">
        <w:rPr>
          <w:rFonts w:ascii="Merriweather" w:hAnsi="Merriweather" w:cs="Arial"/>
          <w:spacing w:val="-8"/>
        </w:rPr>
        <w:t>,</w:t>
      </w:r>
      <w:r w:rsidRPr="0075106B">
        <w:rPr>
          <w:rFonts w:ascii="Merriweather" w:hAnsi="Merriweather" w:cs="Arial"/>
          <w:spacing w:val="-8"/>
        </w:rPr>
        <w:t xml:space="preserve"> e controlo </w:t>
      </w:r>
      <w:r w:rsidRPr="00DF34D5">
        <w:rPr>
          <w:rFonts w:ascii="Merriweather" w:hAnsi="Merriweather" w:cs="Arial"/>
          <w:spacing w:val="-8"/>
          <w:u w:val="single"/>
        </w:rPr>
        <w:t>ótimo</w:t>
      </w:r>
      <w:r w:rsidRPr="0075106B">
        <w:rPr>
          <w:rFonts w:ascii="Merriweather" w:hAnsi="Merriweather" w:cs="Arial"/>
          <w:spacing w:val="-8"/>
        </w:rPr>
        <w:t>.</w:t>
      </w:r>
      <w:r w:rsidR="006D00C7">
        <w:rPr>
          <w:rFonts w:ascii="Merriweather" w:hAnsi="Merriweather" w:cs="Arial"/>
          <w:spacing w:val="-8"/>
        </w:rPr>
        <w:t xml:space="preserve"> </w:t>
      </w:r>
      <w:r w:rsidR="006D00C7" w:rsidRPr="006D00C7">
        <w:rPr>
          <w:rFonts w:ascii="Merriweather" w:hAnsi="Merriweather" w:cs="Arial"/>
          <w:spacing w:val="-8"/>
        </w:rPr>
        <w:t xml:space="preserve">Os resultados indicam que </w:t>
      </w:r>
      <w:r w:rsidR="006D00C7">
        <w:rPr>
          <w:rFonts w:ascii="Merriweather" w:hAnsi="Merriweather" w:cs="Arial"/>
          <w:spacing w:val="-8"/>
        </w:rPr>
        <w:t>ambos os controladores</w:t>
      </w:r>
      <w:r w:rsidR="006D00C7" w:rsidRPr="006D00C7">
        <w:rPr>
          <w:rFonts w:ascii="Merriweather" w:hAnsi="Merriweather" w:cs="Arial"/>
          <w:spacing w:val="-8"/>
        </w:rPr>
        <w:t xml:space="preserve"> </w:t>
      </w:r>
      <w:r w:rsidR="00B76C83" w:rsidRPr="0075106B">
        <w:rPr>
          <w:rFonts w:ascii="Merriweather" w:hAnsi="Merriweather" w:cs="Arial"/>
          <w:spacing w:val="-8"/>
        </w:rPr>
        <w:t>PIDF e o controlo ótimo</w:t>
      </w:r>
      <w:r w:rsidR="00B76C83" w:rsidRPr="006D00C7">
        <w:rPr>
          <w:rFonts w:ascii="Merriweather" w:hAnsi="Merriweather" w:cs="Arial"/>
          <w:spacing w:val="-8"/>
        </w:rPr>
        <w:t xml:space="preserve"> </w:t>
      </w:r>
      <w:r w:rsidR="006D00C7" w:rsidRPr="006D00C7">
        <w:rPr>
          <w:rFonts w:ascii="Merriweather" w:hAnsi="Merriweather" w:cs="Arial"/>
          <w:spacing w:val="-8"/>
        </w:rPr>
        <w:t xml:space="preserve">oferecem desempenho superior em termos de espectros de resposta </w:t>
      </w:r>
      <w:r w:rsidR="00E278A3">
        <w:rPr>
          <w:rFonts w:ascii="Merriweather" w:hAnsi="Merriweather" w:cs="Arial"/>
          <w:spacing w:val="-8"/>
        </w:rPr>
        <w:t>quando</w:t>
      </w:r>
      <w:r w:rsidR="00E278A3" w:rsidRPr="006D00C7">
        <w:rPr>
          <w:rFonts w:ascii="Merriweather" w:hAnsi="Merriweather" w:cs="Arial"/>
          <w:spacing w:val="-8"/>
        </w:rPr>
        <w:t xml:space="preserve"> </w:t>
      </w:r>
      <w:r w:rsidR="006D00C7" w:rsidRPr="006D00C7">
        <w:rPr>
          <w:rFonts w:ascii="Merriweather" w:hAnsi="Merriweather" w:cs="Arial"/>
          <w:spacing w:val="-8"/>
        </w:rPr>
        <w:t>compara</w:t>
      </w:r>
      <w:r w:rsidR="00E278A3">
        <w:rPr>
          <w:rFonts w:ascii="Merriweather" w:hAnsi="Merriweather" w:cs="Arial"/>
          <w:spacing w:val="-8"/>
        </w:rPr>
        <w:t>dos</w:t>
      </w:r>
      <w:r w:rsidR="006D00C7" w:rsidRPr="006D00C7">
        <w:rPr>
          <w:rFonts w:ascii="Merriweather" w:hAnsi="Merriweather" w:cs="Arial"/>
          <w:spacing w:val="-8"/>
        </w:rPr>
        <w:t xml:space="preserve"> com o método iterativo, </w:t>
      </w:r>
      <w:r w:rsidR="006D00C7">
        <w:rPr>
          <w:rFonts w:ascii="Merriweather" w:hAnsi="Merriweather" w:cs="Arial"/>
          <w:spacing w:val="-8"/>
        </w:rPr>
        <w:t>sendo o controlo ótimo o método com o melhor desempenho em todas as simulações</w:t>
      </w:r>
      <w:r w:rsidR="006D00C7" w:rsidRPr="006D00C7">
        <w:rPr>
          <w:rFonts w:ascii="Merriweather" w:hAnsi="Merriweather" w:cs="Arial"/>
          <w:spacing w:val="-8"/>
        </w:rPr>
        <w:t>. No entanto, o desempenho de cada</w:t>
      </w:r>
      <w:r w:rsidR="0016665B">
        <w:rPr>
          <w:rFonts w:ascii="Merriweather" w:hAnsi="Merriweather" w:cs="Arial"/>
          <w:spacing w:val="-8"/>
        </w:rPr>
        <w:t xml:space="preserve"> </w:t>
      </w:r>
      <w:r w:rsidR="006D00C7" w:rsidRPr="006D00C7">
        <w:rPr>
          <w:rFonts w:ascii="Merriweather" w:hAnsi="Merriweather" w:cs="Arial"/>
          <w:spacing w:val="-8"/>
        </w:rPr>
        <w:t>método depende da</w:t>
      </w:r>
      <w:r w:rsidR="0056512D">
        <w:rPr>
          <w:rFonts w:ascii="Merriweather" w:hAnsi="Merriweather" w:cs="Arial"/>
          <w:spacing w:val="-8"/>
        </w:rPr>
        <w:t xml:space="preserve"> precisão da</w:t>
      </w:r>
      <w:r w:rsidR="006D00C7" w:rsidRPr="006D00C7">
        <w:rPr>
          <w:rFonts w:ascii="Merriweather" w:hAnsi="Merriweather" w:cs="Arial"/>
          <w:spacing w:val="-8"/>
        </w:rPr>
        <w:t xml:space="preserve"> identificação do sistema, e </w:t>
      </w:r>
      <w:r w:rsidR="0056512D">
        <w:rPr>
          <w:rFonts w:ascii="Merriweather" w:hAnsi="Merriweather" w:cs="Arial"/>
          <w:spacing w:val="-8"/>
        </w:rPr>
        <w:t xml:space="preserve">deve ser avaliada </w:t>
      </w:r>
      <w:r w:rsidR="006D00C7" w:rsidRPr="006D00C7">
        <w:rPr>
          <w:rFonts w:ascii="Merriweather" w:hAnsi="Merriweather" w:cs="Arial"/>
          <w:spacing w:val="-8"/>
        </w:rPr>
        <w:t xml:space="preserve">a </w:t>
      </w:r>
      <w:r w:rsidR="0056512D" w:rsidRPr="006D00C7">
        <w:rPr>
          <w:rFonts w:ascii="Merriweather" w:hAnsi="Merriweather" w:cs="Arial"/>
          <w:spacing w:val="-8"/>
        </w:rPr>
        <w:t>sensibilidade</w:t>
      </w:r>
      <w:r w:rsidR="0056512D">
        <w:rPr>
          <w:rFonts w:ascii="Merriweather" w:hAnsi="Merriweather" w:cs="Arial"/>
          <w:spacing w:val="-8"/>
        </w:rPr>
        <w:t xml:space="preserve"> de cada método a este fator</w:t>
      </w:r>
      <w:r w:rsidR="006D00C7" w:rsidRPr="006D00C7">
        <w:rPr>
          <w:rFonts w:ascii="Merriweather" w:hAnsi="Merriweather" w:cs="Arial"/>
          <w:spacing w:val="-8"/>
        </w:rPr>
        <w:t>.</w:t>
      </w:r>
    </w:p>
    <w:p w14:paraId="06629B26" w14:textId="6DF58FFE" w:rsidR="00710DAA" w:rsidRDefault="00DD1B08" w:rsidP="001A5436">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Palavras-chave:</w:t>
      </w:r>
      <w:r w:rsidR="00857504" w:rsidRPr="0061712D">
        <w:rPr>
          <w:rFonts w:ascii="Tahoma" w:hAnsi="Tahoma" w:cs="Tahoma"/>
          <w:color w:val="ED7D31"/>
          <w:sz w:val="18"/>
          <w:szCs w:val="18"/>
          <w:lang w:val="pt-BR"/>
        </w:rPr>
        <w:t xml:space="preserve"> </w:t>
      </w:r>
      <w:r w:rsidR="00A95F84" w:rsidRPr="0056512D">
        <w:rPr>
          <w:rFonts w:ascii="Tahoma" w:hAnsi="Tahoma" w:cs="Tahoma"/>
          <w:sz w:val="18"/>
          <w:szCs w:val="18"/>
        </w:rPr>
        <w:t>Engenharia Sísmica, Controlo</w:t>
      </w:r>
      <w:r w:rsidR="004B0F16" w:rsidRPr="0056512D">
        <w:rPr>
          <w:rFonts w:ascii="Tahoma" w:hAnsi="Tahoma" w:cs="Tahoma"/>
          <w:sz w:val="18"/>
          <w:szCs w:val="18"/>
        </w:rPr>
        <w:t xml:space="preserve"> de Sistemas</w:t>
      </w:r>
      <w:r w:rsidR="00A95F84" w:rsidRPr="0056512D">
        <w:rPr>
          <w:rFonts w:ascii="Tahoma" w:hAnsi="Tahoma" w:cs="Tahoma"/>
          <w:sz w:val="18"/>
          <w:szCs w:val="18"/>
        </w:rPr>
        <w:t>, Identificação de Sistemas, Identificação em Anel Fechado</w:t>
      </w:r>
    </w:p>
    <w:p w14:paraId="00AE7659" w14:textId="77777777" w:rsidR="00DF34D5" w:rsidRDefault="00DF34D5" w:rsidP="001A5436">
      <w:pPr>
        <w:pStyle w:val="cnme2020Palavras-chave"/>
        <w:spacing w:before="120"/>
        <w:ind w:left="0" w:firstLine="0"/>
        <w:jc w:val="both"/>
        <w:rPr>
          <w:rFonts w:ascii="Tahoma" w:hAnsi="Tahoma" w:cs="Tahoma"/>
          <w:sz w:val="18"/>
          <w:szCs w:val="18"/>
          <w:u w:val="single"/>
        </w:rPr>
      </w:pPr>
    </w:p>
    <w:p w14:paraId="3EB6F4C3" w14:textId="77777777" w:rsidR="00DF34D5" w:rsidRDefault="00DF34D5" w:rsidP="001A5436">
      <w:pPr>
        <w:pStyle w:val="cnme2020Palavras-chave"/>
        <w:spacing w:before="120"/>
        <w:ind w:left="0" w:firstLine="0"/>
        <w:jc w:val="both"/>
        <w:rPr>
          <w:rFonts w:ascii="Tahoma" w:hAnsi="Tahoma" w:cs="Tahoma"/>
          <w:sz w:val="18"/>
          <w:szCs w:val="18"/>
          <w:u w:val="single"/>
        </w:rPr>
      </w:pPr>
    </w:p>
    <w:p w14:paraId="3326941B" w14:textId="77777777" w:rsidR="00DF34D5" w:rsidRPr="0056512D" w:rsidRDefault="00DF34D5" w:rsidP="001A5436">
      <w:pPr>
        <w:pStyle w:val="cnme2020Palavras-chave"/>
        <w:spacing w:before="120"/>
        <w:ind w:left="0" w:firstLine="0"/>
        <w:jc w:val="both"/>
        <w:rPr>
          <w:rFonts w:ascii="Tahoma" w:hAnsi="Tahoma" w:cs="Tahoma"/>
          <w:sz w:val="18"/>
          <w:szCs w:val="18"/>
          <w:u w:val="single"/>
        </w:rPr>
      </w:pPr>
    </w:p>
    <w:p w14:paraId="4E432571" w14:textId="399ED4D0" w:rsidR="00262716" w:rsidRPr="00304F84" w:rsidRDefault="00262716" w:rsidP="000E15D5">
      <w:pPr>
        <w:pStyle w:val="Heading1"/>
        <w:numPr>
          <w:ilvl w:val="0"/>
          <w:numId w:val="0"/>
        </w:numPr>
        <w:spacing w:before="0" w:after="0"/>
        <w:rPr>
          <w:rFonts w:ascii="Roboto" w:hAnsi="Roboto"/>
          <w:sz w:val="30"/>
          <w:szCs w:val="30"/>
          <w:lang w:val="en-US"/>
        </w:rPr>
      </w:pPr>
      <w:r w:rsidRPr="000556AB">
        <w:rPr>
          <w:rFonts w:ascii="Roboto" w:hAnsi="Roboto"/>
          <w:sz w:val="30"/>
          <w:szCs w:val="30"/>
          <w:lang w:val="en-US"/>
        </w:rPr>
        <w:t xml:space="preserve">1- </w:t>
      </w:r>
      <w:r w:rsidR="00A84429" w:rsidRPr="00304F84">
        <w:rPr>
          <w:rFonts w:ascii="Roboto" w:hAnsi="Roboto"/>
          <w:bCs/>
          <w:caps w:val="0"/>
          <w:noProof/>
          <w:sz w:val="30"/>
          <w:szCs w:val="30"/>
          <w:lang w:val="en-US"/>
        </w:rPr>
        <w:t>Introduction</w:t>
      </w:r>
    </w:p>
    <w:p w14:paraId="482956BD" w14:textId="77777777" w:rsidR="00286C05" w:rsidRDefault="00094F0A" w:rsidP="00304F84">
      <w:pPr>
        <w:spacing w:after="0" w:line="240" w:lineRule="auto"/>
        <w:ind w:firstLine="357"/>
        <w:rPr>
          <w:ins w:id="164" w:author="Miguel Afonso Dias de Ayala Botto" w:date="2026-01-20T13:03:00Z" w16du:dateUtc="2026-01-20T13:03:00Z"/>
          <w:rFonts w:ascii="Merriweather" w:hAnsi="Merriweather" w:cs="Arial"/>
          <w:sz w:val="20"/>
          <w:lang w:val="en-US"/>
        </w:rPr>
      </w:pPr>
      <w:r w:rsidRPr="00094F0A">
        <w:rPr>
          <w:rFonts w:ascii="Merriweather" w:hAnsi="Merriweather" w:cs="Arial"/>
          <w:sz w:val="20"/>
          <w:lang w:val="en-US"/>
        </w:rPr>
        <w:t xml:space="preserve">The current </w:t>
      </w:r>
      <w:ins w:id="165" w:author="Miguel Afonso Dias de Ayala Botto" w:date="2026-01-20T13:00:00Z" w16du:dateUtc="2026-01-20T13:00:00Z">
        <w:r w:rsidR="00286C05">
          <w:rPr>
            <w:rFonts w:ascii="Merriweather" w:hAnsi="Merriweather" w:cs="Arial"/>
            <w:sz w:val="20"/>
            <w:lang w:val="en-US"/>
          </w:rPr>
          <w:t xml:space="preserve">uniaxial </w:t>
        </w:r>
      </w:ins>
      <w:r w:rsidR="00E278A3">
        <w:rPr>
          <w:rFonts w:ascii="Merriweather" w:hAnsi="Merriweather" w:cs="Arial"/>
          <w:sz w:val="20"/>
          <w:lang w:val="en-US"/>
        </w:rPr>
        <w:t>shaking table</w:t>
      </w:r>
      <w:r w:rsidR="00E278A3" w:rsidRPr="00094F0A">
        <w:rPr>
          <w:rFonts w:ascii="Merriweather" w:hAnsi="Merriweather" w:cs="Arial"/>
          <w:sz w:val="20"/>
          <w:lang w:val="en-US"/>
        </w:rPr>
        <w:t xml:space="preserve"> </w:t>
      </w:r>
      <w:del w:id="166" w:author="Miguel Afonso Dias de Ayala Botto" w:date="2026-01-20T13:00:00Z" w16du:dateUtc="2026-01-20T13:00:00Z">
        <w:r w:rsidRPr="00094F0A" w:rsidDel="00286C05">
          <w:rPr>
            <w:rFonts w:ascii="Merriweather" w:hAnsi="Merriweather" w:cs="Arial"/>
            <w:sz w:val="20"/>
            <w:lang w:val="en-US"/>
          </w:rPr>
          <w:delText>testing process at</w:delText>
        </w:r>
      </w:del>
      <w:ins w:id="167" w:author="Miguel Afonso Dias de Ayala Botto" w:date="2026-01-20T13:00:00Z" w16du:dateUtc="2026-01-20T13:00:00Z">
        <w:r w:rsidR="00286C05">
          <w:rPr>
            <w:rFonts w:ascii="Merriweather" w:hAnsi="Merriweather" w:cs="Arial"/>
            <w:sz w:val="20"/>
            <w:lang w:val="en-US"/>
          </w:rPr>
          <w:t>located at the</w:t>
        </w:r>
      </w:ins>
      <w:r w:rsidRPr="00094F0A">
        <w:rPr>
          <w:rFonts w:ascii="Merriweather" w:hAnsi="Merriweather" w:cs="Arial"/>
          <w:sz w:val="20"/>
          <w:lang w:val="en-US"/>
        </w:rPr>
        <w:t xml:space="preserve"> </w:t>
      </w:r>
      <w:r>
        <w:rPr>
          <w:rFonts w:ascii="Merriweather" w:hAnsi="Merriweather" w:cs="Arial"/>
          <w:sz w:val="20"/>
          <w:lang w:val="en-US"/>
        </w:rPr>
        <w:t>LNEC</w:t>
      </w:r>
      <w:r w:rsidRPr="00094F0A">
        <w:rPr>
          <w:rFonts w:ascii="Merriweather" w:hAnsi="Merriweather" w:cs="Arial"/>
          <w:sz w:val="20"/>
          <w:lang w:val="en-US"/>
        </w:rPr>
        <w:t xml:space="preserve"> consists o</w:t>
      </w:r>
      <w:ins w:id="168" w:author="Miguel Afonso Dias de Ayala Botto" w:date="2026-01-20T13:03:00Z" w16du:dateUtc="2026-01-20T13:03:00Z">
        <w:r w:rsidR="00286C05">
          <w:rPr>
            <w:rFonts w:ascii="Merriweather" w:hAnsi="Merriweather" w:cs="Arial"/>
            <w:sz w:val="20"/>
            <w:lang w:val="en-US"/>
          </w:rPr>
          <w:t>f</w:t>
        </w:r>
        <w:proofErr w:type="gramStart"/>
        <w:r w:rsidR="00286C05">
          <w:rPr>
            <w:rFonts w:ascii="Merriweather" w:hAnsi="Merriweather" w:cs="Arial"/>
            <w:sz w:val="20"/>
            <w:lang w:val="en-US"/>
          </w:rPr>
          <w:t xml:space="preserve"> ,…</w:t>
        </w:r>
        <w:proofErr w:type="gramEnd"/>
        <w:r w:rsidR="00286C05">
          <w:rPr>
            <w:rFonts w:ascii="Merriweather" w:hAnsi="Merriweather" w:cs="Arial"/>
            <w:sz w:val="20"/>
            <w:lang w:val="en-US"/>
          </w:rPr>
          <w:t xml:space="preserve">. </w:t>
        </w:r>
        <w:proofErr w:type="spellStart"/>
        <w:r w:rsidR="00286C05">
          <w:rPr>
            <w:rFonts w:ascii="Merriweather" w:hAnsi="Merriweather" w:cs="Arial"/>
            <w:sz w:val="20"/>
            <w:lang w:val="en-US"/>
          </w:rPr>
          <w:t>Descrever</w:t>
        </w:r>
        <w:proofErr w:type="spellEnd"/>
        <w:r w:rsidR="00286C05">
          <w:rPr>
            <w:rFonts w:ascii="Merriweather" w:hAnsi="Merriweather" w:cs="Arial"/>
            <w:sz w:val="20"/>
            <w:lang w:val="en-US"/>
          </w:rPr>
          <w:t xml:space="preserve"> a mesa.</w:t>
        </w:r>
      </w:ins>
    </w:p>
    <w:p w14:paraId="22F7EC8C" w14:textId="6991525F" w:rsidR="00094F0A" w:rsidRPr="00094F0A" w:rsidRDefault="00286C05" w:rsidP="00286C05">
      <w:pPr>
        <w:spacing w:after="0" w:line="240" w:lineRule="auto"/>
        <w:rPr>
          <w:rFonts w:ascii="Merriweather" w:hAnsi="Merriweather" w:cs="Arial"/>
          <w:sz w:val="20"/>
          <w:lang w:val="en-US"/>
        </w:rPr>
        <w:pPrChange w:id="169" w:author="Miguel Afonso Dias de Ayala Botto" w:date="2026-01-20T13:03:00Z" w16du:dateUtc="2026-01-20T13:03:00Z">
          <w:pPr>
            <w:spacing w:after="0" w:line="240" w:lineRule="auto"/>
            <w:ind w:firstLine="357"/>
          </w:pPr>
        </w:pPrChange>
      </w:pPr>
      <w:ins w:id="170" w:author="Miguel Afonso Dias de Ayala Botto" w:date="2026-01-20T13:04:00Z" w16du:dateUtc="2026-01-20T13:04:00Z">
        <w:r>
          <w:rPr>
            <w:rFonts w:ascii="Merriweather" w:hAnsi="Merriweather" w:cs="Arial"/>
            <w:sz w:val="20"/>
            <w:lang w:val="en-US"/>
          </w:rPr>
          <w:t xml:space="preserve">The </w:t>
        </w:r>
      </w:ins>
      <w:r w:rsidR="00094F0A">
        <w:rPr>
          <w:rFonts w:ascii="Merriweather" w:hAnsi="Merriweather" w:cs="Arial"/>
          <w:sz w:val="20"/>
          <w:lang w:val="en-US"/>
        </w:rPr>
        <w:t>n iteratively</w:t>
      </w:r>
      <w:r w:rsidR="00094F0A" w:rsidRPr="00094F0A">
        <w:rPr>
          <w:rFonts w:ascii="Merriweather" w:hAnsi="Merriweather" w:cs="Arial"/>
          <w:sz w:val="20"/>
          <w:lang w:val="en-US"/>
        </w:rPr>
        <w:t xml:space="preserve"> synthesizing a drive signal, distinct from the reference signal, s</w:t>
      </w:r>
      <w:r w:rsidR="00094F0A">
        <w:rPr>
          <w:rFonts w:ascii="Merriweather" w:hAnsi="Merriweather" w:cs="Arial"/>
          <w:sz w:val="20"/>
          <w:lang w:val="en-US"/>
        </w:rPr>
        <w:t>uch</w:t>
      </w:r>
      <w:r w:rsidR="00094F0A" w:rsidRPr="00094F0A">
        <w:rPr>
          <w:rFonts w:ascii="Merriweather" w:hAnsi="Merriweather" w:cs="Arial"/>
          <w:sz w:val="20"/>
          <w:lang w:val="en-US"/>
        </w:rPr>
        <w:t xml:space="preserve"> that the </w:t>
      </w:r>
      <w:r w:rsidR="001277AF">
        <w:rPr>
          <w:rFonts w:ascii="Merriweather" w:hAnsi="Merriweather" w:cs="Arial"/>
          <w:sz w:val="20"/>
          <w:lang w:val="en-US"/>
        </w:rPr>
        <w:t xml:space="preserve">shaking table </w:t>
      </w:r>
      <w:r w:rsidR="00094F0A" w:rsidRPr="00094F0A">
        <w:rPr>
          <w:rFonts w:ascii="Merriweather" w:hAnsi="Merriweather" w:cs="Arial"/>
          <w:sz w:val="20"/>
          <w:lang w:val="en-US"/>
        </w:rPr>
        <w:t>replicates the response spectra of the reference signal, i.e. the earthquake</w:t>
      </w:r>
      <w:r w:rsidR="00B76C83">
        <w:rPr>
          <w:rFonts w:ascii="Merriweather" w:hAnsi="Merriweather" w:cs="Arial"/>
          <w:sz w:val="20"/>
          <w:lang w:val="en-US"/>
        </w:rPr>
        <w:t xml:space="preserve"> ground motion</w:t>
      </w:r>
      <w:r w:rsidR="00094F0A" w:rsidRPr="00094F0A">
        <w:rPr>
          <w:rFonts w:ascii="Merriweather" w:hAnsi="Merriweather" w:cs="Arial"/>
          <w:sz w:val="20"/>
          <w:lang w:val="en-US"/>
        </w:rPr>
        <w:t>.</w:t>
      </w:r>
      <w:r w:rsidR="004B0F16">
        <w:rPr>
          <w:rFonts w:ascii="Merriweather" w:hAnsi="Merriweather" w:cs="Arial"/>
          <w:sz w:val="20"/>
          <w:lang w:val="en-US"/>
        </w:rPr>
        <w:t xml:space="preserve"> </w:t>
      </w:r>
      <w:r w:rsidR="00094F0A" w:rsidRPr="0056512D">
        <w:rPr>
          <w:rFonts w:ascii="Merriweather" w:hAnsi="Merriweather" w:cs="Arial"/>
          <w:sz w:val="20"/>
          <w:lang w:val="en-US"/>
        </w:rPr>
        <w:t xml:space="preserve">At the end of each test, the system's performance is evaluated by comparing the response spectrum of the reference signal with that of the </w:t>
      </w:r>
      <w:r w:rsidR="00BC3386">
        <w:rPr>
          <w:rFonts w:ascii="Merriweather" w:hAnsi="Merriweather" w:cs="Arial"/>
          <w:sz w:val="20"/>
          <w:lang w:val="en-US"/>
        </w:rPr>
        <w:t xml:space="preserve">output </w:t>
      </w:r>
      <w:r w:rsidR="00094F0A" w:rsidRPr="0056512D">
        <w:rPr>
          <w:rFonts w:ascii="Merriweather" w:hAnsi="Merriweather" w:cs="Arial"/>
          <w:sz w:val="20"/>
          <w:lang w:val="en-US"/>
        </w:rPr>
        <w:t xml:space="preserve">signal measured on the platform. However, it is not always possible to achieve satisfactory performance with the command signal synthesized initially, and it may be necessary to generate more than one </w:t>
      </w:r>
      <w:r w:rsidR="00BC3386">
        <w:rPr>
          <w:rFonts w:ascii="Merriweather" w:hAnsi="Merriweather" w:cs="Arial"/>
          <w:sz w:val="20"/>
          <w:lang w:val="en-US"/>
        </w:rPr>
        <w:t>drive</w:t>
      </w:r>
      <w:r w:rsidR="00094F0A" w:rsidRPr="00DF34D5">
        <w:rPr>
          <w:rFonts w:ascii="Merriweather" w:hAnsi="Merriweather" w:cs="Arial"/>
          <w:sz w:val="20"/>
          <w:lang w:val="en-US"/>
        </w:rPr>
        <w:t xml:space="preserve"> signal and carry out additional tests at the same amplitude. This procedure, although necessary in some situations, should be avoided as it induces additional damage to the structure.</w:t>
      </w:r>
    </w:p>
    <w:p w14:paraId="252802D2" w14:textId="77777777" w:rsidR="00262716" w:rsidRDefault="00262716" w:rsidP="00262716">
      <w:pPr>
        <w:spacing w:after="0" w:line="240" w:lineRule="auto"/>
        <w:rPr>
          <w:rFonts w:ascii="Merriweather" w:hAnsi="Merriweather" w:cs="Arial"/>
          <w:spacing w:val="-8"/>
          <w:sz w:val="20"/>
          <w:lang w:val="en-US"/>
        </w:rPr>
      </w:pPr>
    </w:p>
    <w:p w14:paraId="59B31658" w14:textId="630E60A7" w:rsidR="00262716" w:rsidRPr="00304F84" w:rsidRDefault="00262716" w:rsidP="00304F84">
      <w:pPr>
        <w:pStyle w:val="Heading1"/>
        <w:numPr>
          <w:ilvl w:val="0"/>
          <w:numId w:val="0"/>
        </w:numPr>
        <w:spacing w:before="0" w:after="0"/>
        <w:ind w:left="357" w:hanging="357"/>
        <w:rPr>
          <w:rFonts w:ascii="Roboto" w:hAnsi="Roboto"/>
          <w:sz w:val="30"/>
          <w:szCs w:val="30"/>
          <w:lang w:val="en-US"/>
        </w:rPr>
      </w:pPr>
      <w:r w:rsidRPr="00262716">
        <w:rPr>
          <w:rFonts w:ascii="Roboto" w:hAnsi="Roboto"/>
          <w:sz w:val="30"/>
          <w:szCs w:val="30"/>
          <w:lang w:val="en-US"/>
        </w:rPr>
        <w:t xml:space="preserve">2- </w:t>
      </w:r>
      <w:r w:rsidR="00304F84" w:rsidRPr="00304F84">
        <w:rPr>
          <w:rFonts w:ascii="Roboto" w:hAnsi="Roboto"/>
          <w:bCs/>
          <w:caps w:val="0"/>
          <w:noProof/>
          <w:sz w:val="30"/>
          <w:szCs w:val="30"/>
          <w:lang w:val="en-US"/>
        </w:rPr>
        <w:t>Objectives</w:t>
      </w:r>
    </w:p>
    <w:p w14:paraId="749A1AB3" w14:textId="45EAD7DF" w:rsidR="00304F84" w:rsidRPr="0056512D" w:rsidRDefault="00304F84" w:rsidP="00304F84">
      <w:pPr>
        <w:spacing w:after="0" w:line="240" w:lineRule="auto"/>
        <w:ind w:firstLine="357"/>
        <w:rPr>
          <w:rFonts w:ascii="Merriweather" w:hAnsi="Merriweather" w:cs="Arial"/>
          <w:spacing w:val="-8"/>
          <w:sz w:val="20"/>
          <w:lang w:val="en-US"/>
        </w:rPr>
      </w:pPr>
      <w:r w:rsidRPr="0056512D">
        <w:rPr>
          <w:rFonts w:ascii="Merriweather" w:hAnsi="Merriweather" w:cs="Arial"/>
          <w:spacing w:val="-8"/>
          <w:sz w:val="20"/>
          <w:lang w:val="en-US"/>
        </w:rPr>
        <w:t xml:space="preserve">The objective of this work is to implement a controller, or strategy, to ensure that the </w:t>
      </w:r>
      <w:r w:rsidR="001277AF">
        <w:rPr>
          <w:rFonts w:ascii="Merriweather" w:hAnsi="Merriweather" w:cs="Arial"/>
          <w:spacing w:val="-8"/>
          <w:sz w:val="20"/>
          <w:lang w:val="en-US"/>
        </w:rPr>
        <w:t>shaking table</w:t>
      </w:r>
      <w:r w:rsidRPr="0056512D">
        <w:rPr>
          <w:rFonts w:ascii="Merriweather" w:hAnsi="Merriweather" w:cs="Arial"/>
          <w:spacing w:val="-8"/>
          <w:sz w:val="20"/>
          <w:lang w:val="en-US"/>
        </w:rPr>
        <w:t xml:space="preserve"> reproduces the </w:t>
      </w:r>
      <w:r w:rsidR="001277AF">
        <w:rPr>
          <w:rFonts w:ascii="Merriweather" w:hAnsi="Merriweather" w:cs="Arial"/>
          <w:spacing w:val="-8"/>
          <w:sz w:val="20"/>
          <w:lang w:val="en-US"/>
        </w:rPr>
        <w:t>earthquake</w:t>
      </w:r>
      <w:r w:rsidRPr="0056512D">
        <w:rPr>
          <w:rFonts w:ascii="Merriweather" w:hAnsi="Merriweather" w:cs="Arial"/>
          <w:spacing w:val="-8"/>
          <w:sz w:val="20"/>
          <w:lang w:val="en-US"/>
        </w:rPr>
        <w:t xml:space="preserve"> signal (reference/earthquake) as accurately as possible.</w:t>
      </w:r>
      <w:r w:rsidR="00EF5076">
        <w:rPr>
          <w:rFonts w:ascii="Merriweather" w:hAnsi="Merriweather" w:cs="Arial"/>
          <w:spacing w:val="-8"/>
          <w:sz w:val="20"/>
          <w:lang w:val="en-US"/>
        </w:rPr>
        <w:t xml:space="preserve"> </w:t>
      </w:r>
    </w:p>
    <w:p w14:paraId="606C9AE3" w14:textId="77777777" w:rsidR="00262716" w:rsidRDefault="00262716" w:rsidP="001719FC">
      <w:pPr>
        <w:spacing w:after="0" w:line="240" w:lineRule="auto"/>
        <w:rPr>
          <w:rFonts w:ascii="Merriweather" w:hAnsi="Merriweather" w:cs="Arial"/>
          <w:spacing w:val="-8"/>
          <w:sz w:val="20"/>
          <w:lang w:val="en-US"/>
        </w:rPr>
      </w:pPr>
    </w:p>
    <w:p w14:paraId="358FAF53" w14:textId="42525E4B" w:rsidR="00C0071E" w:rsidRDefault="00304F84" w:rsidP="00262716">
      <w:pPr>
        <w:pStyle w:val="Heading2"/>
        <w:numPr>
          <w:ilvl w:val="0"/>
          <w:numId w:val="0"/>
        </w:numPr>
        <w:spacing w:before="0" w:after="0"/>
        <w:rPr>
          <w:rFonts w:ascii="Roboto" w:hAnsi="Roboto"/>
          <w:noProof/>
          <w:sz w:val="30"/>
          <w:szCs w:val="30"/>
          <w:lang w:val="en-US"/>
        </w:rPr>
      </w:pPr>
      <w:r>
        <w:rPr>
          <w:rFonts w:ascii="Roboto" w:hAnsi="Roboto"/>
          <w:noProof/>
          <w:sz w:val="30"/>
          <w:szCs w:val="30"/>
          <w:lang w:val="en-US"/>
        </w:rPr>
        <w:t xml:space="preserve">3- Control </w:t>
      </w:r>
      <w:r w:rsidR="000E15D5">
        <w:rPr>
          <w:rFonts w:ascii="Roboto" w:hAnsi="Roboto"/>
          <w:noProof/>
          <w:sz w:val="30"/>
          <w:szCs w:val="30"/>
          <w:lang w:val="en-US"/>
        </w:rPr>
        <w:t>S</w:t>
      </w:r>
      <w:r>
        <w:rPr>
          <w:rFonts w:ascii="Roboto" w:hAnsi="Roboto"/>
          <w:noProof/>
          <w:sz w:val="30"/>
          <w:szCs w:val="30"/>
          <w:lang w:val="en-US"/>
        </w:rPr>
        <w:t>trateg</w:t>
      </w:r>
      <w:r w:rsidR="000E15D5">
        <w:rPr>
          <w:rFonts w:ascii="Roboto" w:hAnsi="Roboto"/>
          <w:noProof/>
          <w:sz w:val="30"/>
          <w:szCs w:val="30"/>
          <w:lang w:val="en-US"/>
        </w:rPr>
        <w:t>ies: P</w:t>
      </w:r>
      <w:r>
        <w:rPr>
          <w:rFonts w:ascii="Roboto" w:hAnsi="Roboto"/>
          <w:noProof/>
          <w:sz w:val="30"/>
          <w:szCs w:val="30"/>
          <w:lang w:val="en-US"/>
        </w:rPr>
        <w:t>erformance</w:t>
      </w:r>
      <w:r w:rsidR="000E15D5">
        <w:rPr>
          <w:rFonts w:ascii="Roboto" w:hAnsi="Roboto"/>
          <w:noProof/>
          <w:sz w:val="30"/>
          <w:szCs w:val="30"/>
          <w:lang w:val="en-US"/>
        </w:rPr>
        <w:t xml:space="preserve"> </w:t>
      </w:r>
      <w:r>
        <w:rPr>
          <w:rFonts w:ascii="Roboto" w:hAnsi="Roboto"/>
          <w:noProof/>
          <w:sz w:val="30"/>
          <w:szCs w:val="30"/>
          <w:lang w:val="en-US"/>
        </w:rPr>
        <w:t>in simulation environment</w:t>
      </w:r>
    </w:p>
    <w:p w14:paraId="415A9686" w14:textId="5A3E57E0" w:rsidR="004C737D" w:rsidRPr="0056512D" w:rsidRDefault="004C737D" w:rsidP="0056512D">
      <w:pPr>
        <w:spacing w:after="0" w:line="240" w:lineRule="auto"/>
        <w:ind w:firstLine="357"/>
        <w:rPr>
          <w:lang w:val="en-US"/>
        </w:rPr>
      </w:pPr>
      <w:r w:rsidRPr="00AE363D">
        <w:rPr>
          <w:rFonts w:ascii="Merriweather" w:hAnsi="Merriweather" w:cs="Arial"/>
          <w:spacing w:val="-8"/>
          <w:sz w:val="20"/>
          <w:lang w:val="en-US"/>
        </w:rPr>
        <w:t>T</w:t>
      </w:r>
      <w:r>
        <w:rPr>
          <w:rFonts w:ascii="Merriweather" w:hAnsi="Merriweather" w:cs="Arial"/>
          <w:spacing w:val="-8"/>
          <w:sz w:val="20"/>
          <w:lang w:val="en-US"/>
        </w:rPr>
        <w:t xml:space="preserve">wo control strategies, </w:t>
      </w:r>
      <w:r w:rsidRPr="006D00C7">
        <w:rPr>
          <w:rFonts w:ascii="Merriweather" w:hAnsi="Merriweather" w:cs="Arial"/>
          <w:spacing w:val="-8"/>
          <w:sz w:val="20"/>
          <w:lang w:val="en-US"/>
        </w:rPr>
        <w:t>PIDF and the optimal controller</w:t>
      </w:r>
      <w:r>
        <w:rPr>
          <w:rFonts w:ascii="Merriweather" w:hAnsi="Merriweather" w:cs="Arial"/>
          <w:spacing w:val="-8"/>
          <w:sz w:val="20"/>
          <w:lang w:val="en-US"/>
        </w:rPr>
        <w:t xml:space="preserve">, are being evaluated as a better approach to </w:t>
      </w:r>
      <w:r w:rsidRPr="00AE363D">
        <w:rPr>
          <w:rFonts w:ascii="Merriweather" w:hAnsi="Merriweather" w:cs="Arial"/>
          <w:spacing w:val="-8"/>
          <w:sz w:val="20"/>
          <w:lang w:val="en-US"/>
        </w:rPr>
        <w:t xml:space="preserve">reproduce the </w:t>
      </w:r>
      <w:r>
        <w:rPr>
          <w:rFonts w:ascii="Merriweather" w:hAnsi="Merriweather" w:cs="Arial"/>
          <w:spacing w:val="-8"/>
          <w:sz w:val="20"/>
          <w:lang w:val="en-US"/>
        </w:rPr>
        <w:t>earthquake ground motion on the shaking table</w:t>
      </w:r>
      <w:r w:rsidRPr="00AE363D">
        <w:rPr>
          <w:rFonts w:ascii="Merriweather" w:hAnsi="Merriweather" w:cs="Arial"/>
          <w:spacing w:val="-8"/>
          <w:sz w:val="20"/>
          <w:lang w:val="en-US"/>
        </w:rPr>
        <w:t>.</w:t>
      </w:r>
      <w:r>
        <w:rPr>
          <w:rFonts w:ascii="Merriweather" w:hAnsi="Merriweather" w:cs="Arial"/>
          <w:spacing w:val="-8"/>
          <w:sz w:val="20"/>
          <w:lang w:val="en-US"/>
        </w:rPr>
        <w:t xml:space="preserve"> </w:t>
      </w:r>
      <w:r w:rsidR="001277AF">
        <w:rPr>
          <w:rFonts w:ascii="Merriweather" w:hAnsi="Merriweather" w:cs="Arial"/>
          <w:spacing w:val="-8"/>
          <w:sz w:val="20"/>
          <w:lang w:val="en-US"/>
        </w:rPr>
        <w:t>The results of n</w:t>
      </w:r>
      <w:r>
        <w:rPr>
          <w:rFonts w:ascii="Merriweather" w:hAnsi="Merriweather" w:cs="Arial"/>
          <w:spacing w:val="-8"/>
          <w:sz w:val="20"/>
          <w:lang w:val="en-US"/>
        </w:rPr>
        <w:t xml:space="preserve">umerical simulations </w:t>
      </w:r>
      <w:r w:rsidR="00EF5076">
        <w:rPr>
          <w:rFonts w:ascii="Merriweather" w:hAnsi="Merriweather" w:cs="Arial"/>
          <w:spacing w:val="-8"/>
          <w:sz w:val="20"/>
          <w:lang w:val="en-US"/>
        </w:rPr>
        <w:t>show the superiority of these strategies (Fig. 1).</w:t>
      </w:r>
    </w:p>
    <w:p w14:paraId="6BB251DA" w14:textId="55C693C8" w:rsidR="00386FA6" w:rsidRDefault="00304F84" w:rsidP="009E482D">
      <w:pPr>
        <w:spacing w:before="120" w:after="0" w:line="312" w:lineRule="auto"/>
        <w:jc w:val="center"/>
        <w:rPr>
          <w:rFonts w:ascii="Merriweather" w:hAnsi="Merriweather" w:cs="Arial"/>
          <w:spacing w:val="-8"/>
          <w:sz w:val="20"/>
          <w:lang w:val="en-US"/>
        </w:rPr>
      </w:pPr>
      <w:r>
        <w:rPr>
          <w:noProof/>
        </w:rPr>
        <w:drawing>
          <wp:inline distT="0" distB="0" distL="0" distR="0" wp14:anchorId="6CA1D0CD" wp14:editId="3914CE56">
            <wp:extent cx="5195570" cy="2027945"/>
            <wp:effectExtent l="0" t="0" r="5080" b="0"/>
            <wp:docPr id="146556976" name="Imagem 1" descr="Uma imagem com texto, diagrama,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76" name="Imagem 1" descr="Uma imagem com texto, diagrama, file, Gráfico&#10;&#10;Os conteúdos gerados por IA podem estar incorret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3041" cy="2034764"/>
                    </a:xfrm>
                    <a:prstGeom prst="rect">
                      <a:avLst/>
                    </a:prstGeom>
                    <a:noFill/>
                    <a:ln>
                      <a:noFill/>
                    </a:ln>
                  </pic:spPr>
                </pic:pic>
              </a:graphicData>
            </a:graphic>
          </wp:inline>
        </w:drawing>
      </w:r>
    </w:p>
    <w:p w14:paraId="1B765928" w14:textId="7F57C813" w:rsidR="000E15D5" w:rsidRDefault="000E15D5" w:rsidP="009E482D">
      <w:pPr>
        <w:spacing w:before="120" w:after="0" w:line="312" w:lineRule="auto"/>
        <w:jc w:val="center"/>
        <w:rPr>
          <w:rFonts w:ascii="Merriweather" w:hAnsi="Merriweather" w:cs="Arial"/>
          <w:spacing w:val="-8"/>
          <w:sz w:val="20"/>
          <w:lang w:val="en-US"/>
        </w:rPr>
      </w:pPr>
      <w:r>
        <w:rPr>
          <w:noProof/>
        </w:rPr>
        <w:drawing>
          <wp:inline distT="0" distB="0" distL="0" distR="0" wp14:anchorId="04A7EAD0" wp14:editId="60305409">
            <wp:extent cx="5176520" cy="2176284"/>
            <wp:effectExtent l="0" t="0" r="5080" b="0"/>
            <wp:docPr id="70798027" name="Imagem 2" descr="Uma imagem com texto, Gráfico,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027" name="Imagem 2" descr="Uma imagem com texto, Gráfico, file, diagrama&#10;&#10;Os conteúdos gerados por IA podem estar incorret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9887" cy="2190312"/>
                    </a:xfrm>
                    <a:prstGeom prst="rect">
                      <a:avLst/>
                    </a:prstGeom>
                    <a:noFill/>
                    <a:ln>
                      <a:noFill/>
                    </a:ln>
                  </pic:spPr>
                </pic:pic>
              </a:graphicData>
            </a:graphic>
          </wp:inline>
        </w:drawing>
      </w:r>
    </w:p>
    <w:p w14:paraId="293AE86C" w14:textId="1AB68E69" w:rsidR="00EF5076" w:rsidRDefault="00EF5076" w:rsidP="009E482D">
      <w:pPr>
        <w:spacing w:before="120" w:after="0" w:line="312" w:lineRule="auto"/>
        <w:jc w:val="center"/>
        <w:rPr>
          <w:rFonts w:ascii="Merriweather" w:hAnsi="Merriweather" w:cs="Arial"/>
          <w:spacing w:val="-8"/>
          <w:sz w:val="20"/>
          <w:lang w:val="en-US"/>
        </w:rPr>
      </w:pPr>
      <w:r w:rsidRPr="001719FC">
        <w:rPr>
          <w:rFonts w:ascii="Tahoma" w:hAnsi="Tahoma" w:cs="Tahoma"/>
          <w:color w:val="ED7D31"/>
          <w:spacing w:val="-6"/>
          <w:szCs w:val="18"/>
          <w:lang w:val="en-US"/>
        </w:rPr>
        <w:t xml:space="preserve">Fig. 1 | </w:t>
      </w:r>
      <w:r>
        <w:rPr>
          <w:rFonts w:ascii="Tahoma" w:hAnsi="Tahoma" w:cs="Tahoma"/>
          <w:spacing w:val="-6"/>
        </w:rPr>
        <w:t>Accel. &amp; Disp. response MSE under different earthquake signals for each control strategy</w:t>
      </w:r>
      <w:r w:rsidRPr="001719FC">
        <w:rPr>
          <w:rFonts w:ascii="Tahoma" w:hAnsi="Tahoma" w:cs="Tahoma"/>
          <w:spacing w:val="-6"/>
        </w:rPr>
        <w:t>.</w:t>
      </w:r>
    </w:p>
    <w:p w14:paraId="2CBDD9A7" w14:textId="77777777" w:rsidR="00BA5110" w:rsidRDefault="00BA5110" w:rsidP="00BA5110">
      <w:pPr>
        <w:spacing w:after="0" w:line="240" w:lineRule="auto"/>
        <w:rPr>
          <w:rFonts w:ascii="Merriweather" w:hAnsi="Merriweather" w:cs="Arial"/>
          <w:spacing w:val="-8"/>
          <w:sz w:val="20"/>
          <w:lang w:val="en-US"/>
        </w:rPr>
      </w:pPr>
      <w:bookmarkStart w:id="171" w:name="_Ref75893856"/>
    </w:p>
    <w:bookmarkEnd w:id="171"/>
    <w:p w14:paraId="796608D3" w14:textId="455B0B63" w:rsidR="008C2A17" w:rsidRDefault="000E15D5" w:rsidP="00D053AB">
      <w:pPr>
        <w:tabs>
          <w:tab w:val="left" w:pos="496"/>
        </w:tabs>
        <w:spacing w:after="0" w:line="240" w:lineRule="auto"/>
        <w:rPr>
          <w:rFonts w:ascii="Roboto" w:hAnsi="Roboto" w:cs="Arial"/>
          <w:b/>
          <w:sz w:val="30"/>
          <w:szCs w:val="30"/>
          <w:lang w:val="en-US"/>
        </w:rPr>
      </w:pPr>
      <w:r>
        <w:rPr>
          <w:rFonts w:ascii="Roboto" w:hAnsi="Roboto" w:cs="Arial"/>
          <w:b/>
          <w:sz w:val="30"/>
          <w:szCs w:val="30"/>
          <w:lang w:val="en-US"/>
        </w:rPr>
        <w:t>4- Conclusions</w:t>
      </w:r>
    </w:p>
    <w:p w14:paraId="73360AD4" w14:textId="6C6EF7FB" w:rsidR="000E15D5" w:rsidRPr="00DF34D5" w:rsidRDefault="000E15D5" w:rsidP="000E15D5">
      <w:pPr>
        <w:spacing w:after="0" w:line="240" w:lineRule="auto"/>
        <w:ind w:firstLine="357"/>
        <w:rPr>
          <w:rFonts w:ascii="Roboto" w:hAnsi="Roboto" w:cs="Arial"/>
          <w:b/>
          <w:sz w:val="30"/>
          <w:szCs w:val="30"/>
          <w:u w:val="single"/>
          <w:lang w:val="en-US"/>
        </w:rPr>
      </w:pPr>
      <w:r w:rsidRPr="0056512D">
        <w:rPr>
          <w:rFonts w:ascii="Merriweather" w:hAnsi="Merriweather" w:cs="Arial"/>
          <w:spacing w:val="-8"/>
          <w:sz w:val="20"/>
          <w:lang w:val="en-US"/>
        </w:rPr>
        <w:t xml:space="preserve">The results indicate </w:t>
      </w:r>
      <w:r w:rsidR="00DF34D5">
        <w:rPr>
          <w:rFonts w:ascii="Merriweather" w:hAnsi="Merriweather" w:cs="Arial"/>
          <w:spacing w:val="-8"/>
          <w:sz w:val="20"/>
          <w:lang w:val="en-US"/>
        </w:rPr>
        <w:t>that the proposed</w:t>
      </w:r>
      <w:r w:rsidRPr="0056512D">
        <w:rPr>
          <w:rFonts w:ascii="Merriweather" w:hAnsi="Merriweather" w:cs="Arial"/>
          <w:spacing w:val="-8"/>
          <w:sz w:val="20"/>
          <w:lang w:val="en-US"/>
        </w:rPr>
        <w:t xml:space="preserve"> controllers offer superior performance in terms of response spectra compared to the </w:t>
      </w:r>
      <w:r w:rsidR="00DF34D5">
        <w:rPr>
          <w:rFonts w:ascii="Merriweather" w:hAnsi="Merriweather" w:cs="Arial"/>
          <w:spacing w:val="-8"/>
          <w:sz w:val="20"/>
          <w:lang w:val="en-US"/>
        </w:rPr>
        <w:t>iterative method,</w:t>
      </w:r>
      <w:r w:rsidRPr="0056512D">
        <w:rPr>
          <w:rFonts w:ascii="Merriweather" w:hAnsi="Merriweather" w:cs="Arial"/>
          <w:spacing w:val="-8"/>
          <w:sz w:val="20"/>
          <w:lang w:val="en-US"/>
        </w:rPr>
        <w:t xml:space="preserve"> while also requiring less user intervention </w:t>
      </w:r>
      <w:r w:rsidR="00DF34D5">
        <w:rPr>
          <w:rFonts w:ascii="Merriweather" w:hAnsi="Merriweather" w:cs="Arial"/>
          <w:spacing w:val="-8"/>
          <w:sz w:val="20"/>
          <w:lang w:val="en-US"/>
        </w:rPr>
        <w:t>in</w:t>
      </w:r>
      <w:r w:rsidR="00BC3386">
        <w:rPr>
          <w:rFonts w:ascii="Merriweather" w:hAnsi="Merriweather" w:cs="Arial"/>
          <w:spacing w:val="-8"/>
          <w:sz w:val="20"/>
          <w:lang w:val="en-US"/>
        </w:rPr>
        <w:t xml:space="preserve"> the process</w:t>
      </w:r>
      <w:r w:rsidRPr="0056512D">
        <w:rPr>
          <w:rFonts w:ascii="Merriweather" w:hAnsi="Merriweather" w:cs="Arial"/>
          <w:spacing w:val="-8"/>
          <w:sz w:val="20"/>
          <w:lang w:val="en-US"/>
        </w:rPr>
        <w:t xml:space="preserve">, </w:t>
      </w:r>
      <w:r w:rsidRPr="0056512D">
        <w:rPr>
          <w:rFonts w:ascii="Merriweather" w:hAnsi="Merriweather" w:cs="Arial"/>
          <w:spacing w:val="-8"/>
          <w:sz w:val="20"/>
          <w:lang w:val="en-US"/>
        </w:rPr>
        <w:lastRenderedPageBreak/>
        <w:t xml:space="preserve">with </w:t>
      </w:r>
      <w:r w:rsidR="00BC3386">
        <w:rPr>
          <w:rFonts w:ascii="Merriweather" w:hAnsi="Merriweather" w:cs="Arial"/>
          <w:spacing w:val="-8"/>
          <w:sz w:val="20"/>
          <w:lang w:val="en-US"/>
        </w:rPr>
        <w:t xml:space="preserve">the </w:t>
      </w:r>
      <w:r w:rsidRPr="0056512D">
        <w:rPr>
          <w:rFonts w:ascii="Merriweather" w:hAnsi="Merriweather" w:cs="Arial"/>
          <w:spacing w:val="-8"/>
          <w:sz w:val="20"/>
          <w:lang w:val="en-US"/>
        </w:rPr>
        <w:t xml:space="preserve">optimal control </w:t>
      </w:r>
      <w:r w:rsidR="00BC3386">
        <w:rPr>
          <w:rFonts w:ascii="Merriweather" w:hAnsi="Merriweather" w:cs="Arial"/>
          <w:spacing w:val="-8"/>
          <w:sz w:val="20"/>
          <w:lang w:val="en-US"/>
        </w:rPr>
        <w:t xml:space="preserve">strategy </w:t>
      </w:r>
      <w:r w:rsidRPr="0056512D">
        <w:rPr>
          <w:rFonts w:ascii="Merriweather" w:hAnsi="Merriweather" w:cs="Arial"/>
          <w:spacing w:val="-8"/>
          <w:sz w:val="20"/>
          <w:lang w:val="en-US"/>
        </w:rPr>
        <w:t xml:space="preserve">providing the best results in every instance. </w:t>
      </w:r>
      <w:r w:rsidR="00DF34D5" w:rsidRPr="00DF34D5">
        <w:rPr>
          <w:rFonts w:ascii="Merriweather" w:hAnsi="Merriweather" w:cs="Arial"/>
          <w:spacing w:val="-8"/>
          <w:sz w:val="20"/>
          <w:lang w:val="en-US"/>
        </w:rPr>
        <w:t xml:space="preserve">However, the performance of each method </w:t>
      </w:r>
      <w:r w:rsidR="00DF34D5">
        <w:rPr>
          <w:rFonts w:ascii="Merriweather" w:hAnsi="Merriweather" w:cs="Arial"/>
          <w:spacing w:val="-8"/>
          <w:sz w:val="20"/>
          <w:lang w:val="en-US"/>
        </w:rPr>
        <w:t>relies on accurate</w:t>
      </w:r>
      <w:r w:rsidR="00DF34D5" w:rsidRPr="00DF34D5">
        <w:rPr>
          <w:rFonts w:ascii="Merriweather" w:hAnsi="Merriweather" w:cs="Arial"/>
          <w:spacing w:val="-8"/>
          <w:sz w:val="20"/>
          <w:lang w:val="en-US"/>
        </w:rPr>
        <w:t xml:space="preserve"> system identification</w:t>
      </w:r>
      <w:r w:rsidR="00DF34D5">
        <w:rPr>
          <w:rFonts w:ascii="Merriweather" w:hAnsi="Merriweather" w:cs="Arial"/>
          <w:spacing w:val="-8"/>
          <w:sz w:val="20"/>
          <w:lang w:val="en-US"/>
        </w:rPr>
        <w:t>,</w:t>
      </w:r>
      <w:r w:rsidR="00DF34D5" w:rsidRPr="00DF34D5">
        <w:rPr>
          <w:rFonts w:ascii="Merriweather" w:hAnsi="Merriweather" w:cs="Arial"/>
          <w:spacing w:val="-8"/>
          <w:sz w:val="20"/>
          <w:lang w:val="en-US"/>
        </w:rPr>
        <w:t xml:space="preserve"> and the sensitivity of each method </w:t>
      </w:r>
      <w:r w:rsidR="00DF34D5">
        <w:rPr>
          <w:rFonts w:ascii="Merriweather" w:hAnsi="Merriweather" w:cs="Arial"/>
          <w:spacing w:val="-8"/>
          <w:sz w:val="20"/>
          <w:lang w:val="en-US"/>
        </w:rPr>
        <w:t>to this factor</w:t>
      </w:r>
      <w:r w:rsidR="00DF34D5" w:rsidRPr="00DF34D5">
        <w:rPr>
          <w:rFonts w:ascii="Merriweather" w:hAnsi="Merriweather" w:cs="Arial"/>
          <w:spacing w:val="-8"/>
          <w:sz w:val="20"/>
          <w:lang w:val="en-US"/>
        </w:rPr>
        <w:t xml:space="preserve"> requires further investigation.</w:t>
      </w:r>
    </w:p>
    <w:sectPr w:rsidR="000E15D5" w:rsidRPr="00DF34D5" w:rsidSect="001A5436">
      <w:headerReference w:type="even" r:id="rId17"/>
      <w:footerReference w:type="even" r:id="rId18"/>
      <w:footerReference w:type="default" r:id="rId19"/>
      <w:footerReference w:type="first" r:id="rId20"/>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guel Afonso Dias de Ayala Botto" w:date="2026-01-20T12:06:00Z" w:initials="MD">
    <w:p w14:paraId="3C10C4F8" w14:textId="77777777" w:rsidR="00EA0829" w:rsidRDefault="00EA0829" w:rsidP="00EA0829">
      <w:pPr>
        <w:jc w:val="left"/>
      </w:pPr>
      <w:r>
        <w:rPr>
          <w:rStyle w:val="CommentReference"/>
        </w:rPr>
        <w:annotationRef/>
      </w:r>
      <w:r>
        <w:rPr>
          <w:sz w:val="20"/>
        </w:rPr>
        <w:t>Não acho que ter "LNEC" no título seja importante.</w:t>
      </w:r>
    </w:p>
  </w:comment>
  <w:comment w:id="121" w:author="Miguel Afonso Dias de Ayala Botto" w:date="2026-01-20T12:52:00Z" w:initials="MD">
    <w:p w14:paraId="1EEE8894" w14:textId="77777777" w:rsidR="009709B4" w:rsidRDefault="009709B4" w:rsidP="009709B4">
      <w:pPr>
        <w:jc w:val="left"/>
      </w:pPr>
      <w:r>
        <w:rPr>
          <w:rStyle w:val="CommentReference"/>
        </w:rPr>
        <w:annotationRef/>
      </w:r>
      <w:r>
        <w:rPr>
          <w:sz w:val="20"/>
        </w:rPr>
        <w:t>Convém dizer por extenso o que é PIDF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10C4F8" w15:done="0"/>
  <w15:commentEx w15:paraId="1EEE88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09B33" w16cex:dateUtc="2026-01-20T12:06:00Z"/>
  <w16cex:commentExtensible w16cex:durableId="045440BA" w16cex:dateUtc="2026-01-20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10C4F8" w16cid:durableId="0E209B33"/>
  <w16cid:commentId w16cid:paraId="1EEE8894" w16cid:durableId="045440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8FE0" w14:textId="77777777" w:rsidR="0009598D" w:rsidRPr="005C7EDC" w:rsidRDefault="0009598D" w:rsidP="005C7EDC">
      <w:pPr>
        <w:pStyle w:val="Footer"/>
      </w:pPr>
    </w:p>
  </w:endnote>
  <w:endnote w:type="continuationSeparator" w:id="0">
    <w:p w14:paraId="1B8FCFFB" w14:textId="77777777" w:rsidR="0009598D" w:rsidRPr="000B2E9B" w:rsidRDefault="0009598D" w:rsidP="000B2E9B">
      <w:pPr>
        <w:pStyle w:val="Footer"/>
      </w:pPr>
    </w:p>
  </w:endnote>
  <w:endnote w:type="continuationNotice" w:id="1">
    <w:p w14:paraId="378ABF3A" w14:textId="77777777" w:rsidR="0009598D" w:rsidRPr="001D33AA" w:rsidRDefault="0009598D" w:rsidP="001D33AA">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erriweather Light">
    <w:panose1 w:val="00000400000000000000"/>
    <w:charset w:val="00"/>
    <w:family w:val="auto"/>
    <w:pitch w:val="variable"/>
    <w:sig w:usb0="20000207" w:usb1="00000002" w:usb2="00000000" w:usb3="00000000" w:csb0="00000197" w:csb1="00000000"/>
  </w:font>
  <w:font w:name="DINNextLTPro">
    <w:altName w:val="Calibri"/>
    <w:panose1 w:val="020B0604020202020204"/>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00004FF" w:usb2="00000000" w:usb3="00000000" w:csb0="0000019F" w:csb1="00000000"/>
  </w:font>
  <w:font w:name="Merriweather">
    <w:altName w:val="Courier New"/>
    <w:panose1 w:val="00000500000000000000"/>
    <w:charset w:val="00"/>
    <w:family w:val="auto"/>
    <w:pitch w:val="variable"/>
    <w:sig w:usb0="20000207" w:usb1="00000002" w:usb2="00000000" w:usb3="00000000" w:csb0="00000197" w:csb1="00000000"/>
  </w:font>
  <w:font w:name="Roboto">
    <w:altName w:val="Times New Roman"/>
    <w:panose1 w:val="020B0604020202020204"/>
    <w:charset w:val="00"/>
    <w:family w:val="auto"/>
    <w:pitch w:val="variable"/>
    <w:sig w:usb0="E0000AFF" w:usb1="5000217F" w:usb2="00000021" w:usb3="00000000" w:csb0="0000019F" w:csb1="00000000"/>
  </w:font>
  <w:font w:name="Roboto Light">
    <w:altName w:val="Times New Roman"/>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Footer"/>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Footer"/>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Footer"/>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7899" w14:textId="77777777" w:rsidR="0009598D" w:rsidRDefault="0009598D">
      <w:r>
        <w:separator/>
      </w:r>
    </w:p>
    <w:p w14:paraId="329B6B7C" w14:textId="77777777" w:rsidR="0009598D" w:rsidRDefault="0009598D"/>
  </w:footnote>
  <w:footnote w:type="continuationSeparator" w:id="0">
    <w:p w14:paraId="6F21CD11" w14:textId="77777777" w:rsidR="0009598D" w:rsidRDefault="0009598D">
      <w:r>
        <w:continuationSeparator/>
      </w:r>
    </w:p>
    <w:p w14:paraId="7EC4E95A" w14:textId="77777777" w:rsidR="0009598D" w:rsidRDefault="000959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Header"/>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Heading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1"/>
  </w:num>
  <w:num w:numId="4" w16cid:durableId="1130635141">
    <w:abstractNumId w:val="3"/>
  </w:num>
  <w:num w:numId="5" w16cid:durableId="2020891891">
    <w:abstractNumId w:val="20"/>
  </w:num>
  <w:num w:numId="6" w16cid:durableId="197204902">
    <w:abstractNumId w:val="13"/>
  </w:num>
  <w:num w:numId="7" w16cid:durableId="1288583823">
    <w:abstractNumId w:val="25"/>
  </w:num>
  <w:num w:numId="8" w16cid:durableId="2103724765">
    <w:abstractNumId w:val="6"/>
  </w:num>
  <w:num w:numId="9" w16cid:durableId="1700205378">
    <w:abstractNumId w:val="19"/>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6"/>
  </w:num>
  <w:num w:numId="22" w16cid:durableId="677076070">
    <w:abstractNumId w:val="23"/>
  </w:num>
  <w:num w:numId="23" w16cid:durableId="2093046261">
    <w:abstractNumId w:val="24"/>
  </w:num>
  <w:num w:numId="24" w16cid:durableId="1389575179">
    <w:abstractNumId w:val="7"/>
  </w:num>
  <w:num w:numId="25" w16cid:durableId="1877769587">
    <w:abstractNumId w:val="18"/>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2"/>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Afonso Dias de Ayala Botto">
    <w15:presenceInfo w15:providerId="AD" w15:userId="S::ist12889@tecnico.ulisboa.pt::14dca1c7-3105-42f5-a505-dab1e1807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598D"/>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D6F47"/>
    <w:rsid w:val="000E0683"/>
    <w:rsid w:val="000E15D5"/>
    <w:rsid w:val="000E31A0"/>
    <w:rsid w:val="000E4C7F"/>
    <w:rsid w:val="000E5038"/>
    <w:rsid w:val="000E6CF9"/>
    <w:rsid w:val="000F1764"/>
    <w:rsid w:val="000F2CDF"/>
    <w:rsid w:val="000F62AC"/>
    <w:rsid w:val="00102EB9"/>
    <w:rsid w:val="00106334"/>
    <w:rsid w:val="00106D1D"/>
    <w:rsid w:val="001075C7"/>
    <w:rsid w:val="0010790A"/>
    <w:rsid w:val="001108B9"/>
    <w:rsid w:val="00110F1F"/>
    <w:rsid w:val="00111F2C"/>
    <w:rsid w:val="0011451D"/>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665B"/>
    <w:rsid w:val="001676BB"/>
    <w:rsid w:val="001719FC"/>
    <w:rsid w:val="00174055"/>
    <w:rsid w:val="00176B59"/>
    <w:rsid w:val="00180F66"/>
    <w:rsid w:val="00181B8D"/>
    <w:rsid w:val="001979E0"/>
    <w:rsid w:val="001A1AC4"/>
    <w:rsid w:val="001A3EAB"/>
    <w:rsid w:val="001A5436"/>
    <w:rsid w:val="001A5E02"/>
    <w:rsid w:val="001A7D75"/>
    <w:rsid w:val="001B0F4E"/>
    <w:rsid w:val="001B2EED"/>
    <w:rsid w:val="001B7F77"/>
    <w:rsid w:val="001C0D53"/>
    <w:rsid w:val="001C1B58"/>
    <w:rsid w:val="001C2219"/>
    <w:rsid w:val="001C3509"/>
    <w:rsid w:val="001C391D"/>
    <w:rsid w:val="001C44E4"/>
    <w:rsid w:val="001C586B"/>
    <w:rsid w:val="001C7126"/>
    <w:rsid w:val="001D33AA"/>
    <w:rsid w:val="001D6D58"/>
    <w:rsid w:val="001D7ABF"/>
    <w:rsid w:val="001E0A91"/>
    <w:rsid w:val="001E2A35"/>
    <w:rsid w:val="001E4C87"/>
    <w:rsid w:val="001F16BE"/>
    <w:rsid w:val="001F1E61"/>
    <w:rsid w:val="00203529"/>
    <w:rsid w:val="0020684B"/>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86C05"/>
    <w:rsid w:val="00292CDB"/>
    <w:rsid w:val="00294F67"/>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471E"/>
    <w:rsid w:val="003D4E0B"/>
    <w:rsid w:val="003D5CA4"/>
    <w:rsid w:val="003D6DE5"/>
    <w:rsid w:val="003E5D8D"/>
    <w:rsid w:val="003E5F01"/>
    <w:rsid w:val="003E659B"/>
    <w:rsid w:val="003F0948"/>
    <w:rsid w:val="003F143E"/>
    <w:rsid w:val="003F61D1"/>
    <w:rsid w:val="0040009E"/>
    <w:rsid w:val="004050A7"/>
    <w:rsid w:val="004064A0"/>
    <w:rsid w:val="004068C4"/>
    <w:rsid w:val="004140F7"/>
    <w:rsid w:val="00414A6A"/>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9AA"/>
    <w:rsid w:val="00456D5A"/>
    <w:rsid w:val="004570AC"/>
    <w:rsid w:val="00457AA2"/>
    <w:rsid w:val="004646B8"/>
    <w:rsid w:val="004705B2"/>
    <w:rsid w:val="004729E7"/>
    <w:rsid w:val="004738C6"/>
    <w:rsid w:val="00474F59"/>
    <w:rsid w:val="00476B46"/>
    <w:rsid w:val="004878BA"/>
    <w:rsid w:val="00487A74"/>
    <w:rsid w:val="004919C4"/>
    <w:rsid w:val="00491F0B"/>
    <w:rsid w:val="00494F23"/>
    <w:rsid w:val="004A1432"/>
    <w:rsid w:val="004A1491"/>
    <w:rsid w:val="004A3B82"/>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12D"/>
    <w:rsid w:val="00565D60"/>
    <w:rsid w:val="005664B0"/>
    <w:rsid w:val="005715C9"/>
    <w:rsid w:val="005720AD"/>
    <w:rsid w:val="00572BF5"/>
    <w:rsid w:val="005731DE"/>
    <w:rsid w:val="0058362A"/>
    <w:rsid w:val="00587124"/>
    <w:rsid w:val="005874DB"/>
    <w:rsid w:val="00590937"/>
    <w:rsid w:val="00591DB4"/>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49B"/>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54A"/>
    <w:rsid w:val="00714A26"/>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476A3"/>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0DD9"/>
    <w:rsid w:val="007C1557"/>
    <w:rsid w:val="007C4A65"/>
    <w:rsid w:val="007C71C1"/>
    <w:rsid w:val="007C7ECF"/>
    <w:rsid w:val="007D4E16"/>
    <w:rsid w:val="007D6598"/>
    <w:rsid w:val="007D6AED"/>
    <w:rsid w:val="007D7D55"/>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7E42"/>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63B"/>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4C19"/>
    <w:rsid w:val="0093586C"/>
    <w:rsid w:val="00941E31"/>
    <w:rsid w:val="00945C73"/>
    <w:rsid w:val="009466E6"/>
    <w:rsid w:val="00950611"/>
    <w:rsid w:val="009529C4"/>
    <w:rsid w:val="0095475E"/>
    <w:rsid w:val="00955ADD"/>
    <w:rsid w:val="00961BA6"/>
    <w:rsid w:val="00964758"/>
    <w:rsid w:val="00965E15"/>
    <w:rsid w:val="009709B4"/>
    <w:rsid w:val="00971F53"/>
    <w:rsid w:val="00972BD3"/>
    <w:rsid w:val="0097532B"/>
    <w:rsid w:val="00976769"/>
    <w:rsid w:val="00987E02"/>
    <w:rsid w:val="00991483"/>
    <w:rsid w:val="00993387"/>
    <w:rsid w:val="009950BA"/>
    <w:rsid w:val="00995517"/>
    <w:rsid w:val="00995D07"/>
    <w:rsid w:val="009A1E06"/>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7A9"/>
    <w:rsid w:val="00A50B42"/>
    <w:rsid w:val="00A5105D"/>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4447"/>
    <w:rsid w:val="00A95F84"/>
    <w:rsid w:val="00A96EB7"/>
    <w:rsid w:val="00AB3C11"/>
    <w:rsid w:val="00AB4497"/>
    <w:rsid w:val="00AB4CC5"/>
    <w:rsid w:val="00AB5A6F"/>
    <w:rsid w:val="00AB5D13"/>
    <w:rsid w:val="00AC60DB"/>
    <w:rsid w:val="00AD3377"/>
    <w:rsid w:val="00AD7C96"/>
    <w:rsid w:val="00AE3B76"/>
    <w:rsid w:val="00AF0839"/>
    <w:rsid w:val="00AF0CA9"/>
    <w:rsid w:val="00AF3409"/>
    <w:rsid w:val="00AF3EED"/>
    <w:rsid w:val="00AF3FAF"/>
    <w:rsid w:val="00AF5A52"/>
    <w:rsid w:val="00AF5B20"/>
    <w:rsid w:val="00B041D9"/>
    <w:rsid w:val="00B11537"/>
    <w:rsid w:val="00B17D79"/>
    <w:rsid w:val="00B2301F"/>
    <w:rsid w:val="00B24008"/>
    <w:rsid w:val="00B26AA4"/>
    <w:rsid w:val="00B3194B"/>
    <w:rsid w:val="00B346E6"/>
    <w:rsid w:val="00B371DF"/>
    <w:rsid w:val="00B41719"/>
    <w:rsid w:val="00B43888"/>
    <w:rsid w:val="00B4498A"/>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034C"/>
    <w:rsid w:val="00BD633E"/>
    <w:rsid w:val="00BE7349"/>
    <w:rsid w:val="00BE77E1"/>
    <w:rsid w:val="00BF0520"/>
    <w:rsid w:val="00BF0B2D"/>
    <w:rsid w:val="00BF0C65"/>
    <w:rsid w:val="00BF5CC2"/>
    <w:rsid w:val="00C0071E"/>
    <w:rsid w:val="00C007B7"/>
    <w:rsid w:val="00C06634"/>
    <w:rsid w:val="00C074A0"/>
    <w:rsid w:val="00C10009"/>
    <w:rsid w:val="00C1045C"/>
    <w:rsid w:val="00C11390"/>
    <w:rsid w:val="00C12F3C"/>
    <w:rsid w:val="00C160A2"/>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4D5"/>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29"/>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D31EE"/>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Heading1">
    <w:name w:val="heading 1"/>
    <w:next w:val="Normal"/>
    <w:link w:val="Heading1Cha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Heading2">
    <w:name w:val="heading 2"/>
    <w:next w:val="Normal"/>
    <w:link w:val="Heading2Cha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Heading3">
    <w:name w:val="heading 3"/>
    <w:basedOn w:val="Normal"/>
    <w:next w:val="Normal"/>
    <w:link w:val="Heading3Char"/>
    <w:uiPriority w:val="9"/>
    <w:qFormat/>
    <w:rsid w:val="00441767"/>
    <w:pPr>
      <w:keepNext/>
      <w:spacing w:before="120" w:after="60" w:line="240" w:lineRule="auto"/>
      <w:outlineLvl w:val="2"/>
    </w:pPr>
    <w:rPr>
      <w:rFonts w:ascii="Times New Roman" w:hAnsi="Times New Roman"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TOC2">
    <w:name w:val="toc 2"/>
    <w:basedOn w:val="Normal"/>
    <w:next w:val="Normal"/>
    <w:autoRedefine/>
    <w:semiHidden/>
    <w:pPr>
      <w:tabs>
        <w:tab w:val="left" w:leader="dot" w:pos="8646"/>
        <w:tab w:val="right" w:pos="9072"/>
      </w:tabs>
      <w:ind w:left="709" w:right="850"/>
    </w:pPr>
  </w:style>
  <w:style w:type="paragraph" w:styleId="TOC1">
    <w:name w:val="toc 1"/>
    <w:basedOn w:val="Normal"/>
    <w:next w:val="Normal"/>
    <w:autoRedefine/>
    <w:semiHidden/>
    <w:pPr>
      <w:tabs>
        <w:tab w:val="left" w:leader="dot" w:pos="8280"/>
        <w:tab w:val="right" w:pos="8640"/>
      </w:tabs>
      <w:ind w:right="720" w:firstLine="560"/>
    </w:pPr>
    <w:rPr>
      <w:sz w:val="20"/>
    </w:rPr>
  </w:style>
  <w:style w:type="paragraph" w:styleId="Footer">
    <w:name w:val="footer"/>
    <w:basedOn w:val="Normal"/>
    <w:link w:val="FooterChar"/>
    <w:uiPriority w:val="99"/>
    <w:rsid w:val="00D21CF7"/>
    <w:pPr>
      <w:tabs>
        <w:tab w:val="center" w:pos="4819"/>
        <w:tab w:val="right" w:pos="9071"/>
      </w:tabs>
      <w:spacing w:line="240" w:lineRule="auto"/>
    </w:pPr>
    <w:rPr>
      <w:sz w:val="20"/>
    </w:rPr>
  </w:style>
  <w:style w:type="paragraph" w:styleId="Header">
    <w:name w:val="header"/>
    <w:link w:val="HeaderCha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BodyText">
    <w:name w:val="Body Text"/>
    <w:basedOn w:val="Normal"/>
    <w:link w:val="BodyTextChar"/>
    <w:pPr>
      <w:tabs>
        <w:tab w:val="center" w:pos="4240"/>
        <w:tab w:val="right" w:pos="8440"/>
      </w:tabs>
      <w:jc w:val="center"/>
    </w:pPr>
    <w:rPr>
      <w:sz w:val="18"/>
      <w:lang w:val="pt-PT"/>
    </w:rPr>
  </w:style>
  <w:style w:type="character" w:customStyle="1" w:styleId="BodyTextChar">
    <w:name w:val="Body Text Char"/>
    <w:link w:val="BodyText"/>
    <w:rsid w:val="00F91245"/>
    <w:rPr>
      <w:rFonts w:ascii="Times" w:hAnsi="Times"/>
      <w:snapToGrid w:val="0"/>
      <w:sz w:val="18"/>
      <w:lang w:val="pt-PT" w:eastAsia="en-US" w:bidi="ar-SA"/>
    </w:rPr>
  </w:style>
  <w:style w:type="paragraph" w:styleId="BodyTextIndent">
    <w:name w:val="Body Text Indent"/>
    <w:basedOn w:val="Normal"/>
    <w:pPr>
      <w:tabs>
        <w:tab w:val="center" w:pos="4240"/>
        <w:tab w:val="right" w:pos="8440"/>
      </w:tabs>
      <w:spacing w:before="360" w:line="240" w:lineRule="auto"/>
      <w:ind w:left="567" w:hanging="567"/>
    </w:pPr>
    <w:rPr>
      <w:b/>
      <w:lang w:val="pt-PT"/>
    </w:rPr>
  </w:style>
  <w:style w:type="character" w:customStyle="1" w:styleId="FooterChar">
    <w:name w:val="Footer Char"/>
    <w:basedOn w:val="DefaultParagraphFont"/>
    <w:link w:val="Footer"/>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yperlink">
    <w:name w:val="Hyperlink"/>
    <w:rsid w:val="00B26AA4"/>
    <w:rPr>
      <w:color w:val="0000FF"/>
      <w:u w:val="single"/>
    </w:rPr>
  </w:style>
  <w:style w:type="paragraph" w:styleId="Caption">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BalloonText">
    <w:name w:val="Balloon Text"/>
    <w:basedOn w:val="Normal"/>
    <w:semiHidden/>
    <w:rsid w:val="00F75549"/>
    <w:rPr>
      <w:rFonts w:ascii="Tahoma" w:hAnsi="Tahoma" w:cs="Tahoma"/>
      <w:sz w:val="16"/>
      <w:szCs w:val="16"/>
    </w:rPr>
  </w:style>
  <w:style w:type="character" w:styleId="FollowedHyperlink">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leGrid">
    <w:name w:val="Table Grid"/>
    <w:basedOn w:val="Table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ListParagraph">
    <w:name w:val="List Paragraph"/>
    <w:basedOn w:val="Normal"/>
    <w:uiPriority w:val="34"/>
    <w:qFormat/>
    <w:rsid w:val="00C764BB"/>
    <w:pPr>
      <w:spacing w:line="240" w:lineRule="auto"/>
      <w:ind w:left="720"/>
      <w:contextualSpacing/>
    </w:pPr>
  </w:style>
  <w:style w:type="character" w:styleId="PlaceholderText">
    <w:name w:val="Placeholder Text"/>
    <w:basedOn w:val="DefaultParagraphFont"/>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BodyTextIndent2">
    <w:name w:val="Body Text Indent 2"/>
    <w:basedOn w:val="Normal"/>
    <w:link w:val="BodyTextIndent2Char"/>
    <w:semiHidden/>
    <w:unhideWhenUsed/>
    <w:rsid w:val="00ED0EBB"/>
    <w:pPr>
      <w:spacing w:line="480" w:lineRule="auto"/>
      <w:ind w:left="283"/>
    </w:pPr>
    <w:rPr>
      <w:rFonts w:ascii="Merriweather Light" w:hAnsi="Merriweather Light"/>
      <w:sz w:val="20"/>
    </w:rPr>
  </w:style>
  <w:style w:type="character" w:customStyle="1" w:styleId="BodyTextIndent2Char">
    <w:name w:val="Body Text Indent 2 Char"/>
    <w:basedOn w:val="DefaultParagraphFont"/>
    <w:link w:val="BodyTextIndent2"/>
    <w:semiHidden/>
    <w:rsid w:val="00ED0EBB"/>
    <w:rPr>
      <w:rFonts w:ascii="Merriweather Light" w:hAnsi="Merriweather Light"/>
      <w:snapToGrid w:val="0"/>
      <w:lang w:val="en-AU" w:eastAsia="en-US"/>
    </w:rPr>
  </w:style>
  <w:style w:type="character" w:customStyle="1" w:styleId="MenoNoResolvida1">
    <w:name w:val="Menção Não Resolvida1"/>
    <w:basedOn w:val="DefaultParagraphFont"/>
    <w:uiPriority w:val="99"/>
    <w:semiHidden/>
    <w:unhideWhenUsed/>
    <w:rsid w:val="00115AE1"/>
    <w:rPr>
      <w:color w:val="605E5C"/>
      <w:shd w:val="clear" w:color="auto" w:fill="E1DFDD"/>
    </w:rPr>
  </w:style>
  <w:style w:type="paragraph" w:styleId="EndnoteText">
    <w:name w:val="endnote text"/>
    <w:basedOn w:val="Normal"/>
    <w:link w:val="EndnoteTextCha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EndnoteTextChar">
    <w:name w:val="Endnote Text Char"/>
    <w:basedOn w:val="DefaultParagraphFont"/>
    <w:link w:val="EndnoteText"/>
    <w:uiPriority w:val="99"/>
    <w:rsid w:val="00A84429"/>
    <w:rPr>
      <w:rFonts w:ascii="DINNextLTPro" w:eastAsiaTheme="minorHAnsi" w:hAnsi="DINNextLTPro" w:cs="DINNextLTPro"/>
      <w:lang w:eastAsia="en-US"/>
    </w:rPr>
  </w:style>
  <w:style w:type="character" w:styleId="EndnoteReference">
    <w:name w:val="endnote reference"/>
    <w:basedOn w:val="DefaultParagraphFont"/>
    <w:uiPriority w:val="99"/>
    <w:semiHidden/>
    <w:unhideWhenUsed/>
    <w:rsid w:val="00A84429"/>
    <w:rPr>
      <w:vertAlign w:val="superscript"/>
    </w:rPr>
  </w:style>
  <w:style w:type="character" w:customStyle="1" w:styleId="Heading1Char">
    <w:name w:val="Heading 1 Char"/>
    <w:basedOn w:val="DefaultParagraphFont"/>
    <w:link w:val="Heading1"/>
    <w:uiPriority w:val="9"/>
    <w:rsid w:val="0036583B"/>
    <w:rPr>
      <w:rFonts w:ascii="Arial" w:hAnsi="Arial"/>
      <w:b/>
      <w:caps/>
      <w:snapToGrid w:val="0"/>
      <w:sz w:val="24"/>
      <w:lang w:eastAsia="en-US"/>
    </w:rPr>
  </w:style>
  <w:style w:type="character" w:customStyle="1" w:styleId="Heading2Char">
    <w:name w:val="Heading 2 Char"/>
    <w:basedOn w:val="DefaultParagraphFont"/>
    <w:link w:val="Heading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Heading3Char">
    <w:name w:val="Heading 3 Char"/>
    <w:basedOn w:val="DefaultParagraphFont"/>
    <w:link w:val="Heading3"/>
    <w:uiPriority w:val="9"/>
    <w:rsid w:val="00C160A2"/>
    <w:rPr>
      <w:rFonts w:cs="Arial"/>
      <w:bCs/>
      <w:snapToGrid w:val="0"/>
      <w:sz w:val="22"/>
      <w:szCs w:val="26"/>
      <w:lang w:val="en-AU" w:eastAsia="en-US"/>
    </w:rPr>
  </w:style>
  <w:style w:type="paragraph" w:styleId="Title">
    <w:name w:val="Title"/>
    <w:basedOn w:val="Normal"/>
    <w:next w:val="Normal"/>
    <w:link w:val="TitleCha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1712D"/>
    <w:rPr>
      <w:rFonts w:asciiTheme="majorHAnsi" w:eastAsiaTheme="majorEastAsia" w:hAnsiTheme="majorHAnsi" w:cstheme="majorBidi"/>
      <w:snapToGrid w:val="0"/>
      <w:spacing w:val="-10"/>
      <w:kern w:val="28"/>
      <w:sz w:val="56"/>
      <w:szCs w:val="56"/>
      <w:lang w:val="en-AU" w:eastAsia="en-US"/>
    </w:rPr>
  </w:style>
  <w:style w:type="paragraph" w:styleId="FootnoteText">
    <w:name w:val="footnote text"/>
    <w:basedOn w:val="Normal"/>
    <w:link w:val="FootnoteTextChar"/>
    <w:semiHidden/>
    <w:unhideWhenUsed/>
    <w:rsid w:val="004E64A0"/>
    <w:pPr>
      <w:spacing w:after="0" w:line="240" w:lineRule="auto"/>
    </w:pPr>
    <w:rPr>
      <w:sz w:val="20"/>
    </w:rPr>
  </w:style>
  <w:style w:type="character" w:customStyle="1" w:styleId="FootnoteTextChar">
    <w:name w:val="Footnote Text Char"/>
    <w:basedOn w:val="DefaultParagraphFont"/>
    <w:link w:val="FootnoteText"/>
    <w:semiHidden/>
    <w:rsid w:val="004E64A0"/>
    <w:rPr>
      <w:rFonts w:ascii="Arial" w:hAnsi="Arial"/>
      <w:snapToGrid w:val="0"/>
      <w:lang w:val="en-AU" w:eastAsia="en-US"/>
    </w:rPr>
  </w:style>
  <w:style w:type="character" w:styleId="FootnoteReference">
    <w:name w:val="footnote reference"/>
    <w:basedOn w:val="DefaultParagraphFont"/>
    <w:semiHidden/>
    <w:unhideWhenUsed/>
    <w:rsid w:val="004E64A0"/>
    <w:rPr>
      <w:vertAlign w:val="superscript"/>
    </w:rPr>
  </w:style>
  <w:style w:type="paragraph" w:styleId="Revision">
    <w:name w:val="Revision"/>
    <w:hidden/>
    <w:uiPriority w:val="99"/>
    <w:semiHidden/>
    <w:rsid w:val="002215B7"/>
    <w:rPr>
      <w:rFonts w:ascii="Arial" w:hAnsi="Arial"/>
      <w:snapToGrid w:val="0"/>
      <w:sz w:val="22"/>
      <w:lang w:val="en-AU" w:eastAsia="en-US"/>
    </w:rPr>
  </w:style>
  <w:style w:type="character" w:styleId="UnresolvedMention">
    <w:name w:val="Unresolved Mention"/>
    <w:basedOn w:val="DefaultParagraphFont"/>
    <w:uiPriority w:val="99"/>
    <w:semiHidden/>
    <w:unhideWhenUsed/>
    <w:rsid w:val="0075106B"/>
    <w:rPr>
      <w:color w:val="605E5C"/>
      <w:shd w:val="clear" w:color="auto" w:fill="E1DFDD"/>
    </w:rPr>
  </w:style>
  <w:style w:type="character" w:styleId="CommentReference">
    <w:name w:val="annotation reference"/>
    <w:basedOn w:val="DefaultParagraphFont"/>
    <w:semiHidden/>
    <w:unhideWhenUsed/>
    <w:rsid w:val="001A5436"/>
    <w:rPr>
      <w:sz w:val="16"/>
      <w:szCs w:val="16"/>
    </w:rPr>
  </w:style>
  <w:style w:type="paragraph" w:styleId="CommentText">
    <w:name w:val="annotation text"/>
    <w:basedOn w:val="Normal"/>
    <w:link w:val="CommentTextChar"/>
    <w:unhideWhenUsed/>
    <w:rsid w:val="001A5436"/>
    <w:pPr>
      <w:spacing w:line="240" w:lineRule="auto"/>
    </w:pPr>
    <w:rPr>
      <w:sz w:val="20"/>
    </w:rPr>
  </w:style>
  <w:style w:type="character" w:customStyle="1" w:styleId="CommentTextChar">
    <w:name w:val="Comment Text Char"/>
    <w:basedOn w:val="DefaultParagraphFont"/>
    <w:link w:val="CommentText"/>
    <w:rsid w:val="001A5436"/>
    <w:rPr>
      <w:rFonts w:ascii="Arial" w:hAnsi="Arial"/>
      <w:snapToGrid w:val="0"/>
      <w:lang w:val="en-AU" w:eastAsia="en-US"/>
    </w:rPr>
  </w:style>
  <w:style w:type="paragraph" w:styleId="CommentSubject">
    <w:name w:val="annotation subject"/>
    <w:basedOn w:val="CommentText"/>
    <w:next w:val="CommentText"/>
    <w:link w:val="CommentSubjectChar"/>
    <w:semiHidden/>
    <w:unhideWhenUsed/>
    <w:rsid w:val="001A5436"/>
    <w:rPr>
      <w:b/>
      <w:bCs/>
    </w:rPr>
  </w:style>
  <w:style w:type="character" w:customStyle="1" w:styleId="CommentSubjectChar">
    <w:name w:val="Comment Subject Char"/>
    <w:basedOn w:val="CommentTextChar"/>
    <w:link w:val="CommentSubject"/>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2.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1021</Words>
  <Characters>5825</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Demegi</Company>
  <LinksUpToDate>false</LinksUpToDate>
  <CharactersWithSpaces>6833</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Miguel Afonso Dias de Ayala Botto</cp:lastModifiedBy>
  <cp:revision>20</cp:revision>
  <cp:lastPrinted>2026-01-20T11:42:00Z</cp:lastPrinted>
  <dcterms:created xsi:type="dcterms:W3CDTF">2026-01-20T11:44:00Z</dcterms:created>
  <dcterms:modified xsi:type="dcterms:W3CDTF">2026-01-20T13:08:00Z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