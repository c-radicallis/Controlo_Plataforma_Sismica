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71DB" w14:textId="1E47D926" w:rsidR="00773A7D" w:rsidRPr="002832F5" w:rsidRDefault="00773A7D" w:rsidP="00773A7D">
      <w:pPr>
        <w:spacing w:after="0" w:line="240" w:lineRule="auto"/>
        <w:rPr>
          <w:rFonts w:ascii="Merriweather" w:hAnsi="Merriweather"/>
          <w:b/>
          <w:sz w:val="36"/>
          <w:szCs w:val="36"/>
          <w:lang w:val="en-US"/>
          <w:rPrChange w:id="0" w:author="Fernando Oliveira" w:date="2026-01-20T00:35:00Z" w16du:dateUtc="2026-01-20T00:35:00Z">
            <w:rPr>
              <w:rFonts w:ascii="Merriweather" w:hAnsi="Merriweather"/>
              <w:b/>
              <w:sz w:val="36"/>
              <w:szCs w:val="36"/>
              <w:lang w:val="pt-PT"/>
            </w:rPr>
          </w:rPrChange>
        </w:rPr>
      </w:pPr>
      <w:r w:rsidRPr="002832F5">
        <w:rPr>
          <w:rFonts w:ascii="Merriweather" w:hAnsi="Merriweather"/>
          <w:b/>
          <w:sz w:val="36"/>
          <w:szCs w:val="36"/>
          <w:lang w:val="en-US"/>
          <w:rPrChange w:id="1" w:author="Fernando Oliveira" w:date="2026-01-20T00:35:00Z" w16du:dateUtc="2026-01-20T00:35:00Z">
            <w:rPr>
              <w:rFonts w:ascii="Merriweather" w:hAnsi="Merriweather"/>
              <w:b/>
              <w:sz w:val="36"/>
              <w:szCs w:val="36"/>
              <w:lang w:val="pt-PT"/>
            </w:rPr>
          </w:rPrChange>
        </w:rPr>
        <w:t xml:space="preserve">Development of control strategies for </w:t>
      </w:r>
      <w:del w:id="2" w:author="Fernando Oliveira" w:date="2026-01-20T01:46:00Z" w16du:dateUtc="2026-01-20T01:46:00Z">
        <w:r w:rsidRPr="002832F5" w:rsidDel="00752BEC">
          <w:rPr>
            <w:rFonts w:ascii="Merriweather" w:hAnsi="Merriweather"/>
            <w:b/>
            <w:sz w:val="36"/>
            <w:szCs w:val="36"/>
            <w:lang w:val="en-US"/>
            <w:rPrChange w:id="3" w:author="Fernando Oliveira" w:date="2026-01-20T00:35:00Z" w16du:dateUtc="2026-01-20T00:35:00Z">
              <w:rPr>
                <w:rFonts w:ascii="Merriweather" w:hAnsi="Merriweather"/>
                <w:b/>
                <w:sz w:val="36"/>
                <w:szCs w:val="36"/>
                <w:lang w:val="pt-PT"/>
              </w:rPr>
            </w:rPrChange>
          </w:rPr>
          <w:delText xml:space="preserve">seismic </w:delText>
        </w:r>
      </w:del>
      <w:ins w:id="4" w:author="Fernando Oliveira" w:date="2026-01-20T01:46:00Z" w16du:dateUtc="2026-01-20T01:46:00Z">
        <w:r w:rsidR="00752BEC">
          <w:rPr>
            <w:rFonts w:ascii="Merriweather" w:hAnsi="Merriweather"/>
            <w:b/>
            <w:sz w:val="36"/>
            <w:szCs w:val="36"/>
            <w:lang w:val="en-US"/>
          </w:rPr>
          <w:t>earthquakes</w:t>
        </w:r>
        <w:r w:rsidR="00752BEC" w:rsidRPr="002832F5">
          <w:rPr>
            <w:rFonts w:ascii="Merriweather" w:hAnsi="Merriweather"/>
            <w:b/>
            <w:sz w:val="36"/>
            <w:szCs w:val="36"/>
            <w:lang w:val="en-US"/>
            <w:rPrChange w:id="5" w:author="Fernando Oliveira" w:date="2026-01-20T00:35:00Z" w16du:dateUtc="2026-01-20T00:35:00Z">
              <w:rPr>
                <w:rFonts w:ascii="Merriweather" w:hAnsi="Merriweather"/>
                <w:b/>
                <w:sz w:val="36"/>
                <w:szCs w:val="36"/>
                <w:lang w:val="pt-PT"/>
              </w:rPr>
            </w:rPrChange>
          </w:rPr>
          <w:t xml:space="preserve"> </w:t>
        </w:r>
      </w:ins>
      <w:r w:rsidRPr="002832F5">
        <w:rPr>
          <w:rFonts w:ascii="Merriweather" w:hAnsi="Merriweather"/>
          <w:b/>
          <w:sz w:val="36"/>
          <w:szCs w:val="36"/>
          <w:lang w:val="en-US"/>
          <w:rPrChange w:id="6" w:author="Fernando Oliveira" w:date="2026-01-20T00:35:00Z" w16du:dateUtc="2026-01-20T00:35:00Z">
            <w:rPr>
              <w:rFonts w:ascii="Merriweather" w:hAnsi="Merriweather"/>
              <w:b/>
              <w:sz w:val="36"/>
              <w:szCs w:val="36"/>
              <w:lang w:val="pt-PT"/>
            </w:rPr>
          </w:rPrChange>
        </w:rPr>
        <w:t xml:space="preserve">reproduction on LNEC’s uniaxial </w:t>
      </w:r>
      <w:del w:id="7" w:author="Fernando Oliveira" w:date="2026-01-20T01:46:00Z" w16du:dateUtc="2026-01-20T01:46:00Z">
        <w:r w:rsidRPr="002832F5" w:rsidDel="00752BEC">
          <w:rPr>
            <w:rFonts w:ascii="Merriweather" w:hAnsi="Merriweather"/>
            <w:b/>
            <w:sz w:val="36"/>
            <w:szCs w:val="36"/>
            <w:lang w:val="en-US"/>
            <w:rPrChange w:id="8" w:author="Fernando Oliveira" w:date="2026-01-20T00:35:00Z" w16du:dateUtc="2026-01-20T00:35:00Z">
              <w:rPr>
                <w:rFonts w:ascii="Merriweather" w:hAnsi="Merriweather"/>
                <w:b/>
                <w:sz w:val="36"/>
                <w:szCs w:val="36"/>
                <w:lang w:val="pt-PT"/>
              </w:rPr>
            </w:rPrChange>
          </w:rPr>
          <w:delText>seismic platform</w:delText>
        </w:r>
      </w:del>
      <w:ins w:id="9" w:author="Fernando Oliveira" w:date="2026-01-20T01:46:00Z" w16du:dateUtc="2026-01-20T01:46:00Z">
        <w:r w:rsidR="00752BEC">
          <w:rPr>
            <w:rFonts w:ascii="Merriweather" w:hAnsi="Merriweather"/>
            <w:b/>
            <w:sz w:val="36"/>
            <w:szCs w:val="36"/>
            <w:lang w:val="en-US"/>
          </w:rPr>
          <w:t>shaking table</w:t>
        </w:r>
      </w:ins>
    </w:p>
    <w:p w14:paraId="68D1CFE0" w14:textId="77777777" w:rsidR="001A5436" w:rsidRPr="002832F5" w:rsidRDefault="001A5436" w:rsidP="00773A7D">
      <w:pPr>
        <w:spacing w:after="0" w:line="240" w:lineRule="auto"/>
        <w:rPr>
          <w:rFonts w:ascii="Merriweather" w:hAnsi="Merriweather"/>
          <w:b/>
          <w:sz w:val="36"/>
          <w:szCs w:val="36"/>
          <w:lang w:val="en-US"/>
          <w:rPrChange w:id="10" w:author="Fernando Oliveira" w:date="2026-01-20T00:35:00Z" w16du:dateUtc="2026-01-20T00:35:00Z">
            <w:rPr>
              <w:rFonts w:ascii="Merriweather" w:hAnsi="Merriweather"/>
              <w:b/>
              <w:sz w:val="36"/>
              <w:szCs w:val="36"/>
              <w:lang w:val="pt-PT"/>
            </w:rPr>
          </w:rPrChange>
        </w:rPr>
      </w:pPr>
    </w:p>
    <w:p w14:paraId="678A34EF" w14:textId="442D8B86" w:rsidR="0061712D" w:rsidRPr="00262716" w:rsidRDefault="00773A7D" w:rsidP="0061712D">
      <w:pPr>
        <w:spacing w:after="0" w:line="240" w:lineRule="auto"/>
        <w:rPr>
          <w:rFonts w:ascii="Merriweather" w:hAnsi="Merriweather"/>
          <w:spacing w:val="-6"/>
          <w:sz w:val="28"/>
          <w:szCs w:val="28"/>
          <w:lang w:val="pt-PT"/>
        </w:rPr>
      </w:pPr>
      <w:r>
        <w:rPr>
          <w:rFonts w:ascii="Merriweather" w:hAnsi="Merriweather"/>
          <w:spacing w:val="-6"/>
          <w:sz w:val="28"/>
          <w:szCs w:val="28"/>
          <w:lang w:val="pt-PT"/>
        </w:rPr>
        <w:t xml:space="preserve">Desenvolvimento de estratégias de controlo para reprodução de sismos </w:t>
      </w:r>
      <w:del w:id="11" w:author="Fernando Oliveira" w:date="2026-01-20T00:35:00Z" w16du:dateUtc="2026-01-20T00:35:00Z">
        <w:r w:rsidDel="002832F5">
          <w:rPr>
            <w:rFonts w:ascii="Merriweather" w:hAnsi="Merriweather"/>
            <w:spacing w:val="-6"/>
            <w:sz w:val="28"/>
            <w:szCs w:val="28"/>
            <w:lang w:val="pt-PT"/>
          </w:rPr>
          <w:delText>em mesa</w:delText>
        </w:r>
      </w:del>
      <w:ins w:id="12" w:author="Fernando Oliveira" w:date="2026-01-20T00:35:00Z" w16du:dateUtc="2026-01-20T00:35:00Z">
        <w:r w:rsidR="002832F5">
          <w:rPr>
            <w:rFonts w:ascii="Merriweather" w:hAnsi="Merriweather"/>
            <w:spacing w:val="-6"/>
            <w:sz w:val="28"/>
            <w:szCs w:val="28"/>
            <w:lang w:val="pt-PT"/>
          </w:rPr>
          <w:t xml:space="preserve">na </w:t>
        </w:r>
      </w:ins>
      <w:ins w:id="13" w:author="Fernando Oliveira" w:date="2026-01-20T00:43:00Z" w16du:dateUtc="2026-01-20T00:43:00Z">
        <w:r w:rsidR="002832F5">
          <w:rPr>
            <w:rFonts w:ascii="Merriweather" w:hAnsi="Merriweather"/>
            <w:spacing w:val="-6"/>
            <w:sz w:val="28"/>
            <w:szCs w:val="28"/>
            <w:lang w:val="pt-PT"/>
          </w:rPr>
          <w:t>p</w:t>
        </w:r>
      </w:ins>
      <w:ins w:id="14" w:author="Fernando Oliveira" w:date="2026-01-20T00:35:00Z" w16du:dateUtc="2026-01-20T00:35:00Z">
        <w:r w:rsidR="002832F5">
          <w:rPr>
            <w:rFonts w:ascii="Merriweather" w:hAnsi="Merriweather"/>
            <w:spacing w:val="-6"/>
            <w:sz w:val="28"/>
            <w:szCs w:val="28"/>
            <w:lang w:val="pt-PT"/>
          </w:rPr>
          <w:t>lataforma</w:t>
        </w:r>
      </w:ins>
      <w:r>
        <w:rPr>
          <w:rFonts w:ascii="Merriweather" w:hAnsi="Merriweather"/>
          <w:spacing w:val="-6"/>
          <w:sz w:val="28"/>
          <w:szCs w:val="28"/>
          <w:lang w:val="pt-PT"/>
        </w:rPr>
        <w:t xml:space="preserve"> sísmica uniaxial do LNEC</w:t>
      </w:r>
    </w:p>
    <w:p w14:paraId="1B0017C9" w14:textId="77777777" w:rsidR="007D6598" w:rsidRPr="0061712D" w:rsidRDefault="007D6598" w:rsidP="007D6598">
      <w:pPr>
        <w:spacing w:after="0" w:line="240" w:lineRule="auto"/>
        <w:rPr>
          <w:rFonts w:ascii="Merriweather" w:hAnsi="Merriweather"/>
          <w:sz w:val="24"/>
          <w:szCs w:val="24"/>
          <w:lang w:val="pt-PT"/>
        </w:rPr>
      </w:pPr>
    </w:p>
    <w:p w14:paraId="6D9D435F" w14:textId="66335476" w:rsidR="00C764BB" w:rsidRPr="008121DB" w:rsidRDefault="00773A7D" w:rsidP="00710DAA">
      <w:pPr>
        <w:pStyle w:val="cnme2020Afiliacao"/>
        <w:spacing w:before="0"/>
        <w:rPr>
          <w:rFonts w:ascii="Roboto" w:hAnsi="Roboto"/>
          <w:b/>
          <w:i w:val="0"/>
          <w:spacing w:val="-6"/>
          <w:sz w:val="24"/>
          <w:szCs w:val="24"/>
          <w:lang w:val="pt-PT"/>
        </w:rPr>
      </w:pPr>
      <w:r>
        <w:rPr>
          <w:rFonts w:ascii="Roboto" w:hAnsi="Roboto"/>
          <w:b/>
          <w:i w:val="0"/>
          <w:spacing w:val="-6"/>
          <w:sz w:val="24"/>
          <w:szCs w:val="24"/>
          <w:lang w:val="pt-PT"/>
        </w:rPr>
        <w:t>Afonso Costa Henrique</w:t>
      </w:r>
      <w:r w:rsidR="007D6598" w:rsidRPr="0061712D">
        <w:rPr>
          <w:rFonts w:ascii="Roboto" w:hAnsi="Roboto" w:cs="Tahoma"/>
          <w:b/>
          <w:bCs/>
          <w:i w:val="0"/>
          <w:color w:val="ED7D31"/>
          <w:spacing w:val="-6"/>
          <w:sz w:val="24"/>
          <w:szCs w:val="24"/>
          <w:vertAlign w:val="superscript"/>
          <w:lang w:val="pt-BR"/>
        </w:rPr>
        <w:t>1</w:t>
      </w:r>
      <w:r>
        <w:rPr>
          <w:rFonts w:ascii="Roboto" w:hAnsi="Roboto" w:cs="Tahoma"/>
          <w:b/>
          <w:bCs/>
          <w:i w:val="0"/>
          <w:color w:val="ED7D31"/>
          <w:spacing w:val="-6"/>
          <w:sz w:val="24"/>
          <w:szCs w:val="24"/>
          <w:vertAlign w:val="superscript"/>
          <w:lang w:val="pt-BR"/>
        </w:rPr>
        <w:t>,2</w:t>
      </w:r>
      <w:r w:rsidR="007D6598"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Miguel Ayala Botto</w:t>
      </w:r>
      <w:r>
        <w:rPr>
          <w:rFonts w:ascii="Roboto" w:hAnsi="Roboto" w:cs="Tahoma"/>
          <w:b/>
          <w:bCs/>
          <w:i w:val="0"/>
          <w:color w:val="ED7D31"/>
          <w:spacing w:val="-6"/>
          <w:sz w:val="24"/>
          <w:szCs w:val="24"/>
          <w:vertAlign w:val="superscript"/>
          <w:lang w:val="pt-BR"/>
        </w:rPr>
        <w:t>2</w:t>
      </w:r>
      <w:r w:rsidR="008121DB"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Fernando Pires de Oliveira</w:t>
      </w:r>
      <w:r>
        <w:rPr>
          <w:rFonts w:ascii="Roboto" w:hAnsi="Roboto" w:cs="Tahoma"/>
          <w:b/>
          <w:bCs/>
          <w:i w:val="0"/>
          <w:color w:val="ED7D31"/>
          <w:spacing w:val="-6"/>
          <w:sz w:val="24"/>
          <w:szCs w:val="24"/>
          <w:vertAlign w:val="superscript"/>
          <w:lang w:val="pt-BR"/>
        </w:rPr>
        <w:t>1</w:t>
      </w:r>
    </w:p>
    <w:p w14:paraId="1E5707E9" w14:textId="44010CF4" w:rsidR="00115AE1" w:rsidRPr="0061712D" w:rsidRDefault="00DD1B08" w:rsidP="001A5436">
      <w:pPr>
        <w:pStyle w:val="cnme2020Afiliaodescrio"/>
        <w:spacing w:before="120"/>
        <w:rPr>
          <w:rFonts w:ascii="Roboto Light" w:hAnsi="Roboto Light"/>
          <w:i w:val="0"/>
          <w:sz w:val="16"/>
          <w:szCs w:val="16"/>
        </w:rPr>
      </w:pPr>
      <w:r w:rsidRPr="00DD1B08">
        <w:rPr>
          <w:rFonts w:ascii="Roboto" w:hAnsi="Roboto" w:cs="Tahoma"/>
          <w:bCs/>
          <w:i w:val="0"/>
          <w:color w:val="C0504D" w:themeColor="accent2"/>
          <w:sz w:val="24"/>
          <w:szCs w:val="24"/>
          <w:vertAlign w:val="superscript"/>
          <w:lang w:val="pt-BR"/>
        </w:rPr>
        <w:t>1</w:t>
      </w:r>
      <w:r w:rsidR="00773A7D">
        <w:rPr>
          <w:rFonts w:ascii="Roboto Light" w:hAnsi="Roboto Light"/>
          <w:i w:val="0"/>
          <w:sz w:val="16"/>
          <w:szCs w:val="16"/>
        </w:rPr>
        <w:t>LNEC – Laboratório Nacional de Engenharia Civil</w:t>
      </w:r>
      <w:r w:rsidR="00115AE1">
        <w:rPr>
          <w:rFonts w:ascii="Roboto Light" w:hAnsi="Roboto Light"/>
          <w:i w:val="0"/>
          <w:sz w:val="16"/>
          <w:szCs w:val="16"/>
        </w:rPr>
        <w:t>,</w:t>
      </w:r>
      <w:r w:rsidR="00C764BB" w:rsidRPr="00DD1B08">
        <w:rPr>
          <w:rFonts w:ascii="Roboto Light" w:hAnsi="Roboto Light"/>
          <w:i w:val="0"/>
          <w:sz w:val="16"/>
          <w:szCs w:val="16"/>
        </w:rPr>
        <w:t xml:space="preserve"> Portugal</w:t>
      </w:r>
      <w:r w:rsidR="001A5436">
        <w:rPr>
          <w:rFonts w:ascii="Roboto Light" w:hAnsi="Roboto Light"/>
          <w:i w:val="0"/>
          <w:sz w:val="16"/>
          <w:szCs w:val="16"/>
        </w:rPr>
        <w:t xml:space="preserve">          </w:t>
      </w:r>
      <w:r w:rsidR="00115AE1" w:rsidRPr="00115AE1">
        <w:rPr>
          <w:rFonts w:ascii="Roboto" w:hAnsi="Roboto" w:cs="Tahoma"/>
          <w:bCs/>
          <w:i w:val="0"/>
          <w:color w:val="C0504D" w:themeColor="accent2"/>
          <w:sz w:val="24"/>
          <w:szCs w:val="24"/>
          <w:vertAlign w:val="superscript"/>
          <w:lang w:val="pt-BR"/>
        </w:rPr>
        <w:t>2</w:t>
      </w:r>
      <w:r w:rsidR="00773A7D">
        <w:rPr>
          <w:rFonts w:ascii="Roboto Light" w:hAnsi="Roboto Light"/>
          <w:i w:val="0"/>
          <w:sz w:val="16"/>
          <w:szCs w:val="16"/>
        </w:rPr>
        <w:t>IST</w:t>
      </w:r>
      <w:r w:rsidR="00115AE1">
        <w:rPr>
          <w:rFonts w:ascii="Roboto Light" w:hAnsi="Roboto Light"/>
          <w:i w:val="0"/>
          <w:sz w:val="16"/>
          <w:szCs w:val="16"/>
        </w:rPr>
        <w:t xml:space="preserve"> –</w:t>
      </w:r>
      <w:r w:rsidR="00115AE1" w:rsidRPr="00DD1B08">
        <w:rPr>
          <w:rFonts w:ascii="Roboto Light" w:hAnsi="Roboto Light"/>
          <w:i w:val="0"/>
          <w:sz w:val="16"/>
          <w:szCs w:val="16"/>
        </w:rPr>
        <w:t xml:space="preserve"> </w:t>
      </w:r>
      <w:r w:rsidR="00773A7D">
        <w:rPr>
          <w:rFonts w:ascii="Roboto Light" w:hAnsi="Roboto Light"/>
          <w:i w:val="0"/>
          <w:sz w:val="16"/>
          <w:szCs w:val="16"/>
        </w:rPr>
        <w:t>Instituto Superior Técnico</w:t>
      </w:r>
      <w:r w:rsidR="00115AE1" w:rsidRPr="00DD1B08">
        <w:rPr>
          <w:rFonts w:ascii="Roboto Light" w:hAnsi="Roboto Light"/>
          <w:i w:val="0"/>
          <w:sz w:val="16"/>
          <w:szCs w:val="16"/>
        </w:rPr>
        <w:t>, Portugal</w:t>
      </w:r>
    </w:p>
    <w:p w14:paraId="77513FFC" w14:textId="77777777" w:rsidR="0061712D" w:rsidRPr="0061712D" w:rsidRDefault="0061712D" w:rsidP="0061712D">
      <w:pPr>
        <w:pStyle w:val="Ttulo"/>
        <w:contextualSpacing w:val="0"/>
        <w:jc w:val="left"/>
        <w:rPr>
          <w:rFonts w:ascii="Merriweather" w:hAnsi="Merriweather" w:cstheme="minorBidi"/>
          <w:bCs/>
          <w:sz w:val="24"/>
          <w:szCs w:val="24"/>
          <w:lang w:val="pt-PT"/>
        </w:rPr>
      </w:pPr>
    </w:p>
    <w:p w14:paraId="0C534714" w14:textId="77777777" w:rsidR="00A84429" w:rsidRDefault="00A84429" w:rsidP="00A84429">
      <w:pPr>
        <w:tabs>
          <w:tab w:val="center" w:pos="4240"/>
          <w:tab w:val="right" w:pos="8440"/>
        </w:tabs>
        <w:spacing w:line="240" w:lineRule="auto"/>
        <w:rPr>
          <w:rFonts w:ascii="Roboto" w:hAnsi="Roboto" w:cs="Tahoma"/>
          <w:b/>
          <w:sz w:val="28"/>
          <w:szCs w:val="28"/>
        </w:rPr>
      </w:pPr>
      <w:r>
        <w:rPr>
          <w:rFonts w:ascii="Roboto" w:hAnsi="Roboto" w:cs="Tahoma"/>
          <w:b/>
          <w:sz w:val="28"/>
          <w:szCs w:val="28"/>
        </w:rPr>
        <w:t>A</w:t>
      </w:r>
      <w:r w:rsidRPr="000B5291">
        <w:rPr>
          <w:rFonts w:ascii="Roboto" w:hAnsi="Roboto" w:cs="Tahoma"/>
          <w:b/>
          <w:sz w:val="28"/>
          <w:szCs w:val="28"/>
        </w:rPr>
        <w:t>bstract</w:t>
      </w:r>
    </w:p>
    <w:p w14:paraId="1CD47072" w14:textId="3DE22E33" w:rsidR="001C391D" w:rsidRPr="002832F5" w:rsidRDefault="0075106B" w:rsidP="0061712D">
      <w:pPr>
        <w:spacing w:line="312" w:lineRule="auto"/>
        <w:rPr>
          <w:rFonts w:ascii="Merriweather" w:hAnsi="Merriweather" w:cs="Arial"/>
          <w:spacing w:val="-8"/>
          <w:sz w:val="20"/>
          <w:lang w:val="en-US"/>
          <w:rPrChange w:id="15" w:author="Fernando Oliveira" w:date="2026-01-20T00:35:00Z" w16du:dateUtc="2026-01-20T00:35:00Z">
            <w:rPr>
              <w:rFonts w:ascii="Merriweather" w:hAnsi="Merriweather" w:cs="Arial"/>
              <w:spacing w:val="-8"/>
              <w:sz w:val="20"/>
              <w:lang w:val="pt-PT"/>
            </w:rPr>
          </w:rPrChange>
        </w:rPr>
      </w:pPr>
      <w:r w:rsidRPr="0075106B">
        <w:rPr>
          <w:rFonts w:ascii="Merriweather" w:hAnsi="Merriweather" w:cs="Arial"/>
          <w:spacing w:val="-8"/>
          <w:sz w:val="20"/>
          <w:lang w:val="en-US"/>
        </w:rPr>
        <w:t xml:space="preserve">In the scientific area of </w:t>
      </w:r>
      <w:ins w:id="16" w:author="Fernando Oliveira" w:date="2026-01-20T00:36:00Z" w16du:dateUtc="2026-01-20T00:36:00Z">
        <w:r w:rsidR="002832F5">
          <w:rPr>
            <w:rFonts w:ascii="Merriweather" w:hAnsi="Merriweather" w:cs="Arial"/>
            <w:spacing w:val="-8"/>
            <w:sz w:val="20"/>
            <w:lang w:val="en-US"/>
          </w:rPr>
          <w:t>earthquake</w:t>
        </w:r>
      </w:ins>
      <w:del w:id="17" w:author="Fernando Oliveira" w:date="2026-01-20T00:36:00Z" w16du:dateUtc="2026-01-20T00:36:00Z">
        <w:r w:rsidRPr="0075106B" w:rsidDel="002832F5">
          <w:rPr>
            <w:rFonts w:ascii="Merriweather" w:hAnsi="Merriweather" w:cs="Arial"/>
            <w:spacing w:val="-8"/>
            <w:sz w:val="20"/>
            <w:lang w:val="en-US"/>
          </w:rPr>
          <w:delText>seismic</w:delText>
        </w:r>
      </w:del>
      <w:r w:rsidRPr="0075106B">
        <w:rPr>
          <w:rFonts w:ascii="Merriweather" w:hAnsi="Merriweather" w:cs="Arial"/>
          <w:spacing w:val="-8"/>
          <w:sz w:val="20"/>
          <w:lang w:val="en-US"/>
        </w:rPr>
        <w:t xml:space="preserve"> engineering, w</w:t>
      </w:r>
      <w:r w:rsidR="00773A7D" w:rsidRPr="00773A7D">
        <w:rPr>
          <w:rFonts w:ascii="Merriweather" w:hAnsi="Merriweather" w:cs="Arial"/>
          <w:spacing w:val="-8"/>
          <w:sz w:val="20"/>
          <w:lang w:val="en-US"/>
        </w:rPr>
        <w:t>hile computational simulations have become highly sophisticated</w:t>
      </w:r>
      <w:del w:id="18" w:author="Fernando Oliveira" w:date="2026-01-20T01:10:00Z" w16du:dateUtc="2026-01-20T01:10:00Z">
        <w:r w:rsidR="00773A7D" w:rsidRPr="00773A7D" w:rsidDel="007D7D55">
          <w:rPr>
            <w:rFonts w:ascii="Merriweather" w:hAnsi="Merriweather" w:cs="Arial"/>
            <w:spacing w:val="-8"/>
            <w:sz w:val="20"/>
            <w:lang w:val="en-US"/>
          </w:rPr>
          <w:delText xml:space="preserve"> and efficient</w:delText>
        </w:r>
      </w:del>
      <w:r w:rsidR="00773A7D" w:rsidRPr="00773A7D">
        <w:rPr>
          <w:rFonts w:ascii="Merriweather" w:hAnsi="Merriweather" w:cs="Arial"/>
          <w:spacing w:val="-8"/>
          <w:sz w:val="20"/>
          <w:lang w:val="en-US"/>
        </w:rPr>
        <w:t xml:space="preserve">, </w:t>
      </w:r>
      <w:del w:id="19" w:author="Fernando Oliveira" w:date="2026-01-20T00:37:00Z" w16du:dateUtc="2026-01-20T00:37:00Z">
        <w:r w:rsidR="00773A7D" w:rsidRPr="00773A7D" w:rsidDel="002832F5">
          <w:rPr>
            <w:rFonts w:ascii="Merriweather" w:hAnsi="Merriweather" w:cs="Arial"/>
            <w:spacing w:val="-8"/>
            <w:sz w:val="20"/>
            <w:lang w:val="en-US"/>
          </w:rPr>
          <w:delText xml:space="preserve">they </w:delText>
        </w:r>
      </w:del>
      <w:ins w:id="20" w:author="Fernando Oliveira" w:date="2026-01-20T00:37:00Z" w16du:dateUtc="2026-01-20T00:37:00Z">
        <w:r w:rsidR="002832F5">
          <w:rPr>
            <w:rFonts w:ascii="Merriweather" w:hAnsi="Merriweather" w:cs="Arial"/>
            <w:spacing w:val="-8"/>
            <w:sz w:val="20"/>
            <w:lang w:val="en-US"/>
          </w:rPr>
          <w:t>it</w:t>
        </w:r>
        <w:r w:rsidR="002832F5" w:rsidRPr="00773A7D">
          <w:rPr>
            <w:rFonts w:ascii="Merriweather" w:hAnsi="Merriweather" w:cs="Arial"/>
            <w:spacing w:val="-8"/>
            <w:sz w:val="20"/>
            <w:lang w:val="en-US"/>
          </w:rPr>
          <w:t xml:space="preserve"> </w:t>
        </w:r>
      </w:ins>
      <w:r w:rsidR="00773A7D" w:rsidRPr="00773A7D">
        <w:rPr>
          <w:rFonts w:ascii="Merriweather" w:hAnsi="Merriweather" w:cs="Arial"/>
          <w:spacing w:val="-8"/>
          <w:sz w:val="20"/>
          <w:lang w:val="en-US"/>
        </w:rPr>
        <w:t xml:space="preserve">still </w:t>
      </w:r>
      <w:del w:id="21" w:author="Fernando Oliveira" w:date="2026-01-20T00:45:00Z" w16du:dateUtc="2026-01-20T00:45:00Z">
        <w:r w:rsidR="00773A7D" w:rsidRPr="00773A7D" w:rsidDel="00326B4E">
          <w:rPr>
            <w:rFonts w:ascii="Merriweather" w:hAnsi="Merriweather" w:cs="Arial"/>
            <w:spacing w:val="-8"/>
            <w:sz w:val="20"/>
            <w:lang w:val="en-US"/>
          </w:rPr>
          <w:delText>face</w:delText>
        </w:r>
      </w:del>
      <w:ins w:id="22" w:author="Fernando Oliveira" w:date="2026-01-20T00:45:00Z" w16du:dateUtc="2026-01-20T00:45:00Z">
        <w:r w:rsidR="00326B4E" w:rsidRPr="00773A7D">
          <w:rPr>
            <w:rFonts w:ascii="Merriweather" w:hAnsi="Merriweather" w:cs="Arial"/>
            <w:spacing w:val="-8"/>
            <w:sz w:val="20"/>
            <w:lang w:val="en-US"/>
          </w:rPr>
          <w:t>faces</w:t>
        </w:r>
      </w:ins>
      <w:r w:rsidR="00773A7D" w:rsidRPr="00773A7D">
        <w:rPr>
          <w:rFonts w:ascii="Merriweather" w:hAnsi="Merriweather" w:cs="Arial"/>
          <w:spacing w:val="-8"/>
          <w:sz w:val="20"/>
          <w:lang w:val="en-US"/>
        </w:rPr>
        <w:t xml:space="preserve"> limitations in accurately modelling complex, nonlinear, or poorly understood </w:t>
      </w:r>
      <w:ins w:id="23" w:author="Fernando Oliveira" w:date="2026-01-20T01:08:00Z" w16du:dateUtc="2026-01-20T01:08:00Z">
        <w:r w:rsidR="007D7D55">
          <w:rPr>
            <w:rFonts w:ascii="Merriweather" w:hAnsi="Merriweather" w:cs="Arial"/>
            <w:spacing w:val="-8"/>
            <w:sz w:val="20"/>
            <w:lang w:val="en-US"/>
          </w:rPr>
          <w:t xml:space="preserve">structural </w:t>
        </w:r>
      </w:ins>
      <w:del w:id="24" w:author="Fernando Oliveira" w:date="2026-01-20T01:47:00Z" w16du:dateUtc="2026-01-20T01:47:00Z">
        <w:r w:rsidR="00773A7D" w:rsidRPr="00773A7D" w:rsidDel="00752BEC">
          <w:rPr>
            <w:rFonts w:ascii="Merriweather" w:hAnsi="Merriweather" w:cs="Arial"/>
            <w:spacing w:val="-8"/>
            <w:sz w:val="20"/>
            <w:lang w:val="en-US"/>
          </w:rPr>
          <w:delText>behaviour</w:delText>
        </w:r>
      </w:del>
      <w:ins w:id="25" w:author="Fernando Oliveira" w:date="2026-01-20T01:47:00Z" w16du:dateUtc="2026-01-20T01:47:00Z">
        <w:r w:rsidR="00752BEC" w:rsidRPr="00773A7D">
          <w:rPr>
            <w:rFonts w:ascii="Merriweather" w:hAnsi="Merriweather" w:cs="Arial"/>
            <w:spacing w:val="-8"/>
            <w:sz w:val="20"/>
            <w:lang w:val="en-US"/>
          </w:rPr>
          <w:t>behavior</w:t>
        </w:r>
      </w:ins>
      <w:del w:id="26" w:author="Fernando Oliveira" w:date="2026-01-20T01:46:00Z" w16du:dateUtc="2026-01-20T01:46:00Z">
        <w:r w:rsidR="00773A7D" w:rsidRPr="00773A7D" w:rsidDel="00752BEC">
          <w:rPr>
            <w:rFonts w:ascii="Merriweather" w:hAnsi="Merriweather" w:cs="Arial"/>
            <w:spacing w:val="-8"/>
            <w:sz w:val="20"/>
            <w:lang w:val="en-US"/>
          </w:rPr>
          <w:delText>s</w:delText>
        </w:r>
      </w:del>
      <w:r w:rsidR="00773A7D" w:rsidRPr="00773A7D">
        <w:rPr>
          <w:rFonts w:ascii="Merriweather" w:hAnsi="Merriweather" w:cs="Arial"/>
          <w:spacing w:val="-8"/>
          <w:sz w:val="20"/>
          <w:lang w:val="en-US"/>
        </w:rPr>
        <w:t xml:space="preserve">. </w:t>
      </w:r>
      <w:r w:rsidR="00773A7D" w:rsidRPr="0075106B">
        <w:rPr>
          <w:rFonts w:ascii="Merriweather" w:hAnsi="Merriweather" w:cs="Arial"/>
          <w:spacing w:val="-8"/>
          <w:sz w:val="20"/>
          <w:lang w:val="en-US"/>
        </w:rPr>
        <w:t>Numerical</w:t>
      </w:r>
      <w:r w:rsidR="00773A7D" w:rsidRPr="00773A7D">
        <w:rPr>
          <w:rFonts w:ascii="Merriweather" w:hAnsi="Merriweather" w:cs="Arial"/>
          <w:spacing w:val="-8"/>
          <w:sz w:val="20"/>
          <w:lang w:val="en-US"/>
        </w:rPr>
        <w:t xml:space="preserve"> simulations, even with advanced methods, require experimental benchmarks to ensure accuracy. </w:t>
      </w:r>
      <w:ins w:id="27" w:author="Fernando Oliveira" w:date="2026-01-20T01:15:00Z" w16du:dateUtc="2026-01-20T01:15:00Z">
        <w:r w:rsidR="007D7D55">
          <w:rPr>
            <w:rFonts w:ascii="Merriweather" w:hAnsi="Merriweather" w:cs="Arial"/>
            <w:spacing w:val="-8"/>
            <w:sz w:val="20"/>
            <w:lang w:val="en-US"/>
          </w:rPr>
          <w:t xml:space="preserve">Moreover, </w:t>
        </w:r>
      </w:ins>
      <w:del w:id="28" w:author="Fernando Oliveira" w:date="2026-01-20T01:15:00Z" w16du:dateUtc="2026-01-20T01:15:00Z">
        <w:r w:rsidR="00773A7D" w:rsidRPr="00773A7D" w:rsidDel="007D7D55">
          <w:rPr>
            <w:rFonts w:ascii="Merriweather" w:hAnsi="Merriweather" w:cs="Arial"/>
            <w:spacing w:val="-8"/>
            <w:sz w:val="20"/>
            <w:lang w:val="en-US"/>
          </w:rPr>
          <w:delText>M</w:delText>
        </w:r>
      </w:del>
      <w:ins w:id="29" w:author="Fernando Oliveira" w:date="2026-01-20T01:15:00Z" w16du:dateUtc="2026-01-20T01:15:00Z">
        <w:r w:rsidR="007D7D55">
          <w:rPr>
            <w:rFonts w:ascii="Merriweather" w:hAnsi="Merriweather" w:cs="Arial"/>
            <w:spacing w:val="-8"/>
            <w:sz w:val="20"/>
            <w:lang w:val="en-US"/>
          </w:rPr>
          <w:t>m</w:t>
        </w:r>
      </w:ins>
      <w:r w:rsidR="00773A7D" w:rsidRPr="00773A7D">
        <w:rPr>
          <w:rFonts w:ascii="Merriweather" w:hAnsi="Merriweather" w:cs="Arial"/>
          <w:spacing w:val="-8"/>
          <w:sz w:val="20"/>
          <w:lang w:val="en-US"/>
        </w:rPr>
        <w:t>achine learning approaches also rely on experimental data for training and updating models. Experimental testing provides critical validation and calibration for these models.</w:t>
      </w:r>
      <w:r w:rsidR="00773A7D" w:rsidRPr="0075106B">
        <w:rPr>
          <w:rFonts w:ascii="Merriweather" w:hAnsi="Merriweather" w:cs="Arial"/>
          <w:spacing w:val="-8"/>
          <w:sz w:val="20"/>
          <w:lang w:val="en-US"/>
        </w:rPr>
        <w:t xml:space="preserve"> </w:t>
      </w:r>
      <w:r w:rsidR="00773A7D" w:rsidRPr="00773A7D">
        <w:rPr>
          <w:rFonts w:ascii="Merriweather" w:hAnsi="Merriweather" w:cs="Arial"/>
          <w:spacing w:val="-8"/>
          <w:sz w:val="20"/>
          <w:lang w:val="en-US"/>
        </w:rPr>
        <w:t xml:space="preserve">In summary, </w:t>
      </w:r>
      <w:del w:id="30" w:author="Fernando Oliveira" w:date="2026-01-20T01:47:00Z" w16du:dateUtc="2026-01-20T01:47:00Z">
        <w:r w:rsidR="00773A7D" w:rsidRPr="00773A7D" w:rsidDel="00752BEC">
          <w:rPr>
            <w:rFonts w:ascii="Merriweather" w:hAnsi="Merriweather" w:cs="Arial"/>
            <w:spacing w:val="-8"/>
            <w:sz w:val="20"/>
            <w:lang w:val="en-US"/>
          </w:rPr>
          <w:delText xml:space="preserve">seismic </w:delText>
        </w:r>
      </w:del>
      <w:ins w:id="31" w:author="Fernando Oliveira" w:date="2026-01-20T01:47:00Z" w16du:dateUtc="2026-01-20T01:47:00Z">
        <w:r w:rsidR="00752BEC">
          <w:rPr>
            <w:rFonts w:ascii="Merriweather" w:hAnsi="Merriweather" w:cs="Arial"/>
            <w:spacing w:val="-8"/>
            <w:sz w:val="20"/>
            <w:lang w:val="en-US"/>
          </w:rPr>
          <w:t>earthquake</w:t>
        </w:r>
        <w:r w:rsidR="00752BEC" w:rsidRPr="00773A7D">
          <w:rPr>
            <w:rFonts w:ascii="Merriweather" w:hAnsi="Merriweather" w:cs="Arial"/>
            <w:spacing w:val="-8"/>
            <w:sz w:val="20"/>
            <w:lang w:val="en-US"/>
          </w:rPr>
          <w:t xml:space="preserve"> </w:t>
        </w:r>
      </w:ins>
      <w:r w:rsidR="00773A7D" w:rsidRPr="00773A7D">
        <w:rPr>
          <w:rFonts w:ascii="Merriweather" w:hAnsi="Merriweather" w:cs="Arial"/>
          <w:spacing w:val="-8"/>
          <w:sz w:val="20"/>
          <w:lang w:val="en-US"/>
        </w:rPr>
        <w:t xml:space="preserve">experimental testing remains indispensable for </w:t>
      </w:r>
      <w:del w:id="32" w:author="Fernando Oliveira" w:date="2026-01-20T00:42:00Z" w16du:dateUtc="2026-01-20T00:42:00Z">
        <w:r w:rsidR="00773A7D" w:rsidRPr="00773A7D" w:rsidDel="002832F5">
          <w:rPr>
            <w:rFonts w:ascii="Merriweather" w:hAnsi="Merriweather" w:cs="Arial"/>
            <w:spacing w:val="-8"/>
            <w:sz w:val="20"/>
            <w:lang w:val="en-US"/>
          </w:rPr>
          <w:delText>validating models</w:delText>
        </w:r>
      </w:del>
      <w:ins w:id="33" w:author="Fernando Oliveira" w:date="2026-01-20T00:42:00Z" w16du:dateUtc="2026-01-20T00:42:00Z">
        <w:r w:rsidR="002832F5">
          <w:rPr>
            <w:rFonts w:ascii="Merriweather" w:hAnsi="Merriweather" w:cs="Arial"/>
            <w:spacing w:val="-8"/>
            <w:sz w:val="20"/>
            <w:lang w:val="en-US"/>
          </w:rPr>
          <w:t>model validation</w:t>
        </w:r>
      </w:ins>
      <w:r w:rsidR="00773A7D" w:rsidRPr="00773A7D">
        <w:rPr>
          <w:rFonts w:ascii="Merriweather" w:hAnsi="Merriweather" w:cs="Arial"/>
          <w:spacing w:val="-8"/>
          <w:sz w:val="20"/>
          <w:lang w:val="en-US"/>
        </w:rPr>
        <w:t>, understand</w:t>
      </w:r>
      <w:del w:id="34" w:author="Fernando Oliveira" w:date="2026-01-20T00:43:00Z" w16du:dateUtc="2026-01-20T00:43:00Z">
        <w:r w:rsidR="00773A7D" w:rsidRPr="00773A7D" w:rsidDel="002832F5">
          <w:rPr>
            <w:rFonts w:ascii="Merriweather" w:hAnsi="Merriweather" w:cs="Arial"/>
            <w:spacing w:val="-8"/>
            <w:sz w:val="20"/>
            <w:lang w:val="en-US"/>
          </w:rPr>
          <w:delText>ing</w:delText>
        </w:r>
      </w:del>
      <w:r w:rsidR="00773A7D" w:rsidRPr="00773A7D">
        <w:rPr>
          <w:rFonts w:ascii="Merriweather" w:hAnsi="Merriweather" w:cs="Arial"/>
          <w:spacing w:val="-8"/>
          <w:sz w:val="20"/>
          <w:lang w:val="en-US"/>
        </w:rPr>
        <w:t xml:space="preserve"> </w:t>
      </w:r>
      <w:ins w:id="35" w:author="Fernando Oliveira" w:date="2026-01-20T00:43:00Z" w16du:dateUtc="2026-01-20T00:43:00Z">
        <w:r w:rsidR="002832F5">
          <w:rPr>
            <w:rFonts w:ascii="Merriweather" w:hAnsi="Merriweather" w:cs="Arial"/>
            <w:spacing w:val="-8"/>
            <w:sz w:val="20"/>
            <w:lang w:val="en-US"/>
          </w:rPr>
          <w:t xml:space="preserve">structural </w:t>
        </w:r>
      </w:ins>
      <w:r w:rsidR="00773A7D" w:rsidRPr="00773A7D">
        <w:rPr>
          <w:rFonts w:ascii="Merriweather" w:hAnsi="Merriweather" w:cs="Arial"/>
          <w:spacing w:val="-8"/>
          <w:sz w:val="20"/>
          <w:lang w:val="en-US"/>
        </w:rPr>
        <w:t xml:space="preserve">complex </w:t>
      </w:r>
      <w:del w:id="36" w:author="Fernando Oliveira" w:date="2026-01-20T01:47:00Z" w16du:dateUtc="2026-01-20T01:47:00Z">
        <w:r w:rsidR="00773A7D" w:rsidRPr="00773A7D" w:rsidDel="00752BEC">
          <w:rPr>
            <w:rFonts w:ascii="Merriweather" w:hAnsi="Merriweather" w:cs="Arial"/>
            <w:spacing w:val="-8"/>
            <w:sz w:val="20"/>
            <w:lang w:val="en-US"/>
          </w:rPr>
          <w:delText>behaviours</w:delText>
        </w:r>
      </w:del>
      <w:ins w:id="37" w:author="Fernando Oliveira" w:date="2026-01-20T01:47:00Z" w16du:dateUtc="2026-01-20T01:47:00Z">
        <w:r w:rsidR="00752BEC" w:rsidRPr="00773A7D">
          <w:rPr>
            <w:rFonts w:ascii="Merriweather" w:hAnsi="Merriweather" w:cs="Arial"/>
            <w:spacing w:val="-8"/>
            <w:sz w:val="20"/>
            <w:lang w:val="en-US"/>
          </w:rPr>
          <w:t>behavior</w:t>
        </w:r>
      </w:ins>
      <w:r w:rsidR="00773A7D" w:rsidRPr="00773A7D">
        <w:rPr>
          <w:rFonts w:ascii="Merriweather" w:hAnsi="Merriweather" w:cs="Arial"/>
          <w:spacing w:val="-8"/>
          <w:sz w:val="20"/>
          <w:lang w:val="en-US"/>
        </w:rPr>
        <w:t>, and ensur</w:t>
      </w:r>
      <w:ins w:id="38" w:author="Fernando Oliveira" w:date="2026-01-20T00:43:00Z" w16du:dateUtc="2026-01-20T00:43:00Z">
        <w:r w:rsidR="002832F5">
          <w:rPr>
            <w:rFonts w:ascii="Merriweather" w:hAnsi="Merriweather" w:cs="Arial"/>
            <w:spacing w:val="-8"/>
            <w:sz w:val="20"/>
            <w:lang w:val="en-US"/>
          </w:rPr>
          <w:t>e</w:t>
        </w:r>
      </w:ins>
      <w:del w:id="39" w:author="Fernando Oliveira" w:date="2026-01-20T00:43:00Z" w16du:dateUtc="2026-01-20T00:43:00Z">
        <w:r w:rsidR="00773A7D" w:rsidRPr="00773A7D" w:rsidDel="002832F5">
          <w:rPr>
            <w:rFonts w:ascii="Merriweather" w:hAnsi="Merriweather" w:cs="Arial"/>
            <w:spacing w:val="-8"/>
            <w:sz w:val="20"/>
            <w:lang w:val="en-US"/>
          </w:rPr>
          <w:delText>ing</w:delText>
        </w:r>
      </w:del>
      <w:r w:rsidR="00773A7D" w:rsidRPr="00773A7D">
        <w:rPr>
          <w:rFonts w:ascii="Merriweather" w:hAnsi="Merriweather" w:cs="Arial"/>
          <w:spacing w:val="-8"/>
          <w:sz w:val="20"/>
          <w:lang w:val="en-US"/>
        </w:rPr>
        <w:t xml:space="preserve"> structural safety</w:t>
      </w:r>
      <w:r w:rsidR="00773A7D" w:rsidRPr="002832F5">
        <w:rPr>
          <w:rFonts w:ascii="Merriweather" w:hAnsi="Merriweather" w:cs="Arial"/>
          <w:spacing w:val="-8"/>
          <w:sz w:val="20"/>
          <w:lang w:val="en-US"/>
        </w:rPr>
        <w:t xml:space="preserve">. </w:t>
      </w:r>
      <w:r w:rsidR="00A84429" w:rsidRPr="0061712D">
        <w:rPr>
          <w:rFonts w:ascii="Merriweather" w:hAnsi="Merriweather" w:cs="Arial"/>
          <w:spacing w:val="-8"/>
          <w:sz w:val="20"/>
          <w:lang w:val="en-US"/>
        </w:rPr>
        <w:t xml:space="preserve"> </w:t>
      </w:r>
      <w:r w:rsidR="00376569">
        <w:rPr>
          <w:rFonts w:ascii="Merriweather" w:hAnsi="Merriweather" w:cs="Arial"/>
          <w:spacing w:val="-8"/>
          <w:sz w:val="20"/>
          <w:lang w:val="en-US"/>
        </w:rPr>
        <w:t>In this paper</w:t>
      </w:r>
      <w:r>
        <w:rPr>
          <w:rFonts w:ascii="Merriweather" w:hAnsi="Merriweather" w:cs="Arial"/>
          <w:spacing w:val="-8"/>
          <w:sz w:val="20"/>
          <w:lang w:val="en-US"/>
        </w:rPr>
        <w:t>,</w:t>
      </w:r>
      <w:r w:rsidR="008F1B94" w:rsidRPr="008F1B94">
        <w:rPr>
          <w:rFonts w:ascii="Merriweather" w:hAnsi="Merriweather" w:cs="Arial"/>
          <w:spacing w:val="-8"/>
          <w:sz w:val="20"/>
          <w:lang w:val="en-US"/>
        </w:rPr>
        <w:t xml:space="preserve"> </w:t>
      </w:r>
      <w:r w:rsidR="008F1B94">
        <w:rPr>
          <w:rFonts w:ascii="Merriweather" w:hAnsi="Merriweather" w:cs="Arial"/>
          <w:spacing w:val="-8"/>
          <w:sz w:val="20"/>
          <w:lang w:val="en-US"/>
        </w:rPr>
        <w:t xml:space="preserve">a computational model </w:t>
      </w:r>
      <w:r w:rsidR="00376569">
        <w:rPr>
          <w:rFonts w:ascii="Merriweather" w:hAnsi="Merriweather" w:cs="Arial"/>
          <w:spacing w:val="-8"/>
          <w:sz w:val="20"/>
          <w:lang w:val="en-US"/>
        </w:rPr>
        <w:t>of LNEC’s</w:t>
      </w:r>
      <w:r w:rsidR="00376569" w:rsidRPr="00376569">
        <w:rPr>
          <w:rFonts w:ascii="Merriweather" w:hAnsi="Merriweather" w:cs="Arial"/>
          <w:spacing w:val="-8"/>
          <w:sz w:val="20"/>
          <w:lang w:val="en-US"/>
        </w:rPr>
        <w:t xml:space="preserve"> uniaxial </w:t>
      </w:r>
      <w:del w:id="40" w:author="Fernando Oliveira" w:date="2026-01-20T01:48:00Z" w16du:dateUtc="2026-01-20T01:48:00Z">
        <w:r w:rsidR="00376569" w:rsidRPr="00376569" w:rsidDel="00752BEC">
          <w:rPr>
            <w:rFonts w:ascii="Merriweather" w:hAnsi="Merriweather" w:cs="Arial"/>
            <w:spacing w:val="-8"/>
            <w:sz w:val="20"/>
            <w:lang w:val="en-US"/>
          </w:rPr>
          <w:delText>seismic platform</w:delText>
        </w:r>
      </w:del>
      <w:ins w:id="41" w:author="Fernando Oliveira" w:date="2026-01-20T01:48:00Z" w16du:dateUtc="2026-01-20T01:48:00Z">
        <w:r w:rsidR="00752BEC">
          <w:rPr>
            <w:rFonts w:ascii="Merriweather" w:hAnsi="Merriweather" w:cs="Arial"/>
            <w:spacing w:val="-8"/>
            <w:sz w:val="20"/>
            <w:lang w:val="en-US"/>
          </w:rPr>
          <w:t>shaking table</w:t>
        </w:r>
      </w:ins>
      <w:r w:rsidR="00376569">
        <w:rPr>
          <w:rFonts w:ascii="Merriweather" w:hAnsi="Merriweather" w:cs="Arial"/>
          <w:spacing w:val="-8"/>
          <w:sz w:val="20"/>
          <w:lang w:val="en-US"/>
        </w:rPr>
        <w:t xml:space="preserve"> is used to </w:t>
      </w:r>
      <w:r w:rsidR="00E1743B">
        <w:rPr>
          <w:rFonts w:ascii="Merriweather" w:hAnsi="Merriweather" w:cs="Arial"/>
          <w:spacing w:val="-8"/>
          <w:sz w:val="20"/>
          <w:lang w:val="en-US"/>
        </w:rPr>
        <w:t>compare</w:t>
      </w:r>
      <w:r w:rsidR="00376569">
        <w:rPr>
          <w:rFonts w:ascii="Merriweather" w:hAnsi="Merriweather" w:cs="Arial"/>
          <w:spacing w:val="-8"/>
          <w:sz w:val="20"/>
          <w:lang w:val="en-US"/>
        </w:rPr>
        <w:t xml:space="preserve"> </w:t>
      </w:r>
      <w:del w:id="42" w:author="Fernando Oliveira" w:date="2026-01-20T01:20:00Z" w16du:dateUtc="2026-01-20T01:20:00Z">
        <w:r w:rsidR="00E1743B" w:rsidDel="00B76C83">
          <w:rPr>
            <w:rFonts w:ascii="Merriweather" w:hAnsi="Merriweather" w:cs="Arial"/>
            <w:spacing w:val="-8"/>
            <w:sz w:val="20"/>
            <w:lang w:val="en-US"/>
          </w:rPr>
          <w:delText xml:space="preserve">the </w:delText>
        </w:r>
      </w:del>
      <w:ins w:id="43" w:author="Fernando Oliveira" w:date="2026-01-20T01:20:00Z" w16du:dateUtc="2026-01-20T01:20:00Z">
        <w:r w:rsidR="00B76C83">
          <w:rPr>
            <w:rFonts w:ascii="Merriweather" w:hAnsi="Merriweather" w:cs="Arial"/>
            <w:spacing w:val="-8"/>
            <w:sz w:val="20"/>
            <w:lang w:val="en-US"/>
          </w:rPr>
          <w:t xml:space="preserve">its </w:t>
        </w:r>
      </w:ins>
      <w:r w:rsidR="00E1743B">
        <w:rPr>
          <w:rFonts w:ascii="Merriweather" w:hAnsi="Merriweather" w:cs="Arial"/>
          <w:spacing w:val="-8"/>
          <w:sz w:val="20"/>
          <w:lang w:val="en-US"/>
        </w:rPr>
        <w:t>performance</w:t>
      </w:r>
      <w:r w:rsidR="003D6DE5">
        <w:rPr>
          <w:rFonts w:ascii="Merriweather" w:hAnsi="Merriweather" w:cs="Arial"/>
          <w:spacing w:val="-8"/>
          <w:sz w:val="20"/>
          <w:lang w:val="en-US"/>
        </w:rPr>
        <w:t xml:space="preserve"> </w:t>
      </w:r>
      <w:ins w:id="44" w:author="Fernando Oliveira" w:date="2026-01-20T01:48:00Z" w16du:dateUtc="2026-01-20T01:48:00Z">
        <w:r w:rsidR="00752BEC">
          <w:rPr>
            <w:rFonts w:ascii="Merriweather" w:hAnsi="Merriweather" w:cs="Arial"/>
            <w:spacing w:val="-8"/>
            <w:sz w:val="20"/>
            <w:lang w:val="en-US"/>
          </w:rPr>
          <w:t>with</w:t>
        </w:r>
      </w:ins>
      <w:ins w:id="45" w:author="Fernando Oliveira" w:date="2026-01-20T00:44:00Z" w16du:dateUtc="2026-01-20T00:44:00Z">
        <w:r w:rsidR="002832F5">
          <w:rPr>
            <w:rFonts w:ascii="Merriweather" w:hAnsi="Merriweather" w:cs="Arial"/>
            <w:spacing w:val="-8"/>
            <w:sz w:val="20"/>
            <w:lang w:val="en-US"/>
          </w:rPr>
          <w:t xml:space="preserve"> three distinct control strategies </w:t>
        </w:r>
      </w:ins>
      <w:r w:rsidR="003D6DE5">
        <w:rPr>
          <w:rFonts w:ascii="Merriweather" w:hAnsi="Merriweather" w:cs="Arial"/>
          <w:spacing w:val="-8"/>
          <w:sz w:val="20"/>
          <w:lang w:val="en-US"/>
        </w:rPr>
        <w:t>in terms of response spectra</w:t>
      </w:r>
      <w:del w:id="46" w:author="Fernando Oliveira" w:date="2026-01-20T00:44:00Z" w16du:dateUtc="2026-01-20T00:44:00Z">
        <w:r w:rsidR="00E1743B" w:rsidDel="002832F5">
          <w:rPr>
            <w:rFonts w:ascii="Merriweather" w:hAnsi="Merriweather" w:cs="Arial"/>
            <w:spacing w:val="-8"/>
            <w:sz w:val="20"/>
            <w:lang w:val="en-US"/>
          </w:rPr>
          <w:delText xml:space="preserve"> </w:delText>
        </w:r>
        <w:r w:rsidR="008F1B94" w:rsidDel="002832F5">
          <w:rPr>
            <w:rFonts w:ascii="Merriweather" w:hAnsi="Merriweather" w:cs="Arial"/>
            <w:spacing w:val="-8"/>
            <w:sz w:val="20"/>
            <w:lang w:val="en-US"/>
          </w:rPr>
          <w:delText xml:space="preserve">resulting from </w:delText>
        </w:r>
        <w:r w:rsidR="003D6DE5" w:rsidDel="002832F5">
          <w:rPr>
            <w:rFonts w:ascii="Merriweather" w:hAnsi="Merriweather" w:cs="Arial"/>
            <w:spacing w:val="-8"/>
            <w:sz w:val="20"/>
            <w:lang w:val="en-US"/>
          </w:rPr>
          <w:delText xml:space="preserve">three </w:delText>
        </w:r>
        <w:r w:rsidR="008F1B94" w:rsidDel="002832F5">
          <w:rPr>
            <w:rFonts w:ascii="Merriweather" w:hAnsi="Merriweather" w:cs="Arial"/>
            <w:spacing w:val="-8"/>
            <w:sz w:val="20"/>
            <w:lang w:val="en-US"/>
          </w:rPr>
          <w:delText>distinct control strategies</w:delText>
        </w:r>
      </w:del>
      <w:r w:rsidR="008F1B94">
        <w:rPr>
          <w:rFonts w:ascii="Merriweather" w:hAnsi="Merriweather" w:cs="Arial"/>
          <w:spacing w:val="-8"/>
          <w:sz w:val="20"/>
          <w:lang w:val="en-US"/>
        </w:rPr>
        <w:t>: the cu</w:t>
      </w:r>
      <w:r w:rsidR="00376569">
        <w:rPr>
          <w:rFonts w:ascii="Merriweather" w:hAnsi="Merriweather" w:cs="Arial"/>
          <w:spacing w:val="-8"/>
          <w:sz w:val="20"/>
          <w:lang w:val="en-US"/>
        </w:rPr>
        <w:t>rrently used method which consists on</w:t>
      </w:r>
      <w:r w:rsidR="00E1743B">
        <w:rPr>
          <w:rFonts w:ascii="Merriweather" w:hAnsi="Merriweather" w:cs="Arial"/>
          <w:spacing w:val="-8"/>
          <w:sz w:val="20"/>
          <w:lang w:val="en-US"/>
        </w:rPr>
        <w:t xml:space="preserve"> </w:t>
      </w:r>
      <w:ins w:id="47" w:author="Fernando Oliveira" w:date="2026-01-20T00:49:00Z" w16du:dateUtc="2026-01-20T00:49:00Z">
        <w:r w:rsidR="00326B4E">
          <w:rPr>
            <w:rFonts w:ascii="Merriweather" w:hAnsi="Merriweather" w:cs="Arial"/>
            <w:spacing w:val="-8"/>
            <w:sz w:val="20"/>
            <w:lang w:val="en-US"/>
          </w:rPr>
          <w:t xml:space="preserve">a </w:t>
        </w:r>
      </w:ins>
      <w:r w:rsidR="00A95F84" w:rsidRPr="00A95F84">
        <w:rPr>
          <w:rFonts w:ascii="Merriweather" w:hAnsi="Merriweather" w:cs="Arial"/>
          <w:spacing w:val="-8"/>
          <w:sz w:val="20"/>
          <w:lang w:val="en-US"/>
        </w:rPr>
        <w:t xml:space="preserve">iterative </w:t>
      </w:r>
      <w:r w:rsidR="008F1B94">
        <w:rPr>
          <w:rFonts w:ascii="Merriweather" w:hAnsi="Merriweather" w:cs="Arial"/>
          <w:spacing w:val="-8"/>
          <w:sz w:val="20"/>
          <w:lang w:val="en-US"/>
        </w:rPr>
        <w:t xml:space="preserve">offline </w:t>
      </w:r>
      <w:r w:rsidR="00376569">
        <w:rPr>
          <w:rFonts w:ascii="Merriweather" w:hAnsi="Merriweather" w:cs="Arial"/>
          <w:spacing w:val="-8"/>
          <w:sz w:val="20"/>
          <w:lang w:val="en-US"/>
        </w:rPr>
        <w:t>pseudo-</w:t>
      </w:r>
      <w:r w:rsidR="008F1B94">
        <w:rPr>
          <w:rFonts w:ascii="Merriweather" w:hAnsi="Merriweather" w:cs="Arial"/>
          <w:spacing w:val="-8"/>
          <w:sz w:val="20"/>
          <w:lang w:val="en-US"/>
        </w:rPr>
        <w:t xml:space="preserve">adaptive </w:t>
      </w:r>
      <w:r w:rsidR="00376569">
        <w:rPr>
          <w:rFonts w:ascii="Merriweather" w:hAnsi="Merriweather" w:cs="Arial"/>
          <w:spacing w:val="-8"/>
          <w:sz w:val="20"/>
          <w:lang w:val="en-US"/>
        </w:rPr>
        <w:t xml:space="preserve">open-loop </w:t>
      </w:r>
      <w:r w:rsidR="008F1B94">
        <w:rPr>
          <w:rFonts w:ascii="Merriweather" w:hAnsi="Merriweather" w:cs="Arial"/>
          <w:spacing w:val="-8"/>
          <w:sz w:val="20"/>
          <w:lang w:val="en-US"/>
        </w:rPr>
        <w:t>control</w:t>
      </w:r>
      <w:r w:rsidR="00A95F84">
        <w:rPr>
          <w:rFonts w:ascii="Merriweather" w:hAnsi="Merriweather" w:cs="Arial"/>
          <w:spacing w:val="-8"/>
          <w:sz w:val="20"/>
          <w:lang w:val="en-US"/>
        </w:rPr>
        <w:t xml:space="preserve"> with the tests running in closed loop</w:t>
      </w:r>
      <w:r>
        <w:rPr>
          <w:rFonts w:ascii="Merriweather" w:hAnsi="Merriweather" w:cs="Arial"/>
          <w:spacing w:val="-8"/>
          <w:sz w:val="20"/>
          <w:lang w:val="en-US"/>
        </w:rPr>
        <w:t xml:space="preserve">, a tuned PIDF controller, and optimal </w:t>
      </w:r>
      <w:commentRangeStart w:id="48"/>
      <w:r>
        <w:rPr>
          <w:rFonts w:ascii="Merriweather" w:hAnsi="Merriweather" w:cs="Arial"/>
          <w:spacing w:val="-8"/>
          <w:sz w:val="20"/>
          <w:lang w:val="en-US"/>
        </w:rPr>
        <w:t>control</w:t>
      </w:r>
      <w:commentRangeEnd w:id="48"/>
      <w:r w:rsidR="001A5436" w:rsidRPr="006D00C7">
        <w:rPr>
          <w:rStyle w:val="Refdecomentrio"/>
          <w:rFonts w:ascii="Merriweather" w:hAnsi="Merriweather" w:cs="Arial"/>
          <w:spacing w:val="-8"/>
          <w:sz w:val="20"/>
          <w:szCs w:val="20"/>
          <w:lang w:val="en-US"/>
        </w:rPr>
        <w:commentReference w:id="48"/>
      </w:r>
      <w:r w:rsidR="001C391D" w:rsidRPr="006D00C7">
        <w:rPr>
          <w:rFonts w:ascii="Merriweather" w:hAnsi="Merriweather" w:cs="Arial"/>
          <w:spacing w:val="-8"/>
          <w:sz w:val="20"/>
          <w:lang w:val="en-US"/>
        </w:rPr>
        <w:t>. The results indicate that both the tuned PIDF and the optimal controller offer superior performance in terms of response spectra compared to the iterative method, with</w:t>
      </w:r>
      <w:ins w:id="49" w:author="Fernando Oliveira" w:date="2026-01-20T01:50:00Z" w16du:dateUtc="2026-01-20T01:50:00Z">
        <w:r w:rsidR="00752BEC">
          <w:rPr>
            <w:rFonts w:ascii="Merriweather" w:hAnsi="Merriweather" w:cs="Arial"/>
            <w:spacing w:val="-8"/>
            <w:sz w:val="20"/>
            <w:lang w:val="en-US"/>
          </w:rPr>
          <w:t xml:space="preserve"> the</w:t>
        </w:r>
      </w:ins>
      <w:r w:rsidR="001C391D" w:rsidRPr="006D00C7">
        <w:rPr>
          <w:rFonts w:ascii="Merriweather" w:hAnsi="Merriweather" w:cs="Arial"/>
          <w:spacing w:val="-8"/>
          <w:sz w:val="20"/>
          <w:lang w:val="en-US"/>
        </w:rPr>
        <w:t xml:space="preserve"> optimal control providing the best results in every instance. However, the performance of </w:t>
      </w:r>
      <w:r w:rsidR="006D00C7" w:rsidRPr="006D00C7">
        <w:rPr>
          <w:rFonts w:ascii="Merriweather" w:hAnsi="Merriweather" w:cs="Arial"/>
          <w:spacing w:val="-8"/>
          <w:sz w:val="20"/>
          <w:lang w:val="en-US"/>
        </w:rPr>
        <w:t xml:space="preserve">each </w:t>
      </w:r>
      <w:del w:id="50" w:author="Fernando Oliveira" w:date="2026-01-20T01:01:00Z" w16du:dateUtc="2026-01-20T01:01:00Z">
        <w:r w:rsidR="006D00C7" w:rsidRPr="006D00C7" w:rsidDel="00106D1D">
          <w:rPr>
            <w:rFonts w:ascii="Merriweather" w:hAnsi="Merriweather" w:cs="Arial"/>
            <w:spacing w:val="-8"/>
            <w:sz w:val="20"/>
            <w:lang w:val="en-US"/>
          </w:rPr>
          <w:delText xml:space="preserve">of the </w:delText>
        </w:r>
      </w:del>
      <w:r w:rsidR="006D00C7" w:rsidRPr="006D00C7">
        <w:rPr>
          <w:rFonts w:ascii="Merriweather" w:hAnsi="Merriweather" w:cs="Arial"/>
          <w:spacing w:val="-8"/>
          <w:sz w:val="20"/>
          <w:lang w:val="en-US"/>
        </w:rPr>
        <w:t>method</w:t>
      </w:r>
      <w:del w:id="51" w:author="Fernando Oliveira" w:date="2026-01-20T01:01:00Z" w16du:dateUtc="2026-01-20T01:01:00Z">
        <w:r w:rsidR="006D00C7" w:rsidRPr="006D00C7" w:rsidDel="00106D1D">
          <w:rPr>
            <w:rFonts w:ascii="Merriweather" w:hAnsi="Merriweather" w:cs="Arial"/>
            <w:spacing w:val="-8"/>
            <w:sz w:val="20"/>
            <w:lang w:val="en-US"/>
          </w:rPr>
          <w:delText>s</w:delText>
        </w:r>
      </w:del>
      <w:r w:rsidR="001C391D" w:rsidRPr="006D00C7">
        <w:rPr>
          <w:rFonts w:ascii="Merriweather" w:hAnsi="Merriweather" w:cs="Arial"/>
          <w:spacing w:val="-8"/>
          <w:sz w:val="20"/>
          <w:lang w:val="en-US"/>
        </w:rPr>
        <w:t xml:space="preserve"> depend</w:t>
      </w:r>
      <w:r w:rsidR="006D00C7" w:rsidRPr="006D00C7">
        <w:rPr>
          <w:rFonts w:ascii="Merriweather" w:hAnsi="Merriweather" w:cs="Arial"/>
          <w:spacing w:val="-8"/>
          <w:sz w:val="20"/>
          <w:lang w:val="en-US"/>
        </w:rPr>
        <w:t>s</w:t>
      </w:r>
      <w:r w:rsidR="001C391D" w:rsidRPr="006D00C7">
        <w:rPr>
          <w:rFonts w:ascii="Merriweather" w:hAnsi="Merriweather" w:cs="Arial"/>
          <w:spacing w:val="-8"/>
          <w:sz w:val="20"/>
          <w:lang w:val="en-US"/>
        </w:rPr>
        <w:t xml:space="preserve"> on </w:t>
      </w:r>
      <w:del w:id="52" w:author="Fernando Oliveira" w:date="2026-01-20T00:50:00Z" w16du:dateUtc="2026-01-20T00:50:00Z">
        <w:r w:rsidR="001C391D" w:rsidRPr="006D00C7" w:rsidDel="00326B4E">
          <w:rPr>
            <w:rFonts w:ascii="Merriweather" w:hAnsi="Merriweather" w:cs="Arial"/>
            <w:spacing w:val="-8"/>
            <w:sz w:val="20"/>
            <w:lang w:val="en-US"/>
          </w:rPr>
          <w:delText xml:space="preserve">identifying </w:delText>
        </w:r>
      </w:del>
      <w:r w:rsidR="001C391D" w:rsidRPr="006D00C7">
        <w:rPr>
          <w:rFonts w:ascii="Merriweather" w:hAnsi="Merriweather" w:cs="Arial"/>
          <w:spacing w:val="-8"/>
          <w:sz w:val="20"/>
          <w:lang w:val="en-US"/>
        </w:rPr>
        <w:t>the system</w:t>
      </w:r>
      <w:ins w:id="53" w:author="Fernando Oliveira" w:date="2026-01-20T00:50:00Z" w16du:dateUtc="2026-01-20T00:50:00Z">
        <w:r w:rsidR="00326B4E">
          <w:rPr>
            <w:rFonts w:ascii="Merriweather" w:hAnsi="Merriweather" w:cs="Arial"/>
            <w:spacing w:val="-8"/>
            <w:sz w:val="20"/>
            <w:lang w:val="en-US"/>
          </w:rPr>
          <w:t xml:space="preserve"> identification</w:t>
        </w:r>
      </w:ins>
      <w:ins w:id="54" w:author="Fernando Oliveira" w:date="2026-01-20T00:57:00Z" w16du:dateUtc="2026-01-20T00:57:00Z">
        <w:r w:rsidR="00106D1D">
          <w:rPr>
            <w:rFonts w:ascii="Merriweather" w:hAnsi="Merriweather" w:cs="Arial"/>
            <w:spacing w:val="-8"/>
            <w:sz w:val="20"/>
            <w:lang w:val="en-US"/>
          </w:rPr>
          <w:t xml:space="preserve"> accuracy</w:t>
        </w:r>
      </w:ins>
      <w:r w:rsidR="001C391D" w:rsidRPr="006D00C7">
        <w:rPr>
          <w:rFonts w:ascii="Merriweather" w:hAnsi="Merriweather" w:cs="Arial"/>
          <w:spacing w:val="-8"/>
          <w:sz w:val="20"/>
          <w:lang w:val="en-US"/>
        </w:rPr>
        <w:t xml:space="preserve">, </w:t>
      </w:r>
      <w:del w:id="55" w:author="Fernando Oliveira" w:date="2026-01-20T01:05:00Z" w16du:dateUtc="2026-01-20T01:05:00Z">
        <w:r w:rsidR="001C391D" w:rsidRPr="006D00C7" w:rsidDel="00106D1D">
          <w:rPr>
            <w:rFonts w:ascii="Merriweather" w:hAnsi="Merriweather" w:cs="Arial"/>
            <w:spacing w:val="-8"/>
            <w:sz w:val="20"/>
            <w:lang w:val="en-US"/>
          </w:rPr>
          <w:delText xml:space="preserve">and </w:delText>
        </w:r>
      </w:del>
      <w:del w:id="56" w:author="Fernando Oliveira" w:date="2026-01-20T01:03:00Z" w16du:dateUtc="2026-01-20T01:03:00Z">
        <w:r w:rsidR="001C391D" w:rsidRPr="006D00C7" w:rsidDel="00106D1D">
          <w:rPr>
            <w:rFonts w:ascii="Merriweather" w:hAnsi="Merriweather" w:cs="Arial"/>
            <w:spacing w:val="-8"/>
            <w:sz w:val="20"/>
            <w:lang w:val="en-US"/>
          </w:rPr>
          <w:delText xml:space="preserve">the </w:delText>
        </w:r>
      </w:del>
      <w:ins w:id="57" w:author="Fernando Oliveira" w:date="2026-01-20T01:05:00Z" w16du:dateUtc="2026-01-20T01:05:00Z">
        <w:r w:rsidR="00106D1D">
          <w:rPr>
            <w:rFonts w:ascii="Merriweather" w:hAnsi="Merriweather" w:cs="Arial"/>
            <w:spacing w:val="-8"/>
            <w:sz w:val="20"/>
            <w:lang w:val="en-US"/>
          </w:rPr>
          <w:t>whose</w:t>
        </w:r>
      </w:ins>
      <w:ins w:id="58" w:author="Fernando Oliveira" w:date="2026-01-20T01:03:00Z" w16du:dateUtc="2026-01-20T01:03:00Z">
        <w:r w:rsidR="00106D1D">
          <w:rPr>
            <w:rFonts w:ascii="Merriweather" w:hAnsi="Merriweather" w:cs="Arial"/>
            <w:spacing w:val="-8"/>
            <w:sz w:val="20"/>
            <w:lang w:val="en-US"/>
          </w:rPr>
          <w:t xml:space="preserve"> </w:t>
        </w:r>
      </w:ins>
      <w:del w:id="59" w:author="Fernando Oliveira" w:date="2026-01-20T01:23:00Z" w16du:dateUtc="2026-01-20T01:23:00Z">
        <w:r w:rsidR="001C391D" w:rsidRPr="006D00C7" w:rsidDel="00B76C83">
          <w:rPr>
            <w:rFonts w:ascii="Merriweather" w:hAnsi="Merriweather" w:cs="Arial"/>
            <w:spacing w:val="-8"/>
            <w:sz w:val="20"/>
            <w:lang w:val="en-US"/>
          </w:rPr>
          <w:delText>sensitivity</w:delText>
        </w:r>
      </w:del>
      <w:del w:id="60" w:author="Fernando Oliveira" w:date="2026-01-20T01:05:00Z" w16du:dateUtc="2026-01-20T01:05:00Z">
        <w:r w:rsidR="001C391D" w:rsidRPr="006D00C7" w:rsidDel="00106D1D">
          <w:rPr>
            <w:rFonts w:ascii="Merriweather" w:hAnsi="Merriweather" w:cs="Arial"/>
            <w:spacing w:val="-8"/>
            <w:sz w:val="20"/>
            <w:lang w:val="en-US"/>
          </w:rPr>
          <w:delText xml:space="preserve"> of each method to quality of the identification </w:delText>
        </w:r>
      </w:del>
      <w:del w:id="61" w:author="Fernando Oliveira" w:date="2026-01-20T01:23:00Z" w16du:dateUtc="2026-01-20T01:23:00Z">
        <w:r w:rsidR="006D00C7" w:rsidRPr="006D00C7" w:rsidDel="00B76C83">
          <w:rPr>
            <w:rFonts w:ascii="Merriweather" w:hAnsi="Merriweather" w:cs="Arial"/>
            <w:spacing w:val="-8"/>
            <w:sz w:val="20"/>
            <w:lang w:val="en-US"/>
          </w:rPr>
          <w:delText>i</w:delText>
        </w:r>
      </w:del>
      <w:ins w:id="62" w:author="Fernando Oliveira" w:date="2026-01-20T01:23:00Z" w16du:dateUtc="2026-01-20T01:23:00Z">
        <w:r w:rsidR="00B76C83" w:rsidRPr="006D00C7">
          <w:rPr>
            <w:rFonts w:ascii="Merriweather" w:hAnsi="Merriweather" w:cs="Arial"/>
            <w:spacing w:val="-8"/>
            <w:sz w:val="20"/>
            <w:lang w:val="en-US"/>
          </w:rPr>
          <w:t>sensitivity</w:t>
        </w:r>
      </w:ins>
      <w:del w:id="63" w:author="Fernando Oliveira" w:date="2026-01-20T01:06:00Z" w16du:dateUtc="2026-01-20T01:06:00Z">
        <w:r w:rsidR="006D00C7" w:rsidRPr="006D00C7" w:rsidDel="007D7D55">
          <w:rPr>
            <w:rFonts w:ascii="Merriweather" w:hAnsi="Merriweather" w:cs="Arial"/>
            <w:spacing w:val="-8"/>
            <w:sz w:val="20"/>
            <w:lang w:val="en-US"/>
          </w:rPr>
          <w:delText>s</w:delText>
        </w:r>
      </w:del>
      <w:r w:rsidR="006D00C7" w:rsidRPr="006D00C7">
        <w:rPr>
          <w:rFonts w:ascii="Merriweather" w:hAnsi="Merriweather" w:cs="Arial"/>
          <w:spacing w:val="-8"/>
          <w:sz w:val="20"/>
          <w:lang w:val="en-US"/>
        </w:rPr>
        <w:t xml:space="preserve"> still </w:t>
      </w:r>
      <w:del w:id="64" w:author="Fernando Oliveira" w:date="2026-01-20T01:05:00Z" w16du:dateUtc="2026-01-20T01:05:00Z">
        <w:r w:rsidR="006D00C7" w:rsidRPr="006D00C7" w:rsidDel="00106D1D">
          <w:rPr>
            <w:rFonts w:ascii="Merriweather" w:hAnsi="Merriweather" w:cs="Arial"/>
            <w:spacing w:val="-8"/>
            <w:sz w:val="20"/>
            <w:lang w:val="en-US"/>
          </w:rPr>
          <w:delText>unknown and requires further study</w:delText>
        </w:r>
      </w:del>
      <w:ins w:id="65" w:author="Fernando Oliveira" w:date="2026-01-20T01:05:00Z" w16du:dateUtc="2026-01-20T01:05:00Z">
        <w:r w:rsidR="00106D1D">
          <w:rPr>
            <w:rFonts w:ascii="Merriweather" w:hAnsi="Merriweather" w:cs="Arial"/>
            <w:spacing w:val="-8"/>
            <w:sz w:val="20"/>
            <w:lang w:val="en-US"/>
          </w:rPr>
          <w:t xml:space="preserve">being under </w:t>
        </w:r>
      </w:ins>
      <w:ins w:id="66" w:author="Fernando Oliveira" w:date="2026-01-20T01:06:00Z" w16du:dateUtc="2026-01-20T01:06:00Z">
        <w:r w:rsidR="007D7D55">
          <w:rPr>
            <w:rFonts w:ascii="Merriweather" w:hAnsi="Merriweather" w:cs="Arial"/>
            <w:spacing w:val="-8"/>
            <w:sz w:val="20"/>
            <w:lang w:val="en-US"/>
          </w:rPr>
          <w:t>evaluation</w:t>
        </w:r>
      </w:ins>
      <w:r w:rsidR="001C391D" w:rsidRPr="006D00C7">
        <w:rPr>
          <w:rFonts w:ascii="Merriweather" w:hAnsi="Merriweather" w:cs="Arial"/>
          <w:spacing w:val="-8"/>
          <w:sz w:val="20"/>
          <w:lang w:val="en-US"/>
        </w:rPr>
        <w:t>.</w:t>
      </w:r>
    </w:p>
    <w:p w14:paraId="0064154D" w14:textId="4DC49E56" w:rsidR="00A84429" w:rsidRPr="0061712D" w:rsidRDefault="00A84429" w:rsidP="0036583B">
      <w:pPr>
        <w:pStyle w:val="Default"/>
        <w:jc w:val="both"/>
        <w:rPr>
          <w:rFonts w:ascii="Tahoma" w:eastAsia="Times New Roman" w:hAnsi="Tahoma" w:cs="Tahoma"/>
          <w:snapToGrid w:val="0"/>
          <w:color w:val="auto"/>
          <w:spacing w:val="-8"/>
          <w:sz w:val="18"/>
          <w:szCs w:val="18"/>
          <w:lang w:val="en-US"/>
        </w:rPr>
      </w:pPr>
      <w:r w:rsidRPr="0061712D">
        <w:rPr>
          <w:rFonts w:ascii="Tahoma" w:eastAsia="Times New Roman" w:hAnsi="Tahoma" w:cs="Tahoma"/>
          <w:snapToGrid w:val="0"/>
          <w:color w:val="F79646" w:themeColor="accent6"/>
          <w:spacing w:val="-8"/>
          <w:sz w:val="18"/>
          <w:szCs w:val="18"/>
          <w:lang w:val="en-US"/>
        </w:rPr>
        <w:t xml:space="preserve">Keywords: </w:t>
      </w:r>
      <w:r w:rsidR="0075106B">
        <w:rPr>
          <w:rFonts w:ascii="Tahoma" w:eastAsia="Times New Roman" w:hAnsi="Tahoma" w:cs="Tahoma"/>
          <w:snapToGrid w:val="0"/>
          <w:color w:val="auto"/>
          <w:spacing w:val="-8"/>
          <w:sz w:val="18"/>
          <w:szCs w:val="18"/>
          <w:lang w:val="en-US"/>
        </w:rPr>
        <w:t>Earthquake Engineering</w:t>
      </w:r>
      <w:r w:rsidR="0061712D">
        <w:rPr>
          <w:rFonts w:ascii="Tahoma" w:eastAsia="Times New Roman" w:hAnsi="Tahoma" w:cs="Tahoma"/>
          <w:snapToGrid w:val="0"/>
          <w:color w:val="auto"/>
          <w:spacing w:val="-8"/>
          <w:sz w:val="18"/>
          <w:szCs w:val="18"/>
          <w:lang w:val="en-US"/>
        </w:rPr>
        <w:t xml:space="preserve">, </w:t>
      </w:r>
      <w:r w:rsidR="0075106B">
        <w:rPr>
          <w:rFonts w:ascii="Tahoma" w:eastAsia="Times New Roman" w:hAnsi="Tahoma" w:cs="Tahoma"/>
          <w:snapToGrid w:val="0"/>
          <w:color w:val="auto"/>
          <w:spacing w:val="-8"/>
          <w:sz w:val="18"/>
          <w:szCs w:val="18"/>
          <w:lang w:val="en-US"/>
        </w:rPr>
        <w:t>Control Systems, System Identification, Closed-loop Identification</w:t>
      </w:r>
    </w:p>
    <w:p w14:paraId="1A91DD54" w14:textId="77777777" w:rsidR="00A84429" w:rsidRPr="00A84429" w:rsidRDefault="00A84429" w:rsidP="00A84429">
      <w:pPr>
        <w:pStyle w:val="Default"/>
        <w:rPr>
          <w:rFonts w:ascii="Merriweather" w:hAnsi="Merriweather"/>
          <w:lang w:val="en-US"/>
        </w:rPr>
      </w:pPr>
    </w:p>
    <w:p w14:paraId="2443F62D" w14:textId="77777777" w:rsidR="00DD1B08" w:rsidRPr="00721EC4" w:rsidRDefault="00115AE1" w:rsidP="00A367B2">
      <w:pPr>
        <w:spacing w:line="240" w:lineRule="auto"/>
        <w:rPr>
          <w:rFonts w:ascii="Roboto" w:hAnsi="Roboto"/>
          <w:sz w:val="28"/>
          <w:szCs w:val="28"/>
          <w:lang w:val="pt-PT"/>
        </w:rPr>
      </w:pPr>
      <w:r>
        <w:rPr>
          <w:rFonts w:ascii="Roboto" w:hAnsi="Roboto"/>
          <w:b/>
          <w:bCs/>
          <w:iCs/>
          <w:sz w:val="28"/>
          <w:szCs w:val="28"/>
          <w:lang w:val="pt-PT"/>
        </w:rPr>
        <w:t>R</w:t>
      </w:r>
      <w:r w:rsidR="00DD1B08" w:rsidRPr="00721EC4">
        <w:rPr>
          <w:rFonts w:ascii="Roboto" w:hAnsi="Roboto"/>
          <w:b/>
          <w:bCs/>
          <w:iCs/>
          <w:sz w:val="28"/>
          <w:szCs w:val="28"/>
          <w:lang w:val="pt-PT"/>
        </w:rPr>
        <w:t>esumo</w:t>
      </w:r>
    </w:p>
    <w:p w14:paraId="7A03EC48" w14:textId="6920BF89" w:rsidR="0075106B" w:rsidRDefault="0075106B" w:rsidP="0036583B">
      <w:pPr>
        <w:pStyle w:val="cnme2020Palavras-chave"/>
        <w:spacing w:before="120"/>
        <w:ind w:left="0" w:firstLine="0"/>
        <w:jc w:val="both"/>
        <w:rPr>
          <w:rFonts w:ascii="Merriweather" w:hAnsi="Merriweather" w:cs="Arial"/>
          <w:spacing w:val="-8"/>
        </w:rPr>
      </w:pPr>
      <w:r w:rsidRPr="0075106B">
        <w:rPr>
          <w:rFonts w:ascii="Merriweather" w:hAnsi="Merriweather" w:cs="Arial"/>
          <w:spacing w:val="-8"/>
        </w:rPr>
        <w:t xml:space="preserve">Na área científica da engenharia sísmica, </w:t>
      </w:r>
      <w:ins w:id="67" w:author="Fernando Oliveira" w:date="2026-01-20T01:07:00Z" w16du:dateUtc="2026-01-20T01:07:00Z">
        <w:r w:rsidR="007D7D55">
          <w:rPr>
            <w:rFonts w:ascii="Merriweather" w:hAnsi="Merriweather" w:cs="Arial"/>
            <w:spacing w:val="-8"/>
          </w:rPr>
          <w:t xml:space="preserve">embora tenha ocorrido uma </w:t>
        </w:r>
      </w:ins>
      <w:del w:id="68" w:author="Fernando Oliveira" w:date="2026-01-20T01:07:00Z" w16du:dateUtc="2026-01-20T01:07:00Z">
        <w:r w:rsidDel="007D7D55">
          <w:rPr>
            <w:rFonts w:ascii="Merriweather" w:hAnsi="Merriweather" w:cs="Arial"/>
            <w:spacing w:val="-8"/>
          </w:rPr>
          <w:delText xml:space="preserve">apesar da </w:delText>
        </w:r>
      </w:del>
      <w:ins w:id="69" w:author="Fernando Oliveira" w:date="2026-01-20T01:07:00Z" w16du:dateUtc="2026-01-20T01:07:00Z">
        <w:r w:rsidR="007D7D55">
          <w:rPr>
            <w:rFonts w:ascii="Merriweather" w:hAnsi="Merriweather" w:cs="Arial"/>
            <w:spacing w:val="-8"/>
          </w:rPr>
          <w:t xml:space="preserve">melhoria </w:t>
        </w:r>
      </w:ins>
      <w:del w:id="70" w:author="Fernando Oliveira" w:date="2026-01-20T01:08:00Z" w16du:dateUtc="2026-01-20T01:08:00Z">
        <w:r w:rsidDel="007D7D55">
          <w:rPr>
            <w:rFonts w:ascii="Merriweather" w:hAnsi="Merriweather" w:cs="Arial"/>
            <w:spacing w:val="-8"/>
          </w:rPr>
          <w:delText>crescente sofisticação</w:delText>
        </w:r>
      </w:del>
      <w:ins w:id="71" w:author="Fernando Oliveira" w:date="2026-01-20T01:08:00Z" w16du:dateUtc="2026-01-20T01:08:00Z">
        <w:r w:rsidR="007D7D55">
          <w:rPr>
            <w:rFonts w:ascii="Merriweather" w:hAnsi="Merriweather" w:cs="Arial"/>
            <w:spacing w:val="-8"/>
          </w:rPr>
          <w:t>no desenvolvimento</w:t>
        </w:r>
      </w:ins>
      <w:r>
        <w:rPr>
          <w:rFonts w:ascii="Merriweather" w:hAnsi="Merriweather" w:cs="Arial"/>
          <w:spacing w:val="-8"/>
        </w:rPr>
        <w:t xml:space="preserve"> </w:t>
      </w:r>
      <w:del w:id="72" w:author="Fernando Oliveira" w:date="2026-01-20T01:10:00Z" w16du:dateUtc="2026-01-20T01:10:00Z">
        <w:r w:rsidDel="007D7D55">
          <w:rPr>
            <w:rFonts w:ascii="Merriweather" w:hAnsi="Merriweather" w:cs="Arial"/>
            <w:spacing w:val="-8"/>
          </w:rPr>
          <w:delText xml:space="preserve">e eficiência </w:delText>
        </w:r>
      </w:del>
      <w:r>
        <w:rPr>
          <w:rFonts w:ascii="Merriweather" w:hAnsi="Merriweather" w:cs="Arial"/>
          <w:spacing w:val="-8"/>
        </w:rPr>
        <w:t>d</w:t>
      </w:r>
      <w:ins w:id="73" w:author="Fernando Oliveira" w:date="2026-01-20T01:10:00Z" w16du:dateUtc="2026-01-20T01:10:00Z">
        <w:r w:rsidR="007D7D55">
          <w:rPr>
            <w:rFonts w:ascii="Merriweather" w:hAnsi="Merriweather" w:cs="Arial"/>
            <w:spacing w:val="-8"/>
          </w:rPr>
          <w:t>e</w:t>
        </w:r>
      </w:ins>
      <w:del w:id="74" w:author="Fernando Oliveira" w:date="2026-01-20T01:10:00Z" w16du:dateUtc="2026-01-20T01:10:00Z">
        <w:r w:rsidRPr="0075106B" w:rsidDel="007D7D55">
          <w:rPr>
            <w:rFonts w:ascii="Merriweather" w:hAnsi="Merriweather" w:cs="Arial"/>
            <w:spacing w:val="-8"/>
          </w:rPr>
          <w:delText>as</w:delText>
        </w:r>
      </w:del>
      <w:r w:rsidRPr="0075106B">
        <w:rPr>
          <w:rFonts w:ascii="Merriweather" w:hAnsi="Merriweather" w:cs="Arial"/>
          <w:spacing w:val="-8"/>
        </w:rPr>
        <w:t xml:space="preserve"> simulações computacionais</w:t>
      </w:r>
      <w:r w:rsidR="00A95F84">
        <w:rPr>
          <w:rFonts w:ascii="Merriweather" w:hAnsi="Merriweather" w:cs="Arial"/>
          <w:spacing w:val="-8"/>
        </w:rPr>
        <w:t xml:space="preserve">, </w:t>
      </w:r>
      <w:r w:rsidRPr="0075106B">
        <w:rPr>
          <w:rFonts w:ascii="Merriweather" w:hAnsi="Merriweather" w:cs="Arial"/>
          <w:spacing w:val="-8"/>
        </w:rPr>
        <w:t xml:space="preserve">ainda </w:t>
      </w:r>
      <w:r w:rsidR="00A95F84">
        <w:rPr>
          <w:rFonts w:ascii="Merriweather" w:hAnsi="Merriweather" w:cs="Arial"/>
          <w:spacing w:val="-8"/>
        </w:rPr>
        <w:t xml:space="preserve">se </w:t>
      </w:r>
      <w:r w:rsidRPr="0075106B">
        <w:rPr>
          <w:rFonts w:ascii="Merriweather" w:hAnsi="Merriweather" w:cs="Arial"/>
          <w:spacing w:val="-8"/>
        </w:rPr>
        <w:t>enfrentam limitações na modela</w:t>
      </w:r>
      <w:r w:rsidR="00A95F84">
        <w:rPr>
          <w:rFonts w:ascii="Merriweather" w:hAnsi="Merriweather" w:cs="Arial"/>
          <w:spacing w:val="-8"/>
        </w:rPr>
        <w:t>ção</w:t>
      </w:r>
      <w:r w:rsidRPr="0075106B">
        <w:rPr>
          <w:rFonts w:ascii="Merriweather" w:hAnsi="Merriweather" w:cs="Arial"/>
          <w:spacing w:val="-8"/>
        </w:rPr>
        <w:t xml:space="preserve"> precisa de comportamentos </w:t>
      </w:r>
      <w:ins w:id="75" w:author="Fernando Oliveira" w:date="2026-01-20T01:10:00Z" w16du:dateUtc="2026-01-20T01:10:00Z">
        <w:r w:rsidR="007D7D55">
          <w:rPr>
            <w:rFonts w:ascii="Merriweather" w:hAnsi="Merriweather" w:cs="Arial"/>
            <w:spacing w:val="-8"/>
          </w:rPr>
          <w:t xml:space="preserve">estruturais </w:t>
        </w:r>
      </w:ins>
      <w:r w:rsidRPr="0075106B">
        <w:rPr>
          <w:rFonts w:ascii="Merriweather" w:hAnsi="Merriweather" w:cs="Arial"/>
          <w:spacing w:val="-8"/>
        </w:rPr>
        <w:t xml:space="preserve">complexos, não lineares ou </w:t>
      </w:r>
      <w:ins w:id="76" w:author="Fernando Oliveira" w:date="2026-01-20T01:53:00Z" w16du:dateUtc="2026-01-20T01:53:00Z">
        <w:r w:rsidR="00E278A3">
          <w:rPr>
            <w:rFonts w:ascii="Merriweather" w:hAnsi="Merriweather" w:cs="Arial"/>
            <w:spacing w:val="-8"/>
          </w:rPr>
          <w:t xml:space="preserve">outros </w:t>
        </w:r>
      </w:ins>
      <w:r w:rsidR="00A95F84">
        <w:rPr>
          <w:rFonts w:ascii="Merriweather" w:hAnsi="Merriweather" w:cs="Arial"/>
          <w:spacing w:val="-8"/>
        </w:rPr>
        <w:t xml:space="preserve">pouco </w:t>
      </w:r>
      <w:del w:id="77" w:author="Fernando Oliveira" w:date="2026-01-20T01:53:00Z" w16du:dateUtc="2026-01-20T01:53:00Z">
        <w:r w:rsidR="00A95F84" w:rsidDel="00E278A3">
          <w:rPr>
            <w:rFonts w:ascii="Merriweather" w:hAnsi="Merriweather" w:cs="Arial"/>
            <w:spacing w:val="-8"/>
          </w:rPr>
          <w:delText>estudados</w:delText>
        </w:r>
      </w:del>
      <w:ins w:id="78" w:author="Fernando Oliveira" w:date="2026-01-20T01:53:00Z" w16du:dateUtc="2026-01-20T01:53:00Z">
        <w:r w:rsidR="00E278A3">
          <w:rPr>
            <w:rFonts w:ascii="Merriweather" w:hAnsi="Merriweather" w:cs="Arial"/>
            <w:spacing w:val="-8"/>
          </w:rPr>
          <w:t>desenvolvidos</w:t>
        </w:r>
      </w:ins>
      <w:r w:rsidRPr="0075106B">
        <w:rPr>
          <w:rFonts w:ascii="Merriweather" w:hAnsi="Merriweather" w:cs="Arial"/>
          <w:spacing w:val="-8"/>
        </w:rPr>
        <w:t xml:space="preserve">. As simulações numéricas, mesmo com métodos avançados, requerem </w:t>
      </w:r>
      <w:del w:id="79" w:author="Fernando Oliveira" w:date="2026-01-20T01:13:00Z" w16du:dateUtc="2026-01-20T01:13:00Z">
        <w:r w:rsidRPr="0075106B" w:rsidDel="007D7D55">
          <w:rPr>
            <w:rFonts w:ascii="Merriweather" w:hAnsi="Merriweather" w:cs="Arial"/>
            <w:spacing w:val="-8"/>
          </w:rPr>
          <w:delText xml:space="preserve">referências </w:delText>
        </w:r>
      </w:del>
      <w:ins w:id="80" w:author="Fernando Oliveira" w:date="2026-01-20T01:13:00Z" w16du:dateUtc="2026-01-20T01:13:00Z">
        <w:r w:rsidR="007D7D55">
          <w:rPr>
            <w:rFonts w:ascii="Merriweather" w:hAnsi="Merriweather" w:cs="Arial"/>
            <w:spacing w:val="-8"/>
          </w:rPr>
          <w:t>modelos</w:t>
        </w:r>
        <w:r w:rsidR="007D7D55" w:rsidRPr="0075106B">
          <w:rPr>
            <w:rFonts w:ascii="Merriweather" w:hAnsi="Merriweather" w:cs="Arial"/>
            <w:spacing w:val="-8"/>
          </w:rPr>
          <w:t xml:space="preserve"> </w:t>
        </w:r>
      </w:ins>
      <w:r w:rsidRPr="0075106B">
        <w:rPr>
          <w:rFonts w:ascii="Merriweather" w:hAnsi="Merriweather" w:cs="Arial"/>
          <w:spacing w:val="-8"/>
        </w:rPr>
        <w:t xml:space="preserve">experimentais para garantir </w:t>
      </w:r>
      <w:del w:id="81" w:author="Fernando Oliveira" w:date="2026-01-20T01:53:00Z" w16du:dateUtc="2026-01-20T01:53:00Z">
        <w:r w:rsidRPr="0075106B" w:rsidDel="00E278A3">
          <w:rPr>
            <w:rFonts w:ascii="Merriweather" w:hAnsi="Merriweather" w:cs="Arial"/>
            <w:spacing w:val="-8"/>
          </w:rPr>
          <w:delText xml:space="preserve">a </w:delText>
        </w:r>
        <w:r w:rsidR="00A95F84" w:rsidDel="00E278A3">
          <w:rPr>
            <w:rFonts w:ascii="Merriweather" w:hAnsi="Merriweather" w:cs="Arial"/>
            <w:spacing w:val="-8"/>
          </w:rPr>
          <w:delText>sua</w:delText>
        </w:r>
      </w:del>
      <w:ins w:id="82" w:author="Fernando Oliveira" w:date="2026-01-20T01:53:00Z" w16du:dateUtc="2026-01-20T01:53:00Z">
        <w:r w:rsidR="00E278A3">
          <w:rPr>
            <w:rFonts w:ascii="Merriweather" w:hAnsi="Merriweather" w:cs="Arial"/>
            <w:spacing w:val="-8"/>
          </w:rPr>
          <w:t xml:space="preserve">uma </w:t>
        </w:r>
      </w:ins>
      <w:ins w:id="83" w:author="Fernando Oliveira" w:date="2026-01-20T01:54:00Z" w16du:dateUtc="2026-01-20T01:54:00Z">
        <w:r w:rsidR="00E278A3">
          <w:rPr>
            <w:rFonts w:ascii="Merriweather" w:hAnsi="Merriweather" w:cs="Arial"/>
            <w:spacing w:val="-8"/>
          </w:rPr>
          <w:t>boa</w:t>
        </w:r>
      </w:ins>
      <w:r w:rsidR="00A95F84">
        <w:rPr>
          <w:rFonts w:ascii="Merriweather" w:hAnsi="Merriweather" w:cs="Arial"/>
          <w:spacing w:val="-8"/>
        </w:rPr>
        <w:t xml:space="preserve"> </w:t>
      </w:r>
      <w:r w:rsidRPr="0075106B">
        <w:rPr>
          <w:rFonts w:ascii="Merriweather" w:hAnsi="Merriweather" w:cs="Arial"/>
          <w:spacing w:val="-8"/>
        </w:rPr>
        <w:t xml:space="preserve">precisão. </w:t>
      </w:r>
      <w:ins w:id="84" w:author="Fernando Oliveira" w:date="2026-01-20T01:16:00Z" w16du:dateUtc="2026-01-20T01:16:00Z">
        <w:r w:rsidR="00B76C83">
          <w:rPr>
            <w:rFonts w:ascii="Merriweather" w:hAnsi="Merriweather" w:cs="Arial"/>
            <w:spacing w:val="-8"/>
          </w:rPr>
          <w:t xml:space="preserve">Além disso, </w:t>
        </w:r>
      </w:ins>
      <w:del w:id="85" w:author="Fernando Oliveira" w:date="2026-01-20T01:16:00Z" w16du:dateUtc="2026-01-20T01:16:00Z">
        <w:r w:rsidRPr="0075106B" w:rsidDel="00B76C83">
          <w:rPr>
            <w:rFonts w:ascii="Merriweather" w:hAnsi="Merriweather" w:cs="Arial"/>
            <w:spacing w:val="-8"/>
          </w:rPr>
          <w:delText>A</w:delText>
        </w:r>
      </w:del>
      <w:ins w:id="86" w:author="Fernando Oliveira" w:date="2026-01-20T01:16:00Z" w16du:dateUtc="2026-01-20T01:16:00Z">
        <w:r w:rsidR="00B76C83">
          <w:rPr>
            <w:rFonts w:ascii="Merriweather" w:hAnsi="Merriweather" w:cs="Arial"/>
            <w:spacing w:val="-8"/>
          </w:rPr>
          <w:t>a</w:t>
        </w:r>
      </w:ins>
      <w:r w:rsidRPr="0075106B">
        <w:rPr>
          <w:rFonts w:ascii="Merriweather" w:hAnsi="Merriweather" w:cs="Arial"/>
          <w:spacing w:val="-8"/>
        </w:rPr>
        <w:t xml:space="preserve">s abordagens de aprendizagem automática também dependem de dados experimentais para treinar e atualizar modelos. Os </w:t>
      </w:r>
      <w:del w:id="87" w:author="Fernando Oliveira" w:date="2026-01-20T01:17:00Z" w16du:dateUtc="2026-01-20T01:17:00Z">
        <w:r w:rsidRPr="0075106B" w:rsidDel="00B76C83">
          <w:rPr>
            <w:rFonts w:ascii="Merriweather" w:hAnsi="Merriweather" w:cs="Arial"/>
            <w:spacing w:val="-8"/>
          </w:rPr>
          <w:delText xml:space="preserve">testes </w:delText>
        </w:r>
      </w:del>
      <w:ins w:id="88" w:author="Fernando Oliveira" w:date="2026-01-20T01:17:00Z" w16du:dateUtc="2026-01-20T01:17:00Z">
        <w:r w:rsidR="00B76C83">
          <w:rPr>
            <w:rFonts w:ascii="Merriweather" w:hAnsi="Merriweather" w:cs="Arial"/>
            <w:spacing w:val="-8"/>
          </w:rPr>
          <w:t xml:space="preserve">ensaios </w:t>
        </w:r>
      </w:ins>
      <w:r w:rsidRPr="0075106B">
        <w:rPr>
          <w:rFonts w:ascii="Merriweather" w:hAnsi="Merriweather" w:cs="Arial"/>
          <w:spacing w:val="-8"/>
        </w:rPr>
        <w:t xml:space="preserve">experimentais </w:t>
      </w:r>
      <w:del w:id="89" w:author="Fernando Oliveira" w:date="2026-01-20T01:17:00Z" w16du:dateUtc="2026-01-20T01:17:00Z">
        <w:r w:rsidRPr="0075106B" w:rsidDel="00B76C83">
          <w:rPr>
            <w:rFonts w:ascii="Merriweather" w:hAnsi="Merriweather" w:cs="Arial"/>
            <w:spacing w:val="-8"/>
          </w:rPr>
          <w:delText xml:space="preserve">fornecem </w:delText>
        </w:r>
      </w:del>
      <w:ins w:id="90" w:author="Fernando Oliveira" w:date="2026-01-20T01:17:00Z" w16du:dateUtc="2026-01-20T01:17:00Z">
        <w:r w:rsidR="00B76C83">
          <w:rPr>
            <w:rFonts w:ascii="Merriweather" w:hAnsi="Merriweather" w:cs="Arial"/>
            <w:spacing w:val="-8"/>
          </w:rPr>
          <w:t>permitem por isso a</w:t>
        </w:r>
        <w:r w:rsidR="00B76C83" w:rsidRPr="0075106B">
          <w:rPr>
            <w:rFonts w:ascii="Merriweather" w:hAnsi="Merriweather" w:cs="Arial"/>
            <w:spacing w:val="-8"/>
          </w:rPr>
          <w:t xml:space="preserve"> </w:t>
        </w:r>
      </w:ins>
      <w:r w:rsidRPr="0075106B">
        <w:rPr>
          <w:rFonts w:ascii="Merriweather" w:hAnsi="Merriweather" w:cs="Arial"/>
          <w:spacing w:val="-8"/>
        </w:rPr>
        <w:t xml:space="preserve">validação e calibração </w:t>
      </w:r>
      <w:del w:id="91" w:author="Fernando Oliveira" w:date="2026-01-20T01:17:00Z" w16du:dateUtc="2026-01-20T01:17:00Z">
        <w:r w:rsidRPr="0075106B" w:rsidDel="00B76C83">
          <w:rPr>
            <w:rFonts w:ascii="Merriweather" w:hAnsi="Merriweather" w:cs="Arial"/>
            <w:spacing w:val="-8"/>
          </w:rPr>
          <w:delText xml:space="preserve">críticas para </w:delText>
        </w:r>
      </w:del>
      <w:ins w:id="92" w:author="Fernando Oliveira" w:date="2026-01-20T01:17:00Z" w16du:dateUtc="2026-01-20T01:17:00Z">
        <w:r w:rsidR="00B76C83">
          <w:rPr>
            <w:rFonts w:ascii="Merriweather" w:hAnsi="Merriweather" w:cs="Arial"/>
            <w:spacing w:val="-8"/>
          </w:rPr>
          <w:t>d</w:t>
        </w:r>
      </w:ins>
      <w:r w:rsidRPr="0075106B">
        <w:rPr>
          <w:rFonts w:ascii="Merriweather" w:hAnsi="Merriweather" w:cs="Arial"/>
          <w:spacing w:val="-8"/>
        </w:rPr>
        <w:t xml:space="preserve">esses modelos. Em resumo, os </w:t>
      </w:r>
      <w:del w:id="93" w:author="Fernando Oliveira" w:date="2026-01-20T01:18:00Z" w16du:dateUtc="2026-01-20T01:18:00Z">
        <w:r w:rsidRPr="0075106B" w:rsidDel="00B76C83">
          <w:rPr>
            <w:rFonts w:ascii="Merriweather" w:hAnsi="Merriweather" w:cs="Arial"/>
            <w:spacing w:val="-8"/>
          </w:rPr>
          <w:delText xml:space="preserve">testes </w:delText>
        </w:r>
      </w:del>
      <w:ins w:id="94" w:author="Fernando Oliveira" w:date="2026-01-20T01:18:00Z" w16du:dateUtc="2026-01-20T01:18:00Z">
        <w:r w:rsidR="00B76C83">
          <w:rPr>
            <w:rFonts w:ascii="Merriweather" w:hAnsi="Merriweather" w:cs="Arial"/>
            <w:spacing w:val="-8"/>
          </w:rPr>
          <w:t>ensaios</w:t>
        </w:r>
        <w:r w:rsidR="00B76C83" w:rsidRPr="0075106B">
          <w:rPr>
            <w:rFonts w:ascii="Merriweather" w:hAnsi="Merriweather" w:cs="Arial"/>
            <w:spacing w:val="-8"/>
          </w:rPr>
          <w:t xml:space="preserve"> </w:t>
        </w:r>
      </w:ins>
      <w:r w:rsidRPr="0075106B">
        <w:rPr>
          <w:rFonts w:ascii="Merriweather" w:hAnsi="Merriweather" w:cs="Arial"/>
          <w:spacing w:val="-8"/>
        </w:rPr>
        <w:t xml:space="preserve">experimentais sísmicos continuam a ser indispensáveis para validar modelos, compreender comportamentos complexos e garantir a segurança estrutural. Neste artigo, um modelo computacional da plataforma sísmica uniaxial do LNEC é utilizado para comparar o </w:t>
      </w:r>
      <w:ins w:id="95" w:author="Fernando Oliveira" w:date="2026-01-20T01:20:00Z" w16du:dateUtc="2026-01-20T01:20:00Z">
        <w:r w:rsidR="00B76C83">
          <w:rPr>
            <w:rFonts w:ascii="Merriweather" w:hAnsi="Merriweather" w:cs="Arial"/>
            <w:spacing w:val="-8"/>
          </w:rPr>
          <w:t xml:space="preserve">seu </w:t>
        </w:r>
      </w:ins>
      <w:r w:rsidRPr="0075106B">
        <w:rPr>
          <w:rFonts w:ascii="Merriweather" w:hAnsi="Merriweather" w:cs="Arial"/>
          <w:spacing w:val="-8"/>
        </w:rPr>
        <w:t>desempenho</w:t>
      </w:r>
      <w:r w:rsidR="003D6DE5">
        <w:rPr>
          <w:rFonts w:ascii="Merriweather" w:hAnsi="Merriweather" w:cs="Arial"/>
          <w:spacing w:val="-8"/>
        </w:rPr>
        <w:t xml:space="preserve"> em termos de espetro de resposta</w:t>
      </w:r>
      <w:r w:rsidRPr="0075106B">
        <w:rPr>
          <w:rFonts w:ascii="Merriweather" w:hAnsi="Merriweather" w:cs="Arial"/>
          <w:spacing w:val="-8"/>
        </w:rPr>
        <w:t xml:space="preserve"> </w:t>
      </w:r>
      <w:del w:id="96" w:author="Fernando Oliveira" w:date="2026-01-20T01:18:00Z" w16du:dateUtc="2026-01-20T01:18:00Z">
        <w:r w:rsidRPr="0075106B" w:rsidDel="00B76C83">
          <w:rPr>
            <w:rFonts w:ascii="Merriweather" w:hAnsi="Merriweather" w:cs="Arial"/>
            <w:spacing w:val="-8"/>
          </w:rPr>
          <w:delText>resultante de</w:delText>
        </w:r>
      </w:del>
      <w:ins w:id="97" w:author="Fernando Oliveira" w:date="2026-01-20T01:18:00Z" w16du:dateUtc="2026-01-20T01:18:00Z">
        <w:r w:rsidR="00B76C83">
          <w:rPr>
            <w:rFonts w:ascii="Merriweather" w:hAnsi="Merriweather" w:cs="Arial"/>
            <w:spacing w:val="-8"/>
          </w:rPr>
          <w:t>considerando</w:t>
        </w:r>
      </w:ins>
      <w:r w:rsidR="003D6DE5">
        <w:rPr>
          <w:rFonts w:ascii="Merriweather" w:hAnsi="Merriweather" w:cs="Arial"/>
          <w:spacing w:val="-8"/>
        </w:rPr>
        <w:t xml:space="preserve"> três</w:t>
      </w:r>
      <w:r w:rsidRPr="0075106B">
        <w:rPr>
          <w:rFonts w:ascii="Merriweather" w:hAnsi="Merriweather" w:cs="Arial"/>
          <w:spacing w:val="-8"/>
        </w:rPr>
        <w:t xml:space="preserve"> estratégias de controlo distintas: o método iterativo atualmente utilizado, que consiste n</w:t>
      </w:r>
      <w:r w:rsidR="00A95F84">
        <w:rPr>
          <w:rFonts w:ascii="Merriweather" w:hAnsi="Merriweather" w:cs="Arial"/>
          <w:spacing w:val="-8"/>
        </w:rPr>
        <w:t xml:space="preserve">um </w:t>
      </w:r>
      <w:r w:rsidRPr="0075106B">
        <w:rPr>
          <w:rFonts w:ascii="Merriweather" w:hAnsi="Merriweather" w:cs="Arial"/>
          <w:spacing w:val="-8"/>
        </w:rPr>
        <w:t>controlo pseudo</w:t>
      </w:r>
      <w:r w:rsidR="00A95F84">
        <w:rPr>
          <w:rFonts w:ascii="Merriweather" w:hAnsi="Merriweather" w:cs="Arial"/>
          <w:spacing w:val="-8"/>
        </w:rPr>
        <w:t>-</w:t>
      </w:r>
      <w:r w:rsidRPr="0075106B">
        <w:rPr>
          <w:rFonts w:ascii="Merriweather" w:hAnsi="Merriweather" w:cs="Arial"/>
          <w:spacing w:val="-8"/>
        </w:rPr>
        <w:t xml:space="preserve">adaptativo offline </w:t>
      </w:r>
      <w:r w:rsidR="00A95F84">
        <w:rPr>
          <w:rFonts w:ascii="Merriweather" w:hAnsi="Merriweather" w:cs="Arial"/>
          <w:spacing w:val="-8"/>
        </w:rPr>
        <w:t xml:space="preserve">em anel </w:t>
      </w:r>
      <w:r w:rsidRPr="0075106B">
        <w:rPr>
          <w:rFonts w:ascii="Merriweather" w:hAnsi="Merriweather" w:cs="Arial"/>
          <w:spacing w:val="-8"/>
        </w:rPr>
        <w:t>abert</w:t>
      </w:r>
      <w:r w:rsidR="00A95F84">
        <w:rPr>
          <w:rFonts w:ascii="Merriweather" w:hAnsi="Merriweather" w:cs="Arial"/>
          <w:spacing w:val="-8"/>
        </w:rPr>
        <w:t>o e com o ensaio a decorrer em anel fechado</w:t>
      </w:r>
      <w:r w:rsidRPr="0075106B">
        <w:rPr>
          <w:rFonts w:ascii="Merriweather" w:hAnsi="Merriweather" w:cs="Arial"/>
          <w:spacing w:val="-8"/>
        </w:rPr>
        <w:t>, um controlador PIDF sintonizado</w:t>
      </w:r>
      <w:r w:rsidR="00A95F84">
        <w:rPr>
          <w:rFonts w:ascii="Merriweather" w:hAnsi="Merriweather" w:cs="Arial"/>
          <w:spacing w:val="-8"/>
        </w:rPr>
        <w:t>,</w:t>
      </w:r>
      <w:r w:rsidRPr="0075106B">
        <w:rPr>
          <w:rFonts w:ascii="Merriweather" w:hAnsi="Merriweather" w:cs="Arial"/>
          <w:spacing w:val="-8"/>
        </w:rPr>
        <w:t xml:space="preserve"> e o controlo </w:t>
      </w:r>
      <w:commentRangeStart w:id="98"/>
      <w:r w:rsidRPr="0075106B">
        <w:rPr>
          <w:rFonts w:ascii="Merriweather" w:hAnsi="Merriweather" w:cs="Arial"/>
          <w:spacing w:val="-8"/>
        </w:rPr>
        <w:t>ótimo</w:t>
      </w:r>
      <w:commentRangeEnd w:id="98"/>
      <w:r w:rsidR="001A5436" w:rsidRPr="0075106B">
        <w:rPr>
          <w:rStyle w:val="Refdecomentrio"/>
          <w:rFonts w:ascii="Merriweather" w:hAnsi="Merriweather" w:cs="Arial"/>
          <w:spacing w:val="-8"/>
          <w:sz w:val="20"/>
          <w:szCs w:val="20"/>
        </w:rPr>
        <w:commentReference w:id="98"/>
      </w:r>
      <w:r w:rsidRPr="0075106B">
        <w:rPr>
          <w:rFonts w:ascii="Merriweather" w:hAnsi="Merriweather" w:cs="Arial"/>
          <w:spacing w:val="-8"/>
        </w:rPr>
        <w:t>.</w:t>
      </w:r>
      <w:r w:rsidR="006D00C7">
        <w:rPr>
          <w:rFonts w:ascii="Merriweather" w:hAnsi="Merriweather" w:cs="Arial"/>
          <w:spacing w:val="-8"/>
        </w:rPr>
        <w:t xml:space="preserve"> </w:t>
      </w:r>
      <w:r w:rsidR="006D00C7" w:rsidRPr="006D00C7">
        <w:rPr>
          <w:rFonts w:ascii="Merriweather" w:hAnsi="Merriweather" w:cs="Arial"/>
          <w:spacing w:val="-8"/>
        </w:rPr>
        <w:t xml:space="preserve">Os resultados indicam que </w:t>
      </w:r>
      <w:r w:rsidR="006D00C7">
        <w:rPr>
          <w:rFonts w:ascii="Merriweather" w:hAnsi="Merriweather" w:cs="Arial"/>
          <w:spacing w:val="-8"/>
        </w:rPr>
        <w:t>ambos os controladores</w:t>
      </w:r>
      <w:r w:rsidR="006D00C7" w:rsidRPr="006D00C7">
        <w:rPr>
          <w:rFonts w:ascii="Merriweather" w:hAnsi="Merriweather" w:cs="Arial"/>
          <w:spacing w:val="-8"/>
        </w:rPr>
        <w:t xml:space="preserve"> </w:t>
      </w:r>
      <w:ins w:id="99" w:author="Fernando Oliveira" w:date="2026-01-20T01:21:00Z" w16du:dateUtc="2026-01-20T01:21:00Z">
        <w:r w:rsidR="00B76C83" w:rsidRPr="0075106B">
          <w:rPr>
            <w:rFonts w:ascii="Merriweather" w:hAnsi="Merriweather" w:cs="Arial"/>
            <w:spacing w:val="-8"/>
          </w:rPr>
          <w:t xml:space="preserve">PIDF e o controlo </w:t>
        </w:r>
        <w:commentRangeStart w:id="100"/>
        <w:r w:rsidR="00B76C83" w:rsidRPr="0075106B">
          <w:rPr>
            <w:rFonts w:ascii="Merriweather" w:hAnsi="Merriweather" w:cs="Arial"/>
            <w:spacing w:val="-8"/>
          </w:rPr>
          <w:t>ótimo</w:t>
        </w:r>
        <w:commentRangeEnd w:id="100"/>
        <w:r w:rsidR="00B76C83" w:rsidRPr="006D00C7">
          <w:rPr>
            <w:rStyle w:val="Refdecomentrio"/>
            <w:rFonts w:ascii="Merriweather" w:hAnsi="Merriweather" w:cs="Arial"/>
            <w:spacing w:val="-8"/>
            <w:sz w:val="20"/>
            <w:szCs w:val="20"/>
          </w:rPr>
          <w:commentReference w:id="100"/>
        </w:r>
        <w:r w:rsidR="00B76C83" w:rsidRPr="006D00C7">
          <w:rPr>
            <w:rFonts w:ascii="Merriweather" w:hAnsi="Merriweather" w:cs="Arial"/>
            <w:spacing w:val="-8"/>
          </w:rPr>
          <w:t xml:space="preserve"> </w:t>
        </w:r>
      </w:ins>
      <w:r w:rsidR="006D00C7" w:rsidRPr="006D00C7">
        <w:rPr>
          <w:rFonts w:ascii="Merriweather" w:hAnsi="Merriweather" w:cs="Arial"/>
          <w:spacing w:val="-8"/>
        </w:rPr>
        <w:t xml:space="preserve">oferecem desempenho superior em termos de espectros de resposta </w:t>
      </w:r>
      <w:del w:id="101" w:author="Fernando Oliveira" w:date="2026-01-20T01:55:00Z" w16du:dateUtc="2026-01-20T01:55:00Z">
        <w:r w:rsidR="006D00C7" w:rsidRPr="006D00C7" w:rsidDel="00E278A3">
          <w:rPr>
            <w:rFonts w:ascii="Merriweather" w:hAnsi="Merriweather" w:cs="Arial"/>
            <w:spacing w:val="-8"/>
          </w:rPr>
          <w:delText xml:space="preserve">em </w:delText>
        </w:r>
      </w:del>
      <w:ins w:id="102" w:author="Fernando Oliveira" w:date="2026-01-20T01:55:00Z" w16du:dateUtc="2026-01-20T01:55:00Z">
        <w:r w:rsidR="00E278A3">
          <w:rPr>
            <w:rFonts w:ascii="Merriweather" w:hAnsi="Merriweather" w:cs="Arial"/>
            <w:spacing w:val="-8"/>
          </w:rPr>
          <w:t>quando</w:t>
        </w:r>
        <w:r w:rsidR="00E278A3" w:rsidRPr="006D00C7">
          <w:rPr>
            <w:rFonts w:ascii="Merriweather" w:hAnsi="Merriweather" w:cs="Arial"/>
            <w:spacing w:val="-8"/>
          </w:rPr>
          <w:t xml:space="preserve"> </w:t>
        </w:r>
      </w:ins>
      <w:r w:rsidR="006D00C7" w:rsidRPr="006D00C7">
        <w:rPr>
          <w:rFonts w:ascii="Merriweather" w:hAnsi="Merriweather" w:cs="Arial"/>
          <w:spacing w:val="-8"/>
        </w:rPr>
        <w:t>compara</w:t>
      </w:r>
      <w:ins w:id="103" w:author="Fernando Oliveira" w:date="2026-01-20T01:55:00Z" w16du:dateUtc="2026-01-20T01:55:00Z">
        <w:r w:rsidR="00E278A3">
          <w:rPr>
            <w:rFonts w:ascii="Merriweather" w:hAnsi="Merriweather" w:cs="Arial"/>
            <w:spacing w:val="-8"/>
          </w:rPr>
          <w:t>dos</w:t>
        </w:r>
      </w:ins>
      <w:del w:id="104" w:author="Fernando Oliveira" w:date="2026-01-20T01:55:00Z" w16du:dateUtc="2026-01-20T01:55:00Z">
        <w:r w:rsidR="006D00C7" w:rsidRPr="006D00C7" w:rsidDel="00E278A3">
          <w:rPr>
            <w:rFonts w:ascii="Merriweather" w:hAnsi="Merriweather" w:cs="Arial"/>
            <w:spacing w:val="-8"/>
          </w:rPr>
          <w:delText>ção</w:delText>
        </w:r>
      </w:del>
      <w:r w:rsidR="006D00C7" w:rsidRPr="006D00C7">
        <w:rPr>
          <w:rFonts w:ascii="Merriweather" w:hAnsi="Merriweather" w:cs="Arial"/>
          <w:spacing w:val="-8"/>
        </w:rPr>
        <w:t xml:space="preserve"> com o método iterativo, </w:t>
      </w:r>
      <w:r w:rsidR="006D00C7">
        <w:rPr>
          <w:rFonts w:ascii="Merriweather" w:hAnsi="Merriweather" w:cs="Arial"/>
          <w:spacing w:val="-8"/>
        </w:rPr>
        <w:t>sendo o controlo ótimo o método com o melhor desempenho em todas as simulações</w:t>
      </w:r>
      <w:r w:rsidR="006D00C7" w:rsidRPr="006D00C7">
        <w:rPr>
          <w:rFonts w:ascii="Merriweather" w:hAnsi="Merriweather" w:cs="Arial"/>
          <w:spacing w:val="-8"/>
        </w:rPr>
        <w:t xml:space="preserve">. No entanto, o desempenho de cada um dos métodos depende da </w:t>
      </w:r>
      <w:ins w:id="105" w:author="Fernando Oliveira" w:date="2026-01-20T01:23:00Z" w16du:dateUtc="2026-01-20T01:23:00Z">
        <w:r w:rsidR="00B76C83">
          <w:rPr>
            <w:rFonts w:ascii="Merriweather" w:hAnsi="Merriweather" w:cs="Arial"/>
            <w:spacing w:val="-8"/>
          </w:rPr>
          <w:t xml:space="preserve">qualidade da </w:t>
        </w:r>
      </w:ins>
      <w:r w:rsidR="006D00C7" w:rsidRPr="006D00C7">
        <w:rPr>
          <w:rFonts w:ascii="Merriweather" w:hAnsi="Merriweather" w:cs="Arial"/>
          <w:spacing w:val="-8"/>
        </w:rPr>
        <w:t xml:space="preserve">identificação do sistema, </w:t>
      </w:r>
      <w:ins w:id="106" w:author="Fernando Oliveira" w:date="2026-01-20T01:23:00Z" w16du:dateUtc="2026-01-20T01:23:00Z">
        <w:r w:rsidR="00B76C83">
          <w:rPr>
            <w:rFonts w:ascii="Merriweather" w:hAnsi="Merriweather" w:cs="Arial"/>
            <w:spacing w:val="-8"/>
          </w:rPr>
          <w:t xml:space="preserve">pelo que </w:t>
        </w:r>
      </w:ins>
      <w:del w:id="107" w:author="Fernando Oliveira" w:date="2026-01-20T01:23:00Z" w16du:dateUtc="2026-01-20T01:23:00Z">
        <w:r w:rsidR="006D00C7" w:rsidRPr="006D00C7" w:rsidDel="00B76C83">
          <w:rPr>
            <w:rFonts w:ascii="Merriweather" w:hAnsi="Merriweather" w:cs="Arial"/>
            <w:spacing w:val="-8"/>
          </w:rPr>
          <w:delText xml:space="preserve">e </w:delText>
        </w:r>
      </w:del>
      <w:r w:rsidR="006D00C7" w:rsidRPr="006D00C7">
        <w:rPr>
          <w:rFonts w:ascii="Merriweather" w:hAnsi="Merriweather" w:cs="Arial"/>
          <w:spacing w:val="-8"/>
        </w:rPr>
        <w:t>a</w:t>
      </w:r>
      <w:ins w:id="108" w:author="Fernando Oliveira" w:date="2026-01-20T01:23:00Z" w16du:dateUtc="2026-01-20T01:23:00Z">
        <w:r w:rsidR="00B76C83">
          <w:rPr>
            <w:rFonts w:ascii="Merriweather" w:hAnsi="Merriweather" w:cs="Arial"/>
            <w:spacing w:val="-8"/>
          </w:rPr>
          <w:t xml:space="preserve"> sua</w:t>
        </w:r>
      </w:ins>
      <w:r w:rsidR="006D00C7" w:rsidRPr="006D00C7">
        <w:rPr>
          <w:rFonts w:ascii="Merriweather" w:hAnsi="Merriweather" w:cs="Arial"/>
          <w:spacing w:val="-8"/>
        </w:rPr>
        <w:t xml:space="preserve"> sensibilidade </w:t>
      </w:r>
      <w:del w:id="109" w:author="Fernando Oliveira" w:date="2026-01-20T01:24:00Z" w16du:dateUtc="2026-01-20T01:24:00Z">
        <w:r w:rsidR="006D00C7" w:rsidRPr="006D00C7" w:rsidDel="00B76C83">
          <w:rPr>
            <w:rFonts w:ascii="Merriweather" w:hAnsi="Merriweather" w:cs="Arial"/>
            <w:spacing w:val="-8"/>
          </w:rPr>
          <w:delText>de cada método à qualidade da identificação ainda é desconhecida e requer mais estudos</w:delText>
        </w:r>
      </w:del>
      <w:ins w:id="110" w:author="Fernando Oliveira" w:date="2026-01-20T01:24:00Z" w16du:dateUtc="2026-01-20T01:24:00Z">
        <w:r w:rsidR="00B76C83">
          <w:rPr>
            <w:rFonts w:ascii="Merriweather" w:hAnsi="Merriweather" w:cs="Arial"/>
            <w:spacing w:val="-8"/>
          </w:rPr>
          <w:t>ainda está a ser avaliada</w:t>
        </w:r>
      </w:ins>
      <w:r w:rsidR="006D00C7" w:rsidRPr="006D00C7">
        <w:rPr>
          <w:rFonts w:ascii="Merriweather" w:hAnsi="Merriweather" w:cs="Arial"/>
          <w:spacing w:val="-8"/>
        </w:rPr>
        <w:t>.</w:t>
      </w:r>
    </w:p>
    <w:p w14:paraId="06629B26" w14:textId="6DF58FFE" w:rsidR="00710DAA" w:rsidRPr="002832F5" w:rsidRDefault="00DD1B08" w:rsidP="001A5436">
      <w:pPr>
        <w:pStyle w:val="cnme2020Palavras-chave"/>
        <w:spacing w:before="120"/>
        <w:ind w:left="0" w:firstLine="0"/>
        <w:jc w:val="both"/>
        <w:rPr>
          <w:rFonts w:ascii="Tahoma" w:hAnsi="Tahoma" w:cs="Tahoma"/>
          <w:sz w:val="18"/>
          <w:szCs w:val="18"/>
          <w:u w:val="single"/>
          <w:rPrChange w:id="111" w:author="Fernando Oliveira" w:date="2026-01-20T00:35:00Z" w16du:dateUtc="2026-01-20T00:35:00Z">
            <w:rPr>
              <w:rFonts w:ascii="Tahoma" w:hAnsi="Tahoma" w:cs="Tahoma"/>
              <w:sz w:val="18"/>
              <w:szCs w:val="18"/>
              <w:u w:val="single"/>
              <w:lang w:val="en-AU"/>
            </w:rPr>
          </w:rPrChange>
        </w:rPr>
      </w:pPr>
      <w:r w:rsidRPr="0061712D">
        <w:rPr>
          <w:rFonts w:ascii="Tahoma" w:hAnsi="Tahoma" w:cs="Tahoma"/>
          <w:color w:val="ED7D31"/>
          <w:sz w:val="18"/>
          <w:szCs w:val="18"/>
          <w:lang w:val="pt-BR"/>
        </w:rPr>
        <w:t>Palavras-chave:</w:t>
      </w:r>
      <w:r w:rsidR="00857504" w:rsidRPr="0061712D">
        <w:rPr>
          <w:rFonts w:ascii="Tahoma" w:hAnsi="Tahoma" w:cs="Tahoma"/>
          <w:color w:val="ED7D31"/>
          <w:sz w:val="18"/>
          <w:szCs w:val="18"/>
          <w:lang w:val="pt-BR"/>
        </w:rPr>
        <w:t xml:space="preserve"> </w:t>
      </w:r>
      <w:r w:rsidR="00A95F84" w:rsidRPr="002832F5">
        <w:rPr>
          <w:rFonts w:ascii="Tahoma" w:hAnsi="Tahoma" w:cs="Tahoma"/>
          <w:sz w:val="18"/>
          <w:szCs w:val="18"/>
          <w:rPrChange w:id="112" w:author="Fernando Oliveira" w:date="2026-01-20T00:35:00Z" w16du:dateUtc="2026-01-20T00:35:00Z">
            <w:rPr>
              <w:rFonts w:ascii="Tahoma" w:hAnsi="Tahoma" w:cs="Tahoma"/>
              <w:sz w:val="18"/>
              <w:szCs w:val="18"/>
              <w:lang w:val="en-AU"/>
            </w:rPr>
          </w:rPrChange>
        </w:rPr>
        <w:t>Engenharia Sísmica, Controlo</w:t>
      </w:r>
      <w:r w:rsidR="004B0F16" w:rsidRPr="002832F5">
        <w:rPr>
          <w:rFonts w:ascii="Tahoma" w:hAnsi="Tahoma" w:cs="Tahoma"/>
          <w:sz w:val="18"/>
          <w:szCs w:val="18"/>
          <w:rPrChange w:id="113" w:author="Fernando Oliveira" w:date="2026-01-20T00:35:00Z" w16du:dateUtc="2026-01-20T00:35:00Z">
            <w:rPr>
              <w:rFonts w:ascii="Tahoma" w:hAnsi="Tahoma" w:cs="Tahoma"/>
              <w:sz w:val="18"/>
              <w:szCs w:val="18"/>
              <w:lang w:val="en-AU"/>
            </w:rPr>
          </w:rPrChange>
        </w:rPr>
        <w:t xml:space="preserve"> de Sistemas</w:t>
      </w:r>
      <w:r w:rsidR="00A95F84" w:rsidRPr="002832F5">
        <w:rPr>
          <w:rFonts w:ascii="Tahoma" w:hAnsi="Tahoma" w:cs="Tahoma"/>
          <w:sz w:val="18"/>
          <w:szCs w:val="18"/>
          <w:rPrChange w:id="114" w:author="Fernando Oliveira" w:date="2026-01-20T00:35:00Z" w16du:dateUtc="2026-01-20T00:35:00Z">
            <w:rPr>
              <w:rFonts w:ascii="Tahoma" w:hAnsi="Tahoma" w:cs="Tahoma"/>
              <w:sz w:val="18"/>
              <w:szCs w:val="18"/>
              <w:lang w:val="en-AU"/>
            </w:rPr>
          </w:rPrChange>
        </w:rPr>
        <w:t>, Identificação de Sistemas, Identificação em Anel Fechado</w:t>
      </w:r>
    </w:p>
    <w:p w14:paraId="4E432571" w14:textId="399ED4D0" w:rsidR="00262716" w:rsidRPr="00304F84" w:rsidRDefault="00262716" w:rsidP="000E15D5">
      <w:pPr>
        <w:pStyle w:val="Ttulo1"/>
        <w:numPr>
          <w:ilvl w:val="0"/>
          <w:numId w:val="0"/>
        </w:numPr>
        <w:spacing w:before="0" w:after="0"/>
        <w:rPr>
          <w:rFonts w:ascii="Roboto" w:hAnsi="Roboto"/>
          <w:sz w:val="30"/>
          <w:szCs w:val="30"/>
          <w:lang w:val="en-US"/>
        </w:rPr>
      </w:pPr>
      <w:r w:rsidRPr="000556AB">
        <w:rPr>
          <w:rFonts w:ascii="Roboto" w:hAnsi="Roboto"/>
          <w:sz w:val="30"/>
          <w:szCs w:val="30"/>
          <w:lang w:val="en-US"/>
        </w:rPr>
        <w:lastRenderedPageBreak/>
        <w:t xml:space="preserve">1- </w:t>
      </w:r>
      <w:r w:rsidR="00A84429" w:rsidRPr="00304F84">
        <w:rPr>
          <w:rFonts w:ascii="Roboto" w:hAnsi="Roboto"/>
          <w:bCs/>
          <w:caps w:val="0"/>
          <w:noProof/>
          <w:sz w:val="30"/>
          <w:szCs w:val="30"/>
          <w:lang w:val="en-US"/>
        </w:rPr>
        <w:t>Introduction</w:t>
      </w:r>
    </w:p>
    <w:p w14:paraId="22F7EC8C" w14:textId="7486D461" w:rsidR="00094F0A" w:rsidRPr="00094F0A" w:rsidRDefault="00094F0A" w:rsidP="00304F84">
      <w:pPr>
        <w:spacing w:after="0" w:line="240" w:lineRule="auto"/>
        <w:ind w:firstLine="357"/>
        <w:rPr>
          <w:rFonts w:ascii="Merriweather" w:hAnsi="Merriweather" w:cs="Arial"/>
          <w:sz w:val="20"/>
          <w:lang w:val="en-US"/>
        </w:rPr>
      </w:pPr>
      <w:r w:rsidRPr="00094F0A">
        <w:rPr>
          <w:rFonts w:ascii="Merriweather" w:hAnsi="Merriweather" w:cs="Arial"/>
          <w:sz w:val="20"/>
          <w:lang w:val="en-US"/>
        </w:rPr>
        <w:t xml:space="preserve">The current </w:t>
      </w:r>
      <w:del w:id="115" w:author="Fernando Oliveira" w:date="2026-01-20T01:55:00Z" w16du:dateUtc="2026-01-20T01:55:00Z">
        <w:r w:rsidRPr="00094F0A" w:rsidDel="00E278A3">
          <w:rPr>
            <w:rFonts w:ascii="Merriweather" w:hAnsi="Merriweather" w:cs="Arial"/>
            <w:sz w:val="20"/>
            <w:lang w:val="en-US"/>
          </w:rPr>
          <w:delText xml:space="preserve">seismic </w:delText>
        </w:r>
      </w:del>
      <w:ins w:id="116" w:author="Fernando Oliveira" w:date="2026-01-20T01:55:00Z" w16du:dateUtc="2026-01-20T01:55:00Z">
        <w:r w:rsidR="00E278A3">
          <w:rPr>
            <w:rFonts w:ascii="Merriweather" w:hAnsi="Merriweather" w:cs="Arial"/>
            <w:sz w:val="20"/>
            <w:lang w:val="en-US"/>
          </w:rPr>
          <w:t>shaking table</w:t>
        </w:r>
        <w:r w:rsidR="00E278A3" w:rsidRPr="00094F0A">
          <w:rPr>
            <w:rFonts w:ascii="Merriweather" w:hAnsi="Merriweather" w:cs="Arial"/>
            <w:sz w:val="20"/>
            <w:lang w:val="en-US"/>
          </w:rPr>
          <w:t xml:space="preserve"> </w:t>
        </w:r>
      </w:ins>
      <w:r w:rsidRPr="00094F0A">
        <w:rPr>
          <w:rFonts w:ascii="Merriweather" w:hAnsi="Merriweather" w:cs="Arial"/>
          <w:sz w:val="20"/>
          <w:lang w:val="en-US"/>
        </w:rPr>
        <w:t xml:space="preserve">platform testing process at </w:t>
      </w:r>
      <w:r>
        <w:rPr>
          <w:rFonts w:ascii="Merriweather" w:hAnsi="Merriweather" w:cs="Arial"/>
          <w:sz w:val="20"/>
          <w:lang w:val="en-US"/>
        </w:rPr>
        <w:t>LNEC</w:t>
      </w:r>
      <w:r w:rsidRPr="00094F0A">
        <w:rPr>
          <w:rFonts w:ascii="Merriweather" w:hAnsi="Merriweather" w:cs="Arial"/>
          <w:sz w:val="20"/>
          <w:lang w:val="en-US"/>
        </w:rPr>
        <w:t xml:space="preserve"> consists o</w:t>
      </w:r>
      <w:r>
        <w:rPr>
          <w:rFonts w:ascii="Merriweather" w:hAnsi="Merriweather" w:cs="Arial"/>
          <w:sz w:val="20"/>
          <w:lang w:val="en-US"/>
        </w:rPr>
        <w:t>n iteratively</w:t>
      </w:r>
      <w:r w:rsidRPr="00094F0A">
        <w:rPr>
          <w:rFonts w:ascii="Merriweather" w:hAnsi="Merriweather" w:cs="Arial"/>
          <w:sz w:val="20"/>
          <w:lang w:val="en-US"/>
        </w:rPr>
        <w:t xml:space="preserve"> synthesizing a drive signal, distinct from the reference signal, s</w:t>
      </w:r>
      <w:r>
        <w:rPr>
          <w:rFonts w:ascii="Merriweather" w:hAnsi="Merriweather" w:cs="Arial"/>
          <w:sz w:val="20"/>
          <w:lang w:val="en-US"/>
        </w:rPr>
        <w:t>uch</w:t>
      </w:r>
      <w:r w:rsidRPr="00094F0A">
        <w:rPr>
          <w:rFonts w:ascii="Merriweather" w:hAnsi="Merriweather" w:cs="Arial"/>
          <w:sz w:val="20"/>
          <w:lang w:val="en-US"/>
        </w:rPr>
        <w:t xml:space="preserve"> that the </w:t>
      </w:r>
      <w:del w:id="117" w:author="Fernando Oliveira" w:date="2026-01-20T01:56:00Z" w16du:dateUtc="2026-01-20T01:56:00Z">
        <w:r w:rsidDel="001277AF">
          <w:rPr>
            <w:rFonts w:ascii="Merriweather" w:hAnsi="Merriweather" w:cs="Arial"/>
            <w:sz w:val="20"/>
            <w:lang w:val="en-US"/>
          </w:rPr>
          <w:delText xml:space="preserve">seismic </w:delText>
        </w:r>
      </w:del>
      <w:ins w:id="118" w:author="Fernando Oliveira" w:date="2026-01-20T01:56:00Z" w16du:dateUtc="2026-01-20T01:56:00Z">
        <w:r w:rsidR="001277AF">
          <w:rPr>
            <w:rFonts w:ascii="Merriweather" w:hAnsi="Merriweather" w:cs="Arial"/>
            <w:sz w:val="20"/>
            <w:lang w:val="en-US"/>
          </w:rPr>
          <w:t>shaking table</w:t>
        </w:r>
        <w:r w:rsidR="001277AF">
          <w:rPr>
            <w:rFonts w:ascii="Merriweather" w:hAnsi="Merriweather" w:cs="Arial"/>
            <w:sz w:val="20"/>
            <w:lang w:val="en-US"/>
          </w:rPr>
          <w:t xml:space="preserve"> </w:t>
        </w:r>
      </w:ins>
      <w:r w:rsidRPr="00094F0A">
        <w:rPr>
          <w:rFonts w:ascii="Merriweather" w:hAnsi="Merriweather" w:cs="Arial"/>
          <w:sz w:val="20"/>
          <w:lang w:val="en-US"/>
        </w:rPr>
        <w:t>platform replicates the response spectra of the reference signal, i.e. the earthquake</w:t>
      </w:r>
      <w:ins w:id="119" w:author="Fernando Oliveira" w:date="2026-01-20T01:25:00Z" w16du:dateUtc="2026-01-20T01:25:00Z">
        <w:r w:rsidR="00B76C83">
          <w:rPr>
            <w:rFonts w:ascii="Merriweather" w:hAnsi="Merriweather" w:cs="Arial"/>
            <w:sz w:val="20"/>
            <w:lang w:val="en-US"/>
          </w:rPr>
          <w:t xml:space="preserve"> ground motion</w:t>
        </w:r>
      </w:ins>
      <w:r w:rsidRPr="00094F0A">
        <w:rPr>
          <w:rFonts w:ascii="Merriweather" w:hAnsi="Merriweather" w:cs="Arial"/>
          <w:sz w:val="20"/>
          <w:lang w:val="en-US"/>
        </w:rPr>
        <w:t>.</w:t>
      </w:r>
      <w:del w:id="120" w:author="Fernando Oliveira" w:date="2026-01-20T01:25:00Z" w16du:dateUtc="2026-01-20T01:25:00Z">
        <w:r w:rsidRPr="00094F0A" w:rsidDel="00B76C83">
          <w:rPr>
            <w:rFonts w:ascii="Merriweather" w:hAnsi="Merriweather" w:cs="Arial"/>
            <w:sz w:val="20"/>
            <w:lang w:val="en-US"/>
          </w:rPr>
          <w:delText xml:space="preserve"> </w:delText>
        </w:r>
      </w:del>
      <w:r w:rsidR="004B0F16">
        <w:rPr>
          <w:rFonts w:ascii="Merriweather" w:hAnsi="Merriweather" w:cs="Arial"/>
          <w:sz w:val="20"/>
          <w:lang w:val="en-US"/>
        </w:rPr>
        <w:t xml:space="preserve"> </w:t>
      </w:r>
      <w:r w:rsidRPr="002832F5">
        <w:rPr>
          <w:rFonts w:ascii="Merriweather" w:hAnsi="Merriweather" w:cs="Arial"/>
          <w:sz w:val="20"/>
          <w:lang w:val="en-US"/>
          <w:rPrChange w:id="121" w:author="Fernando Oliveira" w:date="2026-01-20T00:35:00Z" w16du:dateUtc="2026-01-20T00:35:00Z">
            <w:rPr>
              <w:rFonts w:ascii="Merriweather" w:hAnsi="Merriweather" w:cs="Arial"/>
              <w:sz w:val="20"/>
              <w:lang w:val="pt-PT"/>
            </w:rPr>
          </w:rPrChange>
        </w:rPr>
        <w:t xml:space="preserve">At the end of each test, the system's performance is evaluated by comparing the response spectrum of the reference signal with that of the </w:t>
      </w:r>
      <w:ins w:id="122" w:author="Fernando Oliveira" w:date="2026-01-20T01:26:00Z" w16du:dateUtc="2026-01-20T01:26:00Z">
        <w:r w:rsidR="00BC3386">
          <w:rPr>
            <w:rFonts w:ascii="Merriweather" w:hAnsi="Merriweather" w:cs="Arial"/>
            <w:sz w:val="20"/>
            <w:lang w:val="en-US"/>
          </w:rPr>
          <w:t xml:space="preserve">output </w:t>
        </w:r>
      </w:ins>
      <w:r w:rsidRPr="002832F5">
        <w:rPr>
          <w:rFonts w:ascii="Merriweather" w:hAnsi="Merriweather" w:cs="Arial"/>
          <w:sz w:val="20"/>
          <w:lang w:val="en-US"/>
          <w:rPrChange w:id="123" w:author="Fernando Oliveira" w:date="2026-01-20T00:35:00Z" w16du:dateUtc="2026-01-20T00:35:00Z">
            <w:rPr>
              <w:rFonts w:ascii="Merriweather" w:hAnsi="Merriweather" w:cs="Arial"/>
              <w:sz w:val="20"/>
              <w:lang w:val="pt-PT"/>
            </w:rPr>
          </w:rPrChange>
        </w:rPr>
        <w:t xml:space="preserve">signal measured on the platform. However, it is not always possible to achieve satisfactory performance with the command signal synthesized initially, and it may be necessary to generate more than one </w:t>
      </w:r>
      <w:ins w:id="124" w:author="Fernando Oliveira" w:date="2026-01-20T01:26:00Z" w16du:dateUtc="2026-01-20T01:26:00Z">
        <w:r w:rsidR="00BC3386">
          <w:rPr>
            <w:rFonts w:ascii="Merriweather" w:hAnsi="Merriweather" w:cs="Arial"/>
            <w:sz w:val="20"/>
            <w:lang w:val="en-US"/>
          </w:rPr>
          <w:t>dri</w:t>
        </w:r>
      </w:ins>
      <w:ins w:id="125" w:author="Fernando Oliveira" w:date="2026-01-20T01:27:00Z" w16du:dateUtc="2026-01-20T01:27:00Z">
        <w:r w:rsidR="00BC3386">
          <w:rPr>
            <w:rFonts w:ascii="Merriweather" w:hAnsi="Merriweather" w:cs="Arial"/>
            <w:sz w:val="20"/>
            <w:lang w:val="en-US"/>
          </w:rPr>
          <w:t>ve</w:t>
        </w:r>
      </w:ins>
      <w:del w:id="126" w:author="Fernando Oliveira" w:date="2026-01-20T01:26:00Z" w16du:dateUtc="2026-01-20T01:26:00Z">
        <w:r w:rsidRPr="002832F5" w:rsidDel="00BC3386">
          <w:rPr>
            <w:rFonts w:ascii="Merriweather" w:hAnsi="Merriweather" w:cs="Arial"/>
            <w:sz w:val="20"/>
            <w:lang w:val="en-US"/>
            <w:rPrChange w:id="127" w:author="Fernando Oliveira" w:date="2026-01-20T00:35:00Z" w16du:dateUtc="2026-01-20T00:35:00Z">
              <w:rPr>
                <w:rFonts w:ascii="Merriweather" w:hAnsi="Merriweather" w:cs="Arial"/>
                <w:sz w:val="20"/>
                <w:lang w:val="pt-PT"/>
              </w:rPr>
            </w:rPrChange>
          </w:rPr>
          <w:delText>command</w:delText>
        </w:r>
      </w:del>
      <w:r w:rsidRPr="002832F5">
        <w:rPr>
          <w:rFonts w:ascii="Merriweather" w:hAnsi="Merriweather" w:cs="Arial"/>
          <w:sz w:val="20"/>
          <w:lang w:val="en-US"/>
          <w:rPrChange w:id="128" w:author="Fernando Oliveira" w:date="2026-01-20T00:35:00Z" w16du:dateUtc="2026-01-20T00:35:00Z">
            <w:rPr>
              <w:rFonts w:ascii="Merriweather" w:hAnsi="Merriweather" w:cs="Arial"/>
              <w:sz w:val="20"/>
              <w:lang w:val="pt-PT"/>
            </w:rPr>
          </w:rPrChange>
        </w:rPr>
        <w:t xml:space="preserve"> signal and carry out additional tests at the same amplitude. This procedure, although necessary in some situations, should be avoided as it induces additional damage to the structure.</w:t>
      </w:r>
    </w:p>
    <w:p w14:paraId="252802D2" w14:textId="77777777" w:rsidR="00262716" w:rsidRDefault="00262716" w:rsidP="00262716">
      <w:pPr>
        <w:spacing w:after="0" w:line="240" w:lineRule="auto"/>
        <w:rPr>
          <w:rFonts w:ascii="Merriweather" w:hAnsi="Merriweather" w:cs="Arial"/>
          <w:spacing w:val="-8"/>
          <w:sz w:val="20"/>
          <w:lang w:val="en-US"/>
        </w:rPr>
      </w:pPr>
    </w:p>
    <w:p w14:paraId="59B31658" w14:textId="630E60A7" w:rsidR="00262716" w:rsidRPr="00304F84" w:rsidRDefault="00262716" w:rsidP="00304F84">
      <w:pPr>
        <w:pStyle w:val="Ttulo1"/>
        <w:numPr>
          <w:ilvl w:val="0"/>
          <w:numId w:val="0"/>
        </w:numPr>
        <w:spacing w:before="0" w:after="0"/>
        <w:ind w:left="357" w:hanging="357"/>
        <w:rPr>
          <w:rFonts w:ascii="Roboto" w:hAnsi="Roboto"/>
          <w:sz w:val="30"/>
          <w:szCs w:val="30"/>
          <w:lang w:val="en-US"/>
        </w:rPr>
      </w:pPr>
      <w:r w:rsidRPr="00262716">
        <w:rPr>
          <w:rFonts w:ascii="Roboto" w:hAnsi="Roboto"/>
          <w:sz w:val="30"/>
          <w:szCs w:val="30"/>
          <w:lang w:val="en-US"/>
        </w:rPr>
        <w:t xml:space="preserve">2- </w:t>
      </w:r>
      <w:r w:rsidR="00304F84" w:rsidRPr="00304F84">
        <w:rPr>
          <w:rFonts w:ascii="Roboto" w:hAnsi="Roboto"/>
          <w:bCs/>
          <w:caps w:val="0"/>
          <w:noProof/>
          <w:sz w:val="30"/>
          <w:szCs w:val="30"/>
          <w:lang w:val="en-US"/>
        </w:rPr>
        <w:t>Objectives</w:t>
      </w:r>
    </w:p>
    <w:p w14:paraId="749A1AB3" w14:textId="0239DE86" w:rsidR="00304F84" w:rsidRPr="002832F5" w:rsidRDefault="00304F84" w:rsidP="00304F84">
      <w:pPr>
        <w:spacing w:after="0" w:line="240" w:lineRule="auto"/>
        <w:ind w:firstLine="357"/>
        <w:rPr>
          <w:rFonts w:ascii="Merriweather" w:hAnsi="Merriweather" w:cs="Arial"/>
          <w:spacing w:val="-8"/>
          <w:sz w:val="20"/>
          <w:lang w:val="en-US"/>
          <w:rPrChange w:id="129" w:author="Fernando Oliveira" w:date="2026-01-20T00:35:00Z" w16du:dateUtc="2026-01-20T00:35:00Z">
            <w:rPr>
              <w:rFonts w:ascii="Merriweather" w:hAnsi="Merriweather" w:cs="Arial"/>
              <w:spacing w:val="-8"/>
              <w:sz w:val="20"/>
              <w:lang w:val="pt-PT"/>
            </w:rPr>
          </w:rPrChange>
        </w:rPr>
      </w:pPr>
      <w:r w:rsidRPr="002832F5">
        <w:rPr>
          <w:rFonts w:ascii="Merriweather" w:hAnsi="Merriweather" w:cs="Arial"/>
          <w:spacing w:val="-8"/>
          <w:sz w:val="20"/>
          <w:lang w:val="en-US"/>
          <w:rPrChange w:id="130" w:author="Fernando Oliveira" w:date="2026-01-20T00:35:00Z" w16du:dateUtc="2026-01-20T00:35:00Z">
            <w:rPr>
              <w:rFonts w:ascii="Merriweather" w:hAnsi="Merriweather" w:cs="Arial"/>
              <w:spacing w:val="-8"/>
              <w:sz w:val="20"/>
              <w:lang w:val="pt-PT"/>
            </w:rPr>
          </w:rPrChange>
        </w:rPr>
        <w:t xml:space="preserve">The objective of this work is to implement a controller, or strategy, to ensure that the </w:t>
      </w:r>
      <w:del w:id="131" w:author="Fernando Oliveira" w:date="2026-01-20T01:57:00Z" w16du:dateUtc="2026-01-20T01:57:00Z">
        <w:r w:rsidRPr="002832F5" w:rsidDel="001277AF">
          <w:rPr>
            <w:rFonts w:ascii="Merriweather" w:hAnsi="Merriweather" w:cs="Arial"/>
            <w:spacing w:val="-8"/>
            <w:sz w:val="20"/>
            <w:lang w:val="en-US"/>
            <w:rPrChange w:id="132" w:author="Fernando Oliveira" w:date="2026-01-20T00:35:00Z" w16du:dateUtc="2026-01-20T00:35:00Z">
              <w:rPr>
                <w:rFonts w:ascii="Merriweather" w:hAnsi="Merriweather" w:cs="Arial"/>
                <w:spacing w:val="-8"/>
                <w:sz w:val="20"/>
                <w:lang w:val="pt-PT"/>
              </w:rPr>
            </w:rPrChange>
          </w:rPr>
          <w:delText xml:space="preserve">seismic </w:delText>
        </w:r>
      </w:del>
      <w:ins w:id="133" w:author="Fernando Oliveira" w:date="2026-01-20T01:57:00Z" w16du:dateUtc="2026-01-20T01:57:00Z">
        <w:r w:rsidR="001277AF">
          <w:rPr>
            <w:rFonts w:ascii="Merriweather" w:hAnsi="Merriweather" w:cs="Arial"/>
            <w:spacing w:val="-8"/>
            <w:sz w:val="20"/>
            <w:lang w:val="en-US"/>
          </w:rPr>
          <w:t xml:space="preserve">shaking table </w:t>
        </w:r>
      </w:ins>
      <w:r w:rsidRPr="002832F5">
        <w:rPr>
          <w:rFonts w:ascii="Merriweather" w:hAnsi="Merriweather" w:cs="Arial"/>
          <w:spacing w:val="-8"/>
          <w:sz w:val="20"/>
          <w:lang w:val="en-US"/>
          <w:rPrChange w:id="134" w:author="Fernando Oliveira" w:date="2026-01-20T00:35:00Z" w16du:dateUtc="2026-01-20T00:35:00Z">
            <w:rPr>
              <w:rFonts w:ascii="Merriweather" w:hAnsi="Merriweather" w:cs="Arial"/>
              <w:spacing w:val="-8"/>
              <w:sz w:val="20"/>
              <w:lang w:val="pt-PT"/>
            </w:rPr>
          </w:rPrChange>
        </w:rPr>
        <w:t xml:space="preserve">platform reproduces the </w:t>
      </w:r>
      <w:del w:id="135" w:author="Fernando Oliveira" w:date="2026-01-20T01:57:00Z" w16du:dateUtc="2026-01-20T01:57:00Z">
        <w:r w:rsidRPr="002832F5" w:rsidDel="001277AF">
          <w:rPr>
            <w:rFonts w:ascii="Merriweather" w:hAnsi="Merriweather" w:cs="Arial"/>
            <w:spacing w:val="-8"/>
            <w:sz w:val="20"/>
            <w:lang w:val="en-US"/>
            <w:rPrChange w:id="136" w:author="Fernando Oliveira" w:date="2026-01-20T00:35:00Z" w16du:dateUtc="2026-01-20T00:35:00Z">
              <w:rPr>
                <w:rFonts w:ascii="Merriweather" w:hAnsi="Merriweather" w:cs="Arial"/>
                <w:spacing w:val="-8"/>
                <w:sz w:val="20"/>
                <w:lang w:val="pt-PT"/>
              </w:rPr>
            </w:rPrChange>
          </w:rPr>
          <w:delText>test seismic</w:delText>
        </w:r>
      </w:del>
      <w:ins w:id="137" w:author="Fernando Oliveira" w:date="2026-01-20T01:57:00Z" w16du:dateUtc="2026-01-20T01:57:00Z">
        <w:r w:rsidR="001277AF">
          <w:rPr>
            <w:rFonts w:ascii="Merriweather" w:hAnsi="Merriweather" w:cs="Arial"/>
            <w:spacing w:val="-8"/>
            <w:sz w:val="20"/>
            <w:lang w:val="en-US"/>
          </w:rPr>
          <w:t>earthquake</w:t>
        </w:r>
      </w:ins>
      <w:r w:rsidRPr="002832F5">
        <w:rPr>
          <w:rFonts w:ascii="Merriweather" w:hAnsi="Merriweather" w:cs="Arial"/>
          <w:spacing w:val="-8"/>
          <w:sz w:val="20"/>
          <w:lang w:val="en-US"/>
          <w:rPrChange w:id="138" w:author="Fernando Oliveira" w:date="2026-01-20T00:35:00Z" w16du:dateUtc="2026-01-20T00:35:00Z">
            <w:rPr>
              <w:rFonts w:ascii="Merriweather" w:hAnsi="Merriweather" w:cs="Arial"/>
              <w:spacing w:val="-8"/>
              <w:sz w:val="20"/>
              <w:lang w:val="pt-PT"/>
            </w:rPr>
          </w:rPrChange>
        </w:rPr>
        <w:t xml:space="preserve"> signal (reference/earthquake) as accurately as possible.</w:t>
      </w:r>
      <w:ins w:id="139" w:author="Fernando Oliveira" w:date="2026-01-20T01:38:00Z" w16du:dateUtc="2026-01-20T01:38:00Z">
        <w:r w:rsidR="00EF5076">
          <w:rPr>
            <w:rFonts w:ascii="Merriweather" w:hAnsi="Merriweather" w:cs="Arial"/>
            <w:spacing w:val="-8"/>
            <w:sz w:val="20"/>
            <w:lang w:val="en-US"/>
          </w:rPr>
          <w:t xml:space="preserve"> </w:t>
        </w:r>
      </w:ins>
    </w:p>
    <w:p w14:paraId="606C9AE3" w14:textId="77777777" w:rsidR="00262716" w:rsidRDefault="00262716" w:rsidP="001719FC">
      <w:pPr>
        <w:spacing w:after="0" w:line="240" w:lineRule="auto"/>
        <w:rPr>
          <w:rFonts w:ascii="Merriweather" w:hAnsi="Merriweather" w:cs="Arial"/>
          <w:spacing w:val="-8"/>
          <w:sz w:val="20"/>
          <w:lang w:val="en-US"/>
        </w:rPr>
      </w:pPr>
    </w:p>
    <w:p w14:paraId="358FAF53" w14:textId="42525E4B" w:rsidR="00C0071E" w:rsidRDefault="00304F84" w:rsidP="00262716">
      <w:pPr>
        <w:pStyle w:val="Ttulo2"/>
        <w:numPr>
          <w:ilvl w:val="0"/>
          <w:numId w:val="0"/>
        </w:numPr>
        <w:spacing w:before="0" w:after="0"/>
        <w:rPr>
          <w:ins w:id="140" w:author="Fernando Oliveira" w:date="2026-01-20T01:33:00Z" w16du:dateUtc="2026-01-20T01:33:00Z"/>
          <w:rFonts w:ascii="Roboto" w:hAnsi="Roboto"/>
          <w:noProof/>
          <w:sz w:val="30"/>
          <w:szCs w:val="30"/>
          <w:lang w:val="en-US"/>
        </w:rPr>
      </w:pPr>
      <w:r>
        <w:rPr>
          <w:rFonts w:ascii="Roboto" w:hAnsi="Roboto"/>
          <w:noProof/>
          <w:sz w:val="30"/>
          <w:szCs w:val="30"/>
          <w:lang w:val="en-US"/>
        </w:rPr>
        <w:t xml:space="preserve">3- Control </w:t>
      </w:r>
      <w:r w:rsidR="000E15D5">
        <w:rPr>
          <w:rFonts w:ascii="Roboto" w:hAnsi="Roboto"/>
          <w:noProof/>
          <w:sz w:val="30"/>
          <w:szCs w:val="30"/>
          <w:lang w:val="en-US"/>
        </w:rPr>
        <w:t>S</w:t>
      </w:r>
      <w:r>
        <w:rPr>
          <w:rFonts w:ascii="Roboto" w:hAnsi="Roboto"/>
          <w:noProof/>
          <w:sz w:val="30"/>
          <w:szCs w:val="30"/>
          <w:lang w:val="en-US"/>
        </w:rPr>
        <w:t>trateg</w:t>
      </w:r>
      <w:r w:rsidR="000E15D5">
        <w:rPr>
          <w:rFonts w:ascii="Roboto" w:hAnsi="Roboto"/>
          <w:noProof/>
          <w:sz w:val="30"/>
          <w:szCs w:val="30"/>
          <w:lang w:val="en-US"/>
        </w:rPr>
        <w:t>ies: P</w:t>
      </w:r>
      <w:r>
        <w:rPr>
          <w:rFonts w:ascii="Roboto" w:hAnsi="Roboto"/>
          <w:noProof/>
          <w:sz w:val="30"/>
          <w:szCs w:val="30"/>
          <w:lang w:val="en-US"/>
        </w:rPr>
        <w:t>erformance</w:t>
      </w:r>
      <w:r w:rsidR="000E15D5">
        <w:rPr>
          <w:rFonts w:ascii="Roboto" w:hAnsi="Roboto"/>
          <w:noProof/>
          <w:sz w:val="30"/>
          <w:szCs w:val="30"/>
          <w:lang w:val="en-US"/>
        </w:rPr>
        <w:t xml:space="preserve"> </w:t>
      </w:r>
      <w:r>
        <w:rPr>
          <w:rFonts w:ascii="Roboto" w:hAnsi="Roboto"/>
          <w:noProof/>
          <w:sz w:val="30"/>
          <w:szCs w:val="30"/>
          <w:lang w:val="en-US"/>
        </w:rPr>
        <w:t>in simulation environment</w:t>
      </w:r>
    </w:p>
    <w:p w14:paraId="415A9686" w14:textId="5A3E57E0" w:rsidR="004C737D" w:rsidRPr="004C737D" w:rsidRDefault="004C737D">
      <w:pPr>
        <w:spacing w:after="0" w:line="240" w:lineRule="auto"/>
        <w:ind w:firstLine="357"/>
        <w:rPr>
          <w:lang w:val="en-US"/>
          <w:rPrChange w:id="141" w:author="Fernando Oliveira" w:date="2026-01-20T01:33:00Z" w16du:dateUtc="2026-01-20T01:33:00Z">
            <w:rPr>
              <w:rFonts w:ascii="Roboto" w:hAnsi="Roboto"/>
              <w:noProof/>
              <w:sz w:val="30"/>
              <w:szCs w:val="30"/>
              <w:lang w:val="en-US"/>
            </w:rPr>
          </w:rPrChange>
        </w:rPr>
        <w:pPrChange w:id="142" w:author="Fernando Oliveira" w:date="2026-01-20T01:36:00Z" w16du:dateUtc="2026-01-20T01:36:00Z">
          <w:pPr>
            <w:pStyle w:val="Ttulo2"/>
            <w:numPr>
              <w:ilvl w:val="0"/>
              <w:numId w:val="0"/>
            </w:numPr>
            <w:spacing w:before="0" w:after="0"/>
            <w:ind w:left="0" w:firstLine="0"/>
          </w:pPr>
        </w:pPrChange>
      </w:pPr>
      <w:ins w:id="143" w:author="Fernando Oliveira" w:date="2026-01-20T01:34:00Z" w16du:dateUtc="2026-01-20T01:34:00Z">
        <w:r w:rsidRPr="00AE363D">
          <w:rPr>
            <w:rFonts w:ascii="Merriweather" w:hAnsi="Merriweather" w:cs="Arial"/>
            <w:spacing w:val="-8"/>
            <w:sz w:val="20"/>
            <w:lang w:val="en-US"/>
          </w:rPr>
          <w:t>T</w:t>
        </w:r>
        <w:r>
          <w:rPr>
            <w:rFonts w:ascii="Merriweather" w:hAnsi="Merriweather" w:cs="Arial"/>
            <w:spacing w:val="-8"/>
            <w:sz w:val="20"/>
            <w:lang w:val="en-US"/>
          </w:rPr>
          <w:t xml:space="preserve">wo control strategies, </w:t>
        </w:r>
        <w:r w:rsidRPr="006D00C7">
          <w:rPr>
            <w:rFonts w:ascii="Merriweather" w:hAnsi="Merriweather" w:cs="Arial"/>
            <w:spacing w:val="-8"/>
            <w:sz w:val="20"/>
            <w:lang w:val="en-US"/>
          </w:rPr>
          <w:t>PIDF and the optimal controller</w:t>
        </w:r>
        <w:r>
          <w:rPr>
            <w:rFonts w:ascii="Merriweather" w:hAnsi="Merriweather" w:cs="Arial"/>
            <w:spacing w:val="-8"/>
            <w:sz w:val="20"/>
            <w:lang w:val="en-US"/>
          </w:rPr>
          <w:t xml:space="preserve">, are being evaluated </w:t>
        </w:r>
      </w:ins>
      <w:ins w:id="144" w:author="Fernando Oliveira" w:date="2026-01-20T01:35:00Z" w16du:dateUtc="2026-01-20T01:35:00Z">
        <w:r>
          <w:rPr>
            <w:rFonts w:ascii="Merriweather" w:hAnsi="Merriweather" w:cs="Arial"/>
            <w:spacing w:val="-8"/>
            <w:sz w:val="20"/>
            <w:lang w:val="en-US"/>
          </w:rPr>
          <w:t xml:space="preserve">as a better approach </w:t>
        </w:r>
      </w:ins>
      <w:ins w:id="145" w:author="Fernando Oliveira" w:date="2026-01-20T01:36:00Z" w16du:dateUtc="2026-01-20T01:36:00Z">
        <w:r>
          <w:rPr>
            <w:rFonts w:ascii="Merriweather" w:hAnsi="Merriweather" w:cs="Arial"/>
            <w:spacing w:val="-8"/>
            <w:sz w:val="20"/>
            <w:lang w:val="en-US"/>
          </w:rPr>
          <w:t xml:space="preserve">to </w:t>
        </w:r>
      </w:ins>
      <w:ins w:id="146" w:author="Fernando Oliveira" w:date="2026-01-20T01:34:00Z" w16du:dateUtc="2026-01-20T01:34:00Z">
        <w:r w:rsidRPr="00AE363D">
          <w:rPr>
            <w:rFonts w:ascii="Merriweather" w:hAnsi="Merriweather" w:cs="Arial"/>
            <w:spacing w:val="-8"/>
            <w:sz w:val="20"/>
            <w:lang w:val="en-US"/>
          </w:rPr>
          <w:t xml:space="preserve">reproduce the </w:t>
        </w:r>
      </w:ins>
      <w:ins w:id="147" w:author="Fernando Oliveira" w:date="2026-01-20T01:36:00Z" w16du:dateUtc="2026-01-20T01:36:00Z">
        <w:r>
          <w:rPr>
            <w:rFonts w:ascii="Merriweather" w:hAnsi="Merriweather" w:cs="Arial"/>
            <w:spacing w:val="-8"/>
            <w:sz w:val="20"/>
            <w:lang w:val="en-US"/>
          </w:rPr>
          <w:t>earthquake ground motion on the shaking table</w:t>
        </w:r>
      </w:ins>
      <w:ins w:id="148" w:author="Fernando Oliveira" w:date="2026-01-20T01:34:00Z" w16du:dateUtc="2026-01-20T01:34:00Z">
        <w:r w:rsidRPr="00AE363D">
          <w:rPr>
            <w:rFonts w:ascii="Merriweather" w:hAnsi="Merriweather" w:cs="Arial"/>
            <w:spacing w:val="-8"/>
            <w:sz w:val="20"/>
            <w:lang w:val="en-US"/>
          </w:rPr>
          <w:t>.</w:t>
        </w:r>
      </w:ins>
      <w:ins w:id="149" w:author="Fernando Oliveira" w:date="2026-01-20T01:36:00Z" w16du:dateUtc="2026-01-20T01:36:00Z">
        <w:r>
          <w:rPr>
            <w:rFonts w:ascii="Merriweather" w:hAnsi="Merriweather" w:cs="Arial"/>
            <w:spacing w:val="-8"/>
            <w:sz w:val="20"/>
            <w:lang w:val="en-US"/>
          </w:rPr>
          <w:t xml:space="preserve"> </w:t>
        </w:r>
      </w:ins>
      <w:ins w:id="150" w:author="Fernando Oliveira" w:date="2026-01-20T01:57:00Z" w16du:dateUtc="2026-01-20T01:57:00Z">
        <w:r w:rsidR="001277AF">
          <w:rPr>
            <w:rFonts w:ascii="Merriweather" w:hAnsi="Merriweather" w:cs="Arial"/>
            <w:spacing w:val="-8"/>
            <w:sz w:val="20"/>
            <w:lang w:val="en-US"/>
          </w:rPr>
          <w:t xml:space="preserve">The results </w:t>
        </w:r>
      </w:ins>
      <w:ins w:id="151" w:author="Fernando Oliveira" w:date="2026-01-20T01:58:00Z" w16du:dateUtc="2026-01-20T01:58:00Z">
        <w:r w:rsidR="001277AF">
          <w:rPr>
            <w:rFonts w:ascii="Merriweather" w:hAnsi="Merriweather" w:cs="Arial"/>
            <w:spacing w:val="-8"/>
            <w:sz w:val="20"/>
            <w:lang w:val="en-US"/>
          </w:rPr>
          <w:t>of n</w:t>
        </w:r>
      </w:ins>
      <w:ins w:id="152" w:author="Fernando Oliveira" w:date="2026-01-20T01:36:00Z" w16du:dateUtc="2026-01-20T01:36:00Z">
        <w:r>
          <w:rPr>
            <w:rFonts w:ascii="Merriweather" w:hAnsi="Merriweather" w:cs="Arial"/>
            <w:spacing w:val="-8"/>
            <w:sz w:val="20"/>
            <w:lang w:val="en-US"/>
          </w:rPr>
          <w:t xml:space="preserve">umerical simulations </w:t>
        </w:r>
        <w:r w:rsidR="00EF5076">
          <w:rPr>
            <w:rFonts w:ascii="Merriweather" w:hAnsi="Merriweather" w:cs="Arial"/>
            <w:spacing w:val="-8"/>
            <w:sz w:val="20"/>
            <w:lang w:val="en-US"/>
          </w:rPr>
          <w:t>sho</w:t>
        </w:r>
      </w:ins>
      <w:ins w:id="153" w:author="Fernando Oliveira" w:date="2026-01-20T01:37:00Z" w16du:dateUtc="2026-01-20T01:37:00Z">
        <w:r w:rsidR="00EF5076">
          <w:rPr>
            <w:rFonts w:ascii="Merriweather" w:hAnsi="Merriweather" w:cs="Arial"/>
            <w:spacing w:val="-8"/>
            <w:sz w:val="20"/>
            <w:lang w:val="en-US"/>
          </w:rPr>
          <w:t>w the supe</w:t>
        </w:r>
      </w:ins>
      <w:ins w:id="154" w:author="Fernando Oliveira" w:date="2026-01-20T01:38:00Z" w16du:dateUtc="2026-01-20T01:38:00Z">
        <w:r w:rsidR="00EF5076">
          <w:rPr>
            <w:rFonts w:ascii="Merriweather" w:hAnsi="Merriweather" w:cs="Arial"/>
            <w:spacing w:val="-8"/>
            <w:sz w:val="20"/>
            <w:lang w:val="en-US"/>
          </w:rPr>
          <w:t>riority of these strategies (Fig. 1).</w:t>
        </w:r>
      </w:ins>
    </w:p>
    <w:p w14:paraId="6BB251DA" w14:textId="55C693C8" w:rsidR="00386FA6" w:rsidRDefault="00304F84" w:rsidP="009E482D">
      <w:pPr>
        <w:spacing w:before="120" w:after="0" w:line="312" w:lineRule="auto"/>
        <w:jc w:val="center"/>
        <w:rPr>
          <w:rFonts w:ascii="Merriweather" w:hAnsi="Merriweather" w:cs="Arial"/>
          <w:spacing w:val="-8"/>
          <w:sz w:val="20"/>
          <w:lang w:val="en-US"/>
        </w:rPr>
      </w:pPr>
      <w:r>
        <w:rPr>
          <w:noProof/>
        </w:rPr>
        <w:drawing>
          <wp:inline distT="0" distB="0" distL="0" distR="0" wp14:anchorId="6CA1D0CD" wp14:editId="3DD9A82C">
            <wp:extent cx="5195570" cy="2027945"/>
            <wp:effectExtent l="0" t="0" r="5080" b="0"/>
            <wp:docPr id="146556976" name="Imagem 1" descr="Uma imagem com texto, diagrama, file,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6976" name="Imagem 1" descr="Uma imagem com texto, diagrama, file, Gráfico&#10;&#10;Os conteúdos gerados por IA podem estar incorreto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13041" cy="2034764"/>
                    </a:xfrm>
                    <a:prstGeom prst="rect">
                      <a:avLst/>
                    </a:prstGeom>
                    <a:noFill/>
                    <a:ln>
                      <a:noFill/>
                    </a:ln>
                  </pic:spPr>
                </pic:pic>
              </a:graphicData>
            </a:graphic>
          </wp:inline>
        </w:drawing>
      </w:r>
    </w:p>
    <w:p w14:paraId="1B765928" w14:textId="7F57C813" w:rsidR="000E15D5" w:rsidRDefault="000E15D5" w:rsidP="009E482D">
      <w:pPr>
        <w:spacing w:before="120" w:after="0" w:line="312" w:lineRule="auto"/>
        <w:jc w:val="center"/>
        <w:rPr>
          <w:ins w:id="155" w:author="Fernando Oliveira" w:date="2026-01-20T01:39:00Z" w16du:dateUtc="2026-01-20T01:39:00Z"/>
          <w:rFonts w:ascii="Merriweather" w:hAnsi="Merriweather" w:cs="Arial"/>
          <w:spacing w:val="-8"/>
          <w:sz w:val="20"/>
          <w:lang w:val="en-US"/>
        </w:rPr>
      </w:pPr>
      <w:r>
        <w:rPr>
          <w:noProof/>
        </w:rPr>
        <w:drawing>
          <wp:inline distT="0" distB="0" distL="0" distR="0" wp14:anchorId="04A7EAD0" wp14:editId="67D051A9">
            <wp:extent cx="5176520" cy="2176284"/>
            <wp:effectExtent l="0" t="0" r="5080" b="0"/>
            <wp:docPr id="70798027" name="Imagem 2" descr="Uma imagem com texto, Gráfico, file,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8027" name="Imagem 2" descr="Uma imagem com texto, Gráfico, file, diagrama&#10;&#10;Os conteúdos gerados por IA podem estar incorreto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9887" cy="2190312"/>
                    </a:xfrm>
                    <a:prstGeom prst="rect">
                      <a:avLst/>
                    </a:prstGeom>
                    <a:noFill/>
                    <a:ln>
                      <a:noFill/>
                    </a:ln>
                  </pic:spPr>
                </pic:pic>
              </a:graphicData>
            </a:graphic>
          </wp:inline>
        </w:drawing>
      </w:r>
    </w:p>
    <w:p w14:paraId="293AE86C" w14:textId="1AB68E69" w:rsidR="00EF5076" w:rsidRDefault="00EF5076" w:rsidP="009E482D">
      <w:pPr>
        <w:spacing w:before="120" w:after="0" w:line="312" w:lineRule="auto"/>
        <w:jc w:val="center"/>
        <w:rPr>
          <w:rFonts w:ascii="Merriweather" w:hAnsi="Merriweather" w:cs="Arial"/>
          <w:spacing w:val="-8"/>
          <w:sz w:val="20"/>
          <w:lang w:val="en-US"/>
        </w:rPr>
      </w:pPr>
      <w:ins w:id="156" w:author="Fernando Oliveira" w:date="2026-01-20T01:40:00Z" w16du:dateUtc="2026-01-20T01:40:00Z">
        <w:r w:rsidRPr="001719FC">
          <w:rPr>
            <w:rFonts w:ascii="Tahoma" w:hAnsi="Tahoma" w:cs="Tahoma"/>
            <w:color w:val="ED7D31"/>
            <w:spacing w:val="-6"/>
            <w:szCs w:val="18"/>
            <w:lang w:val="en-US"/>
          </w:rPr>
          <w:t xml:space="preserve">Fig. 1 | </w:t>
        </w:r>
        <w:r>
          <w:rPr>
            <w:rFonts w:ascii="Tahoma" w:hAnsi="Tahoma" w:cs="Tahoma"/>
            <w:spacing w:val="-6"/>
          </w:rPr>
          <w:t>Acc</w:t>
        </w:r>
      </w:ins>
      <w:ins w:id="157" w:author="Fernando Oliveira" w:date="2026-01-20T01:42:00Z" w16du:dateUtc="2026-01-20T01:42:00Z">
        <w:r>
          <w:rPr>
            <w:rFonts w:ascii="Tahoma" w:hAnsi="Tahoma" w:cs="Tahoma"/>
            <w:spacing w:val="-6"/>
          </w:rPr>
          <w:t>el.</w:t>
        </w:r>
      </w:ins>
      <w:ins w:id="158" w:author="Fernando Oliveira" w:date="2026-01-20T01:40:00Z" w16du:dateUtc="2026-01-20T01:40:00Z">
        <w:r>
          <w:rPr>
            <w:rFonts w:ascii="Tahoma" w:hAnsi="Tahoma" w:cs="Tahoma"/>
            <w:spacing w:val="-6"/>
          </w:rPr>
          <w:t xml:space="preserve"> </w:t>
        </w:r>
      </w:ins>
      <w:ins w:id="159" w:author="Fernando Oliveira" w:date="2026-01-20T01:42:00Z" w16du:dateUtc="2026-01-20T01:42:00Z">
        <w:r>
          <w:rPr>
            <w:rFonts w:ascii="Tahoma" w:hAnsi="Tahoma" w:cs="Tahoma"/>
            <w:spacing w:val="-6"/>
          </w:rPr>
          <w:t xml:space="preserve">&amp; </w:t>
        </w:r>
      </w:ins>
      <w:ins w:id="160" w:author="Fernando Oliveira" w:date="2026-01-20T01:40:00Z" w16du:dateUtc="2026-01-20T01:40:00Z">
        <w:r>
          <w:rPr>
            <w:rFonts w:ascii="Tahoma" w:hAnsi="Tahoma" w:cs="Tahoma"/>
            <w:spacing w:val="-6"/>
          </w:rPr>
          <w:t xml:space="preserve">Disp. </w:t>
        </w:r>
      </w:ins>
      <w:ins w:id="161" w:author="Fernando Oliveira" w:date="2026-01-20T01:42:00Z" w16du:dateUtc="2026-01-20T01:42:00Z">
        <w:r>
          <w:rPr>
            <w:rFonts w:ascii="Tahoma" w:hAnsi="Tahoma" w:cs="Tahoma"/>
            <w:spacing w:val="-6"/>
          </w:rPr>
          <w:t>r</w:t>
        </w:r>
      </w:ins>
      <w:ins w:id="162" w:author="Fernando Oliveira" w:date="2026-01-20T01:40:00Z" w16du:dateUtc="2026-01-20T01:40:00Z">
        <w:r>
          <w:rPr>
            <w:rFonts w:ascii="Tahoma" w:hAnsi="Tahoma" w:cs="Tahoma"/>
            <w:spacing w:val="-6"/>
          </w:rPr>
          <w:t>espo</w:t>
        </w:r>
      </w:ins>
      <w:ins w:id="163" w:author="Fernando Oliveira" w:date="2026-01-20T01:41:00Z" w16du:dateUtc="2026-01-20T01:41:00Z">
        <w:r>
          <w:rPr>
            <w:rFonts w:ascii="Tahoma" w:hAnsi="Tahoma" w:cs="Tahoma"/>
            <w:spacing w:val="-6"/>
          </w:rPr>
          <w:t>nse MSE unde</w:t>
        </w:r>
      </w:ins>
      <w:ins w:id="164" w:author="Fernando Oliveira" w:date="2026-01-20T01:42:00Z" w16du:dateUtc="2026-01-20T01:42:00Z">
        <w:r>
          <w:rPr>
            <w:rFonts w:ascii="Tahoma" w:hAnsi="Tahoma" w:cs="Tahoma"/>
            <w:spacing w:val="-6"/>
          </w:rPr>
          <w:t>r</w:t>
        </w:r>
      </w:ins>
      <w:ins w:id="165" w:author="Fernando Oliveira" w:date="2026-01-20T01:41:00Z" w16du:dateUtc="2026-01-20T01:41:00Z">
        <w:r>
          <w:rPr>
            <w:rFonts w:ascii="Tahoma" w:hAnsi="Tahoma" w:cs="Tahoma"/>
            <w:spacing w:val="-6"/>
          </w:rPr>
          <w:t xml:space="preserve"> different </w:t>
        </w:r>
      </w:ins>
      <w:ins w:id="166" w:author="Fernando Oliveira" w:date="2026-01-20T01:42:00Z" w16du:dateUtc="2026-01-20T01:42:00Z">
        <w:r>
          <w:rPr>
            <w:rFonts w:ascii="Tahoma" w:hAnsi="Tahoma" w:cs="Tahoma"/>
            <w:spacing w:val="-6"/>
          </w:rPr>
          <w:t>earthquake signals</w:t>
        </w:r>
      </w:ins>
      <w:ins w:id="167" w:author="Fernando Oliveira" w:date="2026-01-20T01:41:00Z" w16du:dateUtc="2026-01-20T01:41:00Z">
        <w:r>
          <w:rPr>
            <w:rFonts w:ascii="Tahoma" w:hAnsi="Tahoma" w:cs="Tahoma"/>
            <w:spacing w:val="-6"/>
          </w:rPr>
          <w:t xml:space="preserve"> for each control strategy</w:t>
        </w:r>
      </w:ins>
      <w:ins w:id="168" w:author="Fernando Oliveira" w:date="2026-01-20T01:40:00Z" w16du:dateUtc="2026-01-20T01:40:00Z">
        <w:r w:rsidRPr="001719FC">
          <w:rPr>
            <w:rFonts w:ascii="Tahoma" w:hAnsi="Tahoma" w:cs="Tahoma"/>
            <w:spacing w:val="-6"/>
          </w:rPr>
          <w:t>.</w:t>
        </w:r>
      </w:ins>
    </w:p>
    <w:p w14:paraId="2CBDD9A7" w14:textId="77777777" w:rsidR="00BA5110" w:rsidRDefault="00BA5110" w:rsidP="00BA5110">
      <w:pPr>
        <w:spacing w:after="0" w:line="240" w:lineRule="auto"/>
        <w:rPr>
          <w:rFonts w:ascii="Merriweather" w:hAnsi="Merriweather" w:cs="Arial"/>
          <w:spacing w:val="-8"/>
          <w:sz w:val="20"/>
          <w:lang w:val="en-US"/>
        </w:rPr>
      </w:pPr>
      <w:bookmarkStart w:id="169" w:name="_Ref75893856"/>
    </w:p>
    <w:bookmarkEnd w:id="169"/>
    <w:p w14:paraId="796608D3" w14:textId="455B0B63" w:rsidR="008C2A17" w:rsidRDefault="000E15D5" w:rsidP="00D053AB">
      <w:pPr>
        <w:tabs>
          <w:tab w:val="left" w:pos="496"/>
        </w:tabs>
        <w:spacing w:after="0" w:line="240" w:lineRule="auto"/>
        <w:rPr>
          <w:rFonts w:ascii="Roboto" w:hAnsi="Roboto" w:cs="Arial"/>
          <w:b/>
          <w:sz w:val="30"/>
          <w:szCs w:val="30"/>
          <w:lang w:val="en-US"/>
        </w:rPr>
      </w:pPr>
      <w:r>
        <w:rPr>
          <w:rFonts w:ascii="Roboto" w:hAnsi="Roboto" w:cs="Arial"/>
          <w:b/>
          <w:sz w:val="30"/>
          <w:szCs w:val="30"/>
          <w:lang w:val="en-US"/>
        </w:rPr>
        <w:t>4- Conclusions</w:t>
      </w:r>
    </w:p>
    <w:p w14:paraId="73360AD4" w14:textId="25ED00C0" w:rsidR="000E15D5" w:rsidRPr="000E15D5" w:rsidRDefault="000E15D5" w:rsidP="000E15D5">
      <w:pPr>
        <w:spacing w:after="0" w:line="240" w:lineRule="auto"/>
        <w:ind w:firstLine="357"/>
        <w:rPr>
          <w:rFonts w:ascii="Roboto" w:hAnsi="Roboto" w:cs="Arial"/>
          <w:b/>
          <w:sz w:val="30"/>
          <w:szCs w:val="30"/>
          <w:u w:val="single"/>
          <w:lang w:val="en-US"/>
        </w:rPr>
      </w:pPr>
      <w:r w:rsidRPr="002832F5">
        <w:rPr>
          <w:rFonts w:ascii="Merriweather" w:hAnsi="Merriweather" w:cs="Arial"/>
          <w:spacing w:val="-8"/>
          <w:sz w:val="20"/>
          <w:lang w:val="en-US"/>
          <w:rPrChange w:id="170" w:author="Fernando Oliveira" w:date="2026-01-20T00:35:00Z" w16du:dateUtc="2026-01-20T00:35:00Z">
            <w:rPr>
              <w:rFonts w:ascii="Merriweather" w:hAnsi="Merriweather" w:cs="Arial"/>
              <w:spacing w:val="-8"/>
              <w:sz w:val="20"/>
              <w:lang w:val="pt-PT"/>
            </w:rPr>
          </w:rPrChange>
        </w:rPr>
        <w:t xml:space="preserve">The results indicate that the controllers previously studied offer superior performance in terms of response spectra compared to the adapted drivers, while also requiring less user intervention </w:t>
      </w:r>
      <w:del w:id="171" w:author="Fernando Oliveira" w:date="2026-01-20T01:28:00Z" w16du:dateUtc="2026-01-20T01:28:00Z">
        <w:r w:rsidRPr="002832F5" w:rsidDel="00BC3386">
          <w:rPr>
            <w:rFonts w:ascii="Merriweather" w:hAnsi="Merriweather" w:cs="Arial"/>
            <w:spacing w:val="-8"/>
            <w:sz w:val="20"/>
            <w:lang w:val="en-US"/>
            <w:rPrChange w:id="172" w:author="Fernando Oliveira" w:date="2026-01-20T00:35:00Z" w16du:dateUtc="2026-01-20T00:35:00Z">
              <w:rPr>
                <w:rFonts w:ascii="Merriweather" w:hAnsi="Merriweather" w:cs="Arial"/>
                <w:spacing w:val="-8"/>
                <w:sz w:val="20"/>
                <w:lang w:val="pt-PT"/>
              </w:rPr>
            </w:rPrChange>
          </w:rPr>
          <w:delText>doing so</w:delText>
        </w:r>
      </w:del>
      <w:ins w:id="173" w:author="Fernando Oliveira" w:date="2026-01-20T01:28:00Z" w16du:dateUtc="2026-01-20T01:28:00Z">
        <w:r w:rsidR="00BC3386">
          <w:rPr>
            <w:rFonts w:ascii="Merriweather" w:hAnsi="Merriweather" w:cs="Arial"/>
            <w:spacing w:val="-8"/>
            <w:sz w:val="20"/>
            <w:lang w:val="en-US"/>
          </w:rPr>
          <w:t>on the process</w:t>
        </w:r>
      </w:ins>
      <w:r w:rsidRPr="002832F5">
        <w:rPr>
          <w:rFonts w:ascii="Merriweather" w:hAnsi="Merriweather" w:cs="Arial"/>
          <w:spacing w:val="-8"/>
          <w:sz w:val="20"/>
          <w:lang w:val="en-US"/>
          <w:rPrChange w:id="174" w:author="Fernando Oliveira" w:date="2026-01-20T00:35:00Z" w16du:dateUtc="2026-01-20T00:35:00Z">
            <w:rPr>
              <w:rFonts w:ascii="Merriweather" w:hAnsi="Merriweather" w:cs="Arial"/>
              <w:spacing w:val="-8"/>
              <w:sz w:val="20"/>
              <w:lang w:val="pt-PT"/>
            </w:rPr>
          </w:rPrChange>
        </w:rPr>
        <w:t xml:space="preserve">, with </w:t>
      </w:r>
      <w:ins w:id="175" w:author="Fernando Oliveira" w:date="2026-01-20T01:28:00Z" w16du:dateUtc="2026-01-20T01:28:00Z">
        <w:r w:rsidR="00BC3386">
          <w:rPr>
            <w:rFonts w:ascii="Merriweather" w:hAnsi="Merriweather" w:cs="Arial"/>
            <w:spacing w:val="-8"/>
            <w:sz w:val="20"/>
            <w:lang w:val="en-US"/>
          </w:rPr>
          <w:t xml:space="preserve">the </w:t>
        </w:r>
      </w:ins>
      <w:r w:rsidRPr="002832F5">
        <w:rPr>
          <w:rFonts w:ascii="Merriweather" w:hAnsi="Merriweather" w:cs="Arial"/>
          <w:spacing w:val="-8"/>
          <w:sz w:val="20"/>
          <w:lang w:val="en-US"/>
          <w:rPrChange w:id="176" w:author="Fernando Oliveira" w:date="2026-01-20T00:35:00Z" w16du:dateUtc="2026-01-20T00:35:00Z">
            <w:rPr>
              <w:rFonts w:ascii="Merriweather" w:hAnsi="Merriweather" w:cs="Arial"/>
              <w:spacing w:val="-8"/>
              <w:sz w:val="20"/>
              <w:lang w:val="pt-PT"/>
            </w:rPr>
          </w:rPrChange>
        </w:rPr>
        <w:t xml:space="preserve">optimal control </w:t>
      </w:r>
      <w:ins w:id="177" w:author="Fernando Oliveira" w:date="2026-01-20T01:29:00Z" w16du:dateUtc="2026-01-20T01:29:00Z">
        <w:r w:rsidR="00BC3386">
          <w:rPr>
            <w:rFonts w:ascii="Merriweather" w:hAnsi="Merriweather" w:cs="Arial"/>
            <w:spacing w:val="-8"/>
            <w:sz w:val="20"/>
            <w:lang w:val="en-US"/>
          </w:rPr>
          <w:t xml:space="preserve">strategy </w:t>
        </w:r>
      </w:ins>
      <w:r w:rsidRPr="002832F5">
        <w:rPr>
          <w:rFonts w:ascii="Merriweather" w:hAnsi="Merriweather" w:cs="Arial"/>
          <w:spacing w:val="-8"/>
          <w:sz w:val="20"/>
          <w:lang w:val="en-US"/>
          <w:rPrChange w:id="178" w:author="Fernando Oliveira" w:date="2026-01-20T00:35:00Z" w16du:dateUtc="2026-01-20T00:35:00Z">
            <w:rPr>
              <w:rFonts w:ascii="Merriweather" w:hAnsi="Merriweather" w:cs="Arial"/>
              <w:spacing w:val="-8"/>
              <w:sz w:val="20"/>
              <w:lang w:val="pt-PT"/>
            </w:rPr>
          </w:rPrChange>
        </w:rPr>
        <w:t>providing the best results in every instance. However, both the performance of the controllers and the adapted drivers depend</w:t>
      </w:r>
      <w:del w:id="179" w:author="Fernando Oliveira" w:date="2026-01-20T01:29:00Z" w16du:dateUtc="2026-01-20T01:29:00Z">
        <w:r w:rsidRPr="002832F5" w:rsidDel="00BC3386">
          <w:rPr>
            <w:rFonts w:ascii="Merriweather" w:hAnsi="Merriweather" w:cs="Arial"/>
            <w:spacing w:val="-8"/>
            <w:sz w:val="20"/>
            <w:lang w:val="en-US"/>
            <w:rPrChange w:id="180" w:author="Fernando Oliveira" w:date="2026-01-20T00:35:00Z" w16du:dateUtc="2026-01-20T00:35:00Z">
              <w:rPr>
                <w:rFonts w:ascii="Merriweather" w:hAnsi="Merriweather" w:cs="Arial"/>
                <w:spacing w:val="-8"/>
                <w:sz w:val="20"/>
                <w:lang w:val="pt-PT"/>
              </w:rPr>
            </w:rPrChange>
          </w:rPr>
          <w:delText>s</w:delText>
        </w:r>
      </w:del>
      <w:r w:rsidRPr="002832F5">
        <w:rPr>
          <w:rFonts w:ascii="Merriweather" w:hAnsi="Merriweather" w:cs="Arial"/>
          <w:spacing w:val="-8"/>
          <w:sz w:val="20"/>
          <w:lang w:val="en-US"/>
          <w:rPrChange w:id="181" w:author="Fernando Oliveira" w:date="2026-01-20T00:35:00Z" w16du:dateUtc="2026-01-20T00:35:00Z">
            <w:rPr>
              <w:rFonts w:ascii="Merriweather" w:hAnsi="Merriweather" w:cs="Arial"/>
              <w:spacing w:val="-8"/>
              <w:sz w:val="20"/>
              <w:lang w:val="pt-PT"/>
            </w:rPr>
          </w:rPrChange>
        </w:rPr>
        <w:t xml:space="preserve"> </w:t>
      </w:r>
      <w:ins w:id="182" w:author="Fernando Oliveira" w:date="2026-01-20T01:30:00Z" w16du:dateUtc="2026-01-20T01:30:00Z">
        <w:r w:rsidR="00BC3386" w:rsidRPr="006D00C7">
          <w:rPr>
            <w:rFonts w:ascii="Merriweather" w:hAnsi="Merriweather" w:cs="Arial"/>
            <w:spacing w:val="-8"/>
            <w:sz w:val="20"/>
            <w:lang w:val="en-US"/>
          </w:rPr>
          <w:t>system</w:t>
        </w:r>
        <w:r w:rsidR="00BC3386">
          <w:rPr>
            <w:rFonts w:ascii="Merriweather" w:hAnsi="Merriweather" w:cs="Arial"/>
            <w:spacing w:val="-8"/>
            <w:sz w:val="20"/>
            <w:lang w:val="en-US"/>
          </w:rPr>
          <w:t xml:space="preserve"> identification accuracy</w:t>
        </w:r>
      </w:ins>
      <w:del w:id="183" w:author="Fernando Oliveira" w:date="2026-01-20T01:30:00Z" w16du:dateUtc="2026-01-20T01:30:00Z">
        <w:r w:rsidRPr="002832F5" w:rsidDel="00BC3386">
          <w:rPr>
            <w:rFonts w:ascii="Merriweather" w:hAnsi="Merriweather" w:cs="Arial"/>
            <w:spacing w:val="-8"/>
            <w:sz w:val="20"/>
            <w:lang w:val="en-US"/>
            <w:rPrChange w:id="184" w:author="Fernando Oliveira" w:date="2026-01-20T00:35:00Z" w16du:dateUtc="2026-01-20T00:35:00Z">
              <w:rPr>
                <w:rFonts w:ascii="Merriweather" w:hAnsi="Merriweather" w:cs="Arial"/>
                <w:spacing w:val="-8"/>
                <w:sz w:val="20"/>
                <w:lang w:val="pt-PT"/>
              </w:rPr>
            </w:rPrChange>
          </w:rPr>
          <w:delText>on identifying the system</w:delText>
        </w:r>
      </w:del>
      <w:r w:rsidRPr="002832F5">
        <w:rPr>
          <w:rFonts w:ascii="Merriweather" w:hAnsi="Merriweather" w:cs="Arial"/>
          <w:spacing w:val="-8"/>
          <w:sz w:val="20"/>
          <w:lang w:val="en-US"/>
          <w:rPrChange w:id="185" w:author="Fernando Oliveira" w:date="2026-01-20T00:35:00Z" w16du:dateUtc="2026-01-20T00:35:00Z">
            <w:rPr>
              <w:rFonts w:ascii="Merriweather" w:hAnsi="Merriweather" w:cs="Arial"/>
              <w:spacing w:val="-8"/>
              <w:sz w:val="20"/>
              <w:lang w:val="pt-PT"/>
            </w:rPr>
          </w:rPrChange>
        </w:rPr>
        <w:t xml:space="preserve">, </w:t>
      </w:r>
      <w:del w:id="186" w:author="Fernando Oliveira" w:date="2026-01-20T01:32:00Z" w16du:dateUtc="2026-01-20T01:32:00Z">
        <w:r w:rsidRPr="002832F5" w:rsidDel="00BC3386">
          <w:rPr>
            <w:rFonts w:ascii="Merriweather" w:hAnsi="Merriweather" w:cs="Arial"/>
            <w:spacing w:val="-8"/>
            <w:sz w:val="20"/>
            <w:lang w:val="en-US"/>
            <w:rPrChange w:id="187" w:author="Fernando Oliveira" w:date="2026-01-20T00:35:00Z" w16du:dateUtc="2026-01-20T00:35:00Z">
              <w:rPr>
                <w:rFonts w:ascii="Merriweather" w:hAnsi="Merriweather" w:cs="Arial"/>
                <w:spacing w:val="-8"/>
                <w:sz w:val="20"/>
                <w:lang w:val="pt-PT"/>
              </w:rPr>
            </w:rPrChange>
          </w:rPr>
          <w:delText xml:space="preserve">and the </w:delText>
        </w:r>
      </w:del>
      <w:ins w:id="188" w:author="Fernando Oliveira" w:date="2026-01-20T01:32:00Z" w16du:dateUtc="2026-01-20T01:32:00Z">
        <w:r w:rsidR="00BC3386">
          <w:rPr>
            <w:rFonts w:ascii="Merriweather" w:hAnsi="Merriweather" w:cs="Arial"/>
            <w:spacing w:val="-8"/>
            <w:sz w:val="20"/>
            <w:lang w:val="en-US"/>
          </w:rPr>
          <w:t xml:space="preserve">whose </w:t>
        </w:r>
      </w:ins>
      <w:ins w:id="189" w:author="Fernando Oliveira" w:date="2026-01-20T01:31:00Z" w16du:dateUtc="2026-01-20T01:31:00Z">
        <w:r w:rsidR="00BC3386">
          <w:rPr>
            <w:rFonts w:ascii="Merriweather" w:hAnsi="Merriweather" w:cs="Arial"/>
            <w:spacing w:val="-8"/>
            <w:sz w:val="20"/>
            <w:lang w:val="en-US"/>
          </w:rPr>
          <w:t xml:space="preserve">method </w:t>
        </w:r>
      </w:ins>
      <w:r w:rsidRPr="002832F5">
        <w:rPr>
          <w:rFonts w:ascii="Merriweather" w:hAnsi="Merriweather" w:cs="Arial"/>
          <w:spacing w:val="-8"/>
          <w:sz w:val="20"/>
          <w:lang w:val="en-US"/>
          <w:rPrChange w:id="190" w:author="Fernando Oliveira" w:date="2026-01-20T00:35:00Z" w16du:dateUtc="2026-01-20T00:35:00Z">
            <w:rPr>
              <w:rFonts w:ascii="Merriweather" w:hAnsi="Merriweather" w:cs="Arial"/>
              <w:spacing w:val="-8"/>
              <w:sz w:val="20"/>
              <w:lang w:val="pt-PT"/>
            </w:rPr>
          </w:rPrChange>
        </w:rPr>
        <w:t xml:space="preserve">sensitivity </w:t>
      </w:r>
      <w:del w:id="191" w:author="Fernando Oliveira" w:date="2026-01-20T01:31:00Z" w16du:dateUtc="2026-01-20T01:31:00Z">
        <w:r w:rsidRPr="002832F5" w:rsidDel="00BC3386">
          <w:rPr>
            <w:rFonts w:ascii="Merriweather" w:hAnsi="Merriweather" w:cs="Arial"/>
            <w:spacing w:val="-8"/>
            <w:sz w:val="20"/>
            <w:lang w:val="en-US"/>
            <w:rPrChange w:id="192" w:author="Fernando Oliveira" w:date="2026-01-20T00:35:00Z" w16du:dateUtc="2026-01-20T00:35:00Z">
              <w:rPr>
                <w:rFonts w:ascii="Merriweather" w:hAnsi="Merriweather" w:cs="Arial"/>
                <w:spacing w:val="-8"/>
                <w:sz w:val="20"/>
                <w:lang w:val="pt-PT"/>
              </w:rPr>
            </w:rPrChange>
          </w:rPr>
          <w:delText>of each method to</w:delText>
        </w:r>
      </w:del>
      <w:ins w:id="193" w:author="Fernando Oliveira" w:date="2026-01-20T01:31:00Z" w16du:dateUtc="2026-01-20T01:31:00Z">
        <w:r w:rsidR="00BC3386">
          <w:rPr>
            <w:rFonts w:ascii="Merriweather" w:hAnsi="Merriweather" w:cs="Arial"/>
            <w:spacing w:val="-8"/>
            <w:sz w:val="20"/>
            <w:lang w:val="en-US"/>
          </w:rPr>
          <w:t>dependence on the</w:t>
        </w:r>
      </w:ins>
      <w:r w:rsidRPr="002832F5">
        <w:rPr>
          <w:rFonts w:ascii="Merriweather" w:hAnsi="Merriweather" w:cs="Arial"/>
          <w:spacing w:val="-8"/>
          <w:sz w:val="20"/>
          <w:lang w:val="en-US"/>
          <w:rPrChange w:id="194" w:author="Fernando Oliveira" w:date="2026-01-20T00:35:00Z" w16du:dateUtc="2026-01-20T00:35:00Z">
            <w:rPr>
              <w:rFonts w:ascii="Merriweather" w:hAnsi="Merriweather" w:cs="Arial"/>
              <w:spacing w:val="-8"/>
              <w:sz w:val="20"/>
              <w:lang w:val="pt-PT"/>
            </w:rPr>
          </w:rPrChange>
        </w:rPr>
        <w:t xml:space="preserve"> quality of the identification is still </w:t>
      </w:r>
      <w:del w:id="195" w:author="Fernando Oliveira" w:date="2026-01-20T01:31:00Z" w16du:dateUtc="2026-01-20T01:31:00Z">
        <w:r w:rsidRPr="002832F5" w:rsidDel="00BC3386">
          <w:rPr>
            <w:rFonts w:ascii="Merriweather" w:hAnsi="Merriweather" w:cs="Arial"/>
            <w:spacing w:val="-8"/>
            <w:sz w:val="20"/>
            <w:lang w:val="en-US"/>
            <w:rPrChange w:id="196" w:author="Fernando Oliveira" w:date="2026-01-20T00:35:00Z" w16du:dateUtc="2026-01-20T00:35:00Z">
              <w:rPr>
                <w:rFonts w:ascii="Merriweather" w:hAnsi="Merriweather" w:cs="Arial"/>
                <w:spacing w:val="-8"/>
                <w:sz w:val="20"/>
                <w:lang w:val="pt-PT"/>
              </w:rPr>
            </w:rPrChange>
          </w:rPr>
          <w:delText>unknown</w:delText>
        </w:r>
      </w:del>
      <w:ins w:id="197" w:author="Fernando Oliveira" w:date="2026-01-20T01:31:00Z" w16du:dateUtc="2026-01-20T01:31:00Z">
        <w:r w:rsidR="00BC3386">
          <w:rPr>
            <w:rFonts w:ascii="Merriweather" w:hAnsi="Merriweather" w:cs="Arial"/>
            <w:spacing w:val="-8"/>
            <w:sz w:val="20"/>
            <w:lang w:val="en-US"/>
          </w:rPr>
          <w:t>under study</w:t>
        </w:r>
      </w:ins>
      <w:r w:rsidRPr="002832F5">
        <w:rPr>
          <w:rFonts w:ascii="Merriweather" w:hAnsi="Merriweather" w:cs="Arial"/>
          <w:spacing w:val="-8"/>
          <w:sz w:val="20"/>
          <w:lang w:val="en-US"/>
          <w:rPrChange w:id="198" w:author="Fernando Oliveira" w:date="2026-01-20T00:35:00Z" w16du:dateUtc="2026-01-20T00:35:00Z">
            <w:rPr>
              <w:rFonts w:ascii="Merriweather" w:hAnsi="Merriweather" w:cs="Arial"/>
              <w:spacing w:val="-8"/>
              <w:sz w:val="20"/>
              <w:lang w:val="pt-PT"/>
            </w:rPr>
          </w:rPrChange>
        </w:rPr>
        <w:t>.</w:t>
      </w:r>
    </w:p>
    <w:sectPr w:rsidR="000E15D5" w:rsidRPr="000E15D5" w:rsidSect="001A5436">
      <w:headerReference w:type="even" r:id="rId17"/>
      <w:footerReference w:type="even" r:id="rId18"/>
      <w:footerReference w:type="default" r:id="rId19"/>
      <w:footerReference w:type="first" r:id="rId20"/>
      <w:endnotePr>
        <w:numFmt w:val="decimal"/>
      </w:endnotePr>
      <w:pgSz w:w="11907" w:h="16840" w:code="9"/>
      <w:pgMar w:top="964" w:right="1701" w:bottom="1134" w:left="964" w:header="567" w:footer="737" w:gutter="0"/>
      <w:pgNumType w:start="25"/>
      <w:cols w:space="567"/>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Afonso Costa Henrique" w:date="2026-01-19T19:16:00Z" w:initials="AC">
    <w:p w14:paraId="1677A7DC" w14:textId="77777777" w:rsidR="001A5436" w:rsidRDefault="001A5436" w:rsidP="001A5436">
      <w:pPr>
        <w:pStyle w:val="Textodecomentrio"/>
        <w:jc w:val="left"/>
      </w:pPr>
      <w:r>
        <w:rPr>
          <w:rStyle w:val="Refdecomentrio"/>
        </w:rPr>
        <w:annotationRef/>
      </w:r>
      <w:r>
        <w:rPr>
          <w:lang w:val="en-US"/>
        </w:rPr>
        <w:t>The optimal controller yielded a much more precise replication of the ground response spectra at low frequencies (&lt;15Hz), unlike the tuned PIDF which exceeded the desired response spectra in the same band. However, the trade-off for this accuracy at lower frequencies is a response spectrum that underperforms at higher ones</w:t>
      </w:r>
    </w:p>
  </w:comment>
  <w:comment w:id="98" w:author="Afonso Costa Henrique" w:date="2026-01-19T19:17:00Z" w:initials="AC">
    <w:p w14:paraId="02B87DF8" w14:textId="77777777" w:rsidR="001A5436" w:rsidRDefault="001A5436" w:rsidP="001A5436">
      <w:pPr>
        <w:pStyle w:val="Textodecomentrio"/>
        <w:jc w:val="left"/>
      </w:pPr>
      <w:r>
        <w:rPr>
          <w:rStyle w:val="Refdecomentrio"/>
        </w:rPr>
        <w:annotationRef/>
      </w:r>
      <w:r>
        <w:t xml:space="preserve">O controlo ótimo resultou numa replicação mais precisa dos espectros de resposta do solo a frequências baixas (&lt;15 Hz), ao contrário do PIDF sintonizado, que excedeu os espectros de resposta desejados na mesma banda. No entanto, a desvantagem dessa precisão em frequências mais baixas é um espectro de resposta com desempenho inferior em frequências mais altas. </w:t>
      </w:r>
    </w:p>
  </w:comment>
  <w:comment w:id="100" w:author="Afonso Costa Henrique" w:date="2026-01-19T19:17:00Z" w:initials="AC">
    <w:p w14:paraId="441FC970" w14:textId="77777777" w:rsidR="00B76C83" w:rsidRDefault="00B76C83" w:rsidP="001A5436">
      <w:pPr>
        <w:pStyle w:val="Textodecomentrio"/>
        <w:jc w:val="left"/>
      </w:pPr>
      <w:r>
        <w:rPr>
          <w:rStyle w:val="Refdecomentrio"/>
        </w:rPr>
        <w:annotationRef/>
      </w:r>
      <w:r>
        <w:t xml:space="preserve">O controlo ótimo resultou numa replicação mais precisa dos espectros de resposta do solo a frequências baixas (&lt;15 Hz), ao contrário do PIDF sintonizado, que excedeu os espectros de resposta desejados na mesma banda. No entanto, a desvantagem dessa precisão em frequências mais baixas é um espectro de resposta com desempenho inferior em frequências mais altas.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77A7DC" w15:done="0"/>
  <w15:commentEx w15:paraId="02B87DF8" w15:done="0"/>
  <w15:commentEx w15:paraId="441FC9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967CB1" w16cex:dateUtc="2026-01-19T19:16:00Z"/>
  <w16cex:commentExtensible w16cex:durableId="0BE3D717" w16cex:dateUtc="2026-01-19T19:17:00Z"/>
  <w16cex:commentExtensible w16cex:durableId="6960BCE5" w16cex:dateUtc="2026-01-19T1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77A7DC" w16cid:durableId="04967CB1"/>
  <w16cid:commentId w16cid:paraId="02B87DF8" w16cid:durableId="0BE3D717"/>
  <w16cid:commentId w16cid:paraId="441FC970" w16cid:durableId="6960BC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19146" w14:textId="77777777" w:rsidR="00846646" w:rsidRPr="005C7EDC" w:rsidRDefault="00846646" w:rsidP="005C7EDC">
      <w:pPr>
        <w:pStyle w:val="Rodap"/>
      </w:pPr>
    </w:p>
  </w:endnote>
  <w:endnote w:type="continuationSeparator" w:id="0">
    <w:p w14:paraId="14FA7659" w14:textId="77777777" w:rsidR="00846646" w:rsidRPr="000B2E9B" w:rsidRDefault="00846646" w:rsidP="000B2E9B">
      <w:pPr>
        <w:pStyle w:val="Rodap"/>
      </w:pPr>
    </w:p>
  </w:endnote>
  <w:endnote w:type="continuationNotice" w:id="1">
    <w:p w14:paraId="3E3730CD" w14:textId="77777777" w:rsidR="00846646" w:rsidRPr="001D33AA" w:rsidRDefault="00846646" w:rsidP="001D33AA">
      <w:pPr>
        <w:pStyle w:val="Rodap"/>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rriweather Light">
    <w:charset w:val="00"/>
    <w:family w:val="auto"/>
    <w:pitch w:val="variable"/>
    <w:sig w:usb0="20000207" w:usb1="00000002" w:usb2="00000000" w:usb3="00000000" w:csb0="00000197" w:csb1="00000000"/>
  </w:font>
  <w:font w:name="DINNextLTPro">
    <w:altName w:val="Calibri"/>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Merriweather">
    <w:altName w:val="Courier New"/>
    <w:charset w:val="00"/>
    <w:family w:val="auto"/>
    <w:pitch w:val="variable"/>
    <w:sig w:usb0="20000207" w:usb1="00000002" w:usb2="00000000" w:usb3="00000000" w:csb0="00000197" w:csb1="00000000"/>
  </w:font>
  <w:font w:name="Roboto">
    <w:altName w:val="Times New Roman"/>
    <w:charset w:val="00"/>
    <w:family w:val="auto"/>
    <w:pitch w:val="variable"/>
    <w:sig w:usb0="E0000AFF" w:usb1="5000217F" w:usb2="00000021" w:usb3="00000000" w:csb0="0000019F" w:csb1="00000000"/>
  </w:font>
  <w:font w:name="Roboto Light">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1024866220"/>
      <w:docPartObj>
        <w:docPartGallery w:val="Page Numbers (Bottom of Page)"/>
        <w:docPartUnique/>
      </w:docPartObj>
    </w:sdtPr>
    <w:sdtContent>
      <w:p w14:paraId="536891EB" w14:textId="3FCDB2C3" w:rsidR="0087163B" w:rsidRPr="00FA58F0" w:rsidRDefault="00CF14E6" w:rsidP="00FA58F0">
        <w:pPr>
          <w:pStyle w:val="Rodap"/>
          <w:spacing w:after="0"/>
          <w:rPr>
            <w:rFonts w:ascii="Merriweather" w:hAnsi="Merriweather"/>
            <w:color w:val="ED7D31"/>
            <w:sz w:val="36"/>
            <w:szCs w:val="36"/>
          </w:rPr>
        </w:pPr>
        <w:r>
          <w:rPr>
            <w:rFonts w:ascii="Merriweather" w:hAnsi="Merriweather"/>
            <w:color w:val="ED7D31"/>
            <w:sz w:val="36"/>
            <w:szCs w:val="36"/>
          </w:rPr>
          <w:t>2</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6998" w14:textId="5A74157D" w:rsidR="0087163B" w:rsidRPr="00FA58F0" w:rsidRDefault="0087163B" w:rsidP="000E15D5">
    <w:pPr>
      <w:pStyle w:val="Rodap"/>
      <w:spacing w:after="0"/>
      <w:rPr>
        <w:rFonts w:ascii="Merriweather" w:hAnsi="Merriweather"/>
        <w:color w:val="ED7D31"/>
        <w:sz w:val="36"/>
        <w:szCs w:val="3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667479277"/>
      <w:docPartObj>
        <w:docPartGallery w:val="Page Numbers (Bottom of Page)"/>
        <w:docPartUnique/>
      </w:docPartObj>
    </w:sdtPr>
    <w:sdtContent>
      <w:p w14:paraId="20A4B190" w14:textId="2334E3F4" w:rsidR="0087163B" w:rsidRPr="00CE34C8" w:rsidRDefault="00CF14E6" w:rsidP="00CE34C8">
        <w:pPr>
          <w:pStyle w:val="Rodap"/>
          <w:jc w:val="right"/>
          <w:rPr>
            <w:rFonts w:ascii="Merriweather" w:hAnsi="Merriweather"/>
            <w:color w:val="ED7D31"/>
            <w:sz w:val="36"/>
            <w:szCs w:val="36"/>
          </w:rPr>
        </w:pPr>
        <w:r>
          <w:rPr>
            <w:rFonts w:ascii="Merriweather" w:hAnsi="Merriweather"/>
            <w:color w:val="ED7D31"/>
            <w:sz w:val="36"/>
            <w:szCs w:val="36"/>
          </w:rPr>
          <w:t>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6555A" w14:textId="77777777" w:rsidR="00846646" w:rsidRDefault="00846646">
      <w:r>
        <w:separator/>
      </w:r>
    </w:p>
    <w:p w14:paraId="23254F37" w14:textId="77777777" w:rsidR="00846646" w:rsidRDefault="00846646"/>
  </w:footnote>
  <w:footnote w:type="continuationSeparator" w:id="0">
    <w:p w14:paraId="232F01E4" w14:textId="77777777" w:rsidR="00846646" w:rsidRDefault="00846646">
      <w:r>
        <w:continuationSeparator/>
      </w:r>
    </w:p>
    <w:p w14:paraId="5D685959" w14:textId="77777777" w:rsidR="00846646" w:rsidRDefault="008466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8097" w14:textId="77777777" w:rsidR="0087163B" w:rsidRPr="0072560B" w:rsidRDefault="0087163B" w:rsidP="00925C69">
    <w:pPr>
      <w:pStyle w:val="Cabealho"/>
      <w:jc w:val="center"/>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B37"/>
    <w:multiLevelType w:val="multilevel"/>
    <w:tmpl w:val="AC7804BE"/>
    <w:lvl w:ilvl="0">
      <w:start w:val="1"/>
      <w:numFmt w:val="decimal"/>
      <w:lvlText w:val="%1 -"/>
      <w:lvlJc w:val="left"/>
      <w:pPr>
        <w:tabs>
          <w:tab w:val="num" w:pos="284"/>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BE0AB4"/>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59835E3"/>
    <w:multiLevelType w:val="multilevel"/>
    <w:tmpl w:val="FE3A88CA"/>
    <w:lvl w:ilvl="0">
      <w:start w:val="3"/>
      <w:numFmt w:val="decimal"/>
      <w:lvlText w:val="%1."/>
      <w:lvlJc w:val="left"/>
      <w:pPr>
        <w:ind w:left="408" w:hanging="408"/>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8BA7B74"/>
    <w:multiLevelType w:val="multilevel"/>
    <w:tmpl w:val="3D821A7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EC54B5"/>
    <w:multiLevelType w:val="multilevel"/>
    <w:tmpl w:val="C65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E6CA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CE01ADF"/>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D5F2352"/>
    <w:multiLevelType w:val="hybridMultilevel"/>
    <w:tmpl w:val="6D061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A6D8F"/>
    <w:multiLevelType w:val="multilevel"/>
    <w:tmpl w:val="ED1A9A4E"/>
    <w:lvl w:ilvl="0">
      <w:start w:val="1"/>
      <w:numFmt w:val="lowerLetter"/>
      <w:lvlText w:val="%1)"/>
      <w:lvlJc w:val="left"/>
      <w:pPr>
        <w:ind w:left="2498" w:hanging="360"/>
      </w:pPr>
    </w:lvl>
    <w:lvl w:ilvl="1">
      <w:start w:val="1"/>
      <w:numFmt w:val="decimal"/>
      <w:lvlText w:val="%2."/>
      <w:lvlJc w:val="left"/>
      <w:pPr>
        <w:tabs>
          <w:tab w:val="num" w:pos="2858"/>
        </w:tabs>
        <w:ind w:left="2858" w:hanging="720"/>
      </w:pPr>
    </w:lvl>
    <w:lvl w:ilvl="2">
      <w:start w:val="1"/>
      <w:numFmt w:val="decimal"/>
      <w:lvlText w:val="%3."/>
      <w:lvlJc w:val="left"/>
      <w:pPr>
        <w:tabs>
          <w:tab w:val="num" w:pos="3578"/>
        </w:tabs>
        <w:ind w:left="3578" w:hanging="720"/>
      </w:pPr>
    </w:lvl>
    <w:lvl w:ilvl="3">
      <w:start w:val="1"/>
      <w:numFmt w:val="decimal"/>
      <w:lvlText w:val="%4."/>
      <w:lvlJc w:val="left"/>
      <w:pPr>
        <w:tabs>
          <w:tab w:val="num" w:pos="4298"/>
        </w:tabs>
        <w:ind w:left="4298" w:hanging="720"/>
      </w:pPr>
    </w:lvl>
    <w:lvl w:ilvl="4">
      <w:start w:val="1"/>
      <w:numFmt w:val="decimal"/>
      <w:lvlText w:val="%5."/>
      <w:lvlJc w:val="left"/>
      <w:pPr>
        <w:tabs>
          <w:tab w:val="num" w:pos="5018"/>
        </w:tabs>
        <w:ind w:left="5018" w:hanging="720"/>
      </w:pPr>
    </w:lvl>
    <w:lvl w:ilvl="5">
      <w:start w:val="1"/>
      <w:numFmt w:val="decimal"/>
      <w:lvlText w:val="%6."/>
      <w:lvlJc w:val="left"/>
      <w:pPr>
        <w:tabs>
          <w:tab w:val="num" w:pos="5738"/>
        </w:tabs>
        <w:ind w:left="5738" w:hanging="720"/>
      </w:pPr>
    </w:lvl>
    <w:lvl w:ilvl="6">
      <w:start w:val="1"/>
      <w:numFmt w:val="decimal"/>
      <w:lvlText w:val="%7."/>
      <w:lvlJc w:val="left"/>
      <w:pPr>
        <w:tabs>
          <w:tab w:val="num" w:pos="6458"/>
        </w:tabs>
        <w:ind w:left="6458" w:hanging="720"/>
      </w:pPr>
    </w:lvl>
    <w:lvl w:ilvl="7">
      <w:start w:val="1"/>
      <w:numFmt w:val="decimal"/>
      <w:lvlText w:val="%8."/>
      <w:lvlJc w:val="left"/>
      <w:pPr>
        <w:tabs>
          <w:tab w:val="num" w:pos="7178"/>
        </w:tabs>
        <w:ind w:left="7178" w:hanging="720"/>
      </w:pPr>
    </w:lvl>
    <w:lvl w:ilvl="8">
      <w:start w:val="1"/>
      <w:numFmt w:val="decimal"/>
      <w:lvlText w:val="%9."/>
      <w:lvlJc w:val="left"/>
      <w:pPr>
        <w:tabs>
          <w:tab w:val="num" w:pos="7898"/>
        </w:tabs>
        <w:ind w:left="7898" w:hanging="720"/>
      </w:pPr>
    </w:lvl>
  </w:abstractNum>
  <w:abstractNum w:abstractNumId="9" w15:restartNumberingAfterBreak="0">
    <w:nsid w:val="155F0FB8"/>
    <w:multiLevelType w:val="multilevel"/>
    <w:tmpl w:val="C5AE5FF6"/>
    <w:lvl w:ilvl="0">
      <w:start w:val="1"/>
      <w:numFmt w:val="decimal"/>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9D774DE"/>
    <w:multiLevelType w:val="multilevel"/>
    <w:tmpl w:val="8E90A806"/>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BDA40F0"/>
    <w:multiLevelType w:val="multilevel"/>
    <w:tmpl w:val="2C8420FC"/>
    <w:styleLink w:val="Estilo1"/>
    <w:lvl w:ilvl="0">
      <w:start w:val="1"/>
      <w:numFmt w:val="non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4150E7"/>
    <w:multiLevelType w:val="multilevel"/>
    <w:tmpl w:val="33E8D20A"/>
    <w:lvl w:ilvl="0">
      <w:start w:val="1"/>
      <w:numFmt w:val="decimal"/>
      <w:pStyle w:val="Ttulo1"/>
      <w:lvlText w:val="%1."/>
      <w:lvlJc w:val="left"/>
      <w:pPr>
        <w:ind w:left="360" w:hanging="360"/>
      </w:pPr>
      <w:rPr>
        <w:rFonts w:hint="default"/>
        <w:b/>
        <w:i w:val="0"/>
        <w:caps/>
        <w:sz w:val="24"/>
      </w:rPr>
    </w:lvl>
    <w:lvl w:ilvl="1">
      <w:start w:val="1"/>
      <w:numFmt w:val="decimal"/>
      <w:lvlText w:val="%1.%2."/>
      <w:lvlJc w:val="left"/>
      <w:pPr>
        <w:ind w:left="792" w:hanging="432"/>
      </w:pPr>
      <w:rPr>
        <w:rFonts w:hint="default"/>
        <w:b/>
        <w:i w:val="0"/>
        <w:sz w:val="22"/>
      </w:rPr>
    </w:lvl>
    <w:lvl w:ilvl="2">
      <w:start w:val="1"/>
      <w:numFmt w:val="decimal"/>
      <w:lvlText w:val="%1.%2.%3."/>
      <w:lvlJc w:val="left"/>
      <w:pPr>
        <w:ind w:left="1224" w:hanging="504"/>
      </w:pPr>
      <w:rPr>
        <w:rFonts w:hint="default"/>
        <w:b w:val="0"/>
        <w:i w:val="0"/>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B84E0A"/>
    <w:multiLevelType w:val="multilevel"/>
    <w:tmpl w:val="7064209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90417A8"/>
    <w:multiLevelType w:val="multilevel"/>
    <w:tmpl w:val="BBF413A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422187E"/>
    <w:multiLevelType w:val="multilevel"/>
    <w:tmpl w:val="68329FC0"/>
    <w:lvl w:ilvl="0">
      <w:start w:val="1"/>
      <w:numFmt w:val="decimal"/>
      <w:lvlText w:val="%1 -"/>
      <w:lvlJc w:val="left"/>
      <w:pPr>
        <w:tabs>
          <w:tab w:val="num" w:pos="397"/>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884467E"/>
    <w:multiLevelType w:val="multilevel"/>
    <w:tmpl w:val="97A626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B3627A3"/>
    <w:multiLevelType w:val="multilevel"/>
    <w:tmpl w:val="0D1A135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27053FD"/>
    <w:multiLevelType w:val="hybridMultilevel"/>
    <w:tmpl w:val="C4F6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1744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58027A9"/>
    <w:multiLevelType w:val="multilevel"/>
    <w:tmpl w:val="A30CA55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67450493"/>
    <w:multiLevelType w:val="multilevel"/>
    <w:tmpl w:val="BD528EDC"/>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697D40F0"/>
    <w:multiLevelType w:val="hybridMultilevel"/>
    <w:tmpl w:val="493ACE70"/>
    <w:lvl w:ilvl="0" w:tplc="5990408C">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6A686C94"/>
    <w:multiLevelType w:val="hybridMultilevel"/>
    <w:tmpl w:val="7684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763522"/>
    <w:multiLevelType w:val="hybridMultilevel"/>
    <w:tmpl w:val="28DAB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257C7E"/>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DE20AF9"/>
    <w:multiLevelType w:val="hybridMultilevel"/>
    <w:tmpl w:val="6D8ABED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num w:numId="1" w16cid:durableId="943803913">
    <w:abstractNumId w:val="12"/>
  </w:num>
  <w:num w:numId="2" w16cid:durableId="1179732840">
    <w:abstractNumId w:val="5"/>
  </w:num>
  <w:num w:numId="3" w16cid:durableId="627470818">
    <w:abstractNumId w:val="21"/>
  </w:num>
  <w:num w:numId="4" w16cid:durableId="1130635141">
    <w:abstractNumId w:val="3"/>
  </w:num>
  <w:num w:numId="5" w16cid:durableId="2020891891">
    <w:abstractNumId w:val="20"/>
  </w:num>
  <w:num w:numId="6" w16cid:durableId="197204902">
    <w:abstractNumId w:val="13"/>
  </w:num>
  <w:num w:numId="7" w16cid:durableId="1288583823">
    <w:abstractNumId w:val="25"/>
  </w:num>
  <w:num w:numId="8" w16cid:durableId="2103724765">
    <w:abstractNumId w:val="6"/>
  </w:num>
  <w:num w:numId="9" w16cid:durableId="1700205378">
    <w:abstractNumId w:val="19"/>
  </w:num>
  <w:num w:numId="10" w16cid:durableId="1134250932">
    <w:abstractNumId w:val="14"/>
  </w:num>
  <w:num w:numId="11" w16cid:durableId="1319114077">
    <w:abstractNumId w:val="15"/>
  </w:num>
  <w:num w:numId="12" w16cid:durableId="1953776753">
    <w:abstractNumId w:val="0"/>
  </w:num>
  <w:num w:numId="13" w16cid:durableId="1208570505">
    <w:abstractNumId w:val="1"/>
  </w:num>
  <w:num w:numId="14" w16cid:durableId="1199469394">
    <w:abstractNumId w:val="9"/>
  </w:num>
  <w:num w:numId="15" w16cid:durableId="1070928561">
    <w:abstractNumId w:val="12"/>
  </w:num>
  <w:num w:numId="16" w16cid:durableId="961957536">
    <w:abstractNumId w:val="12"/>
  </w:num>
  <w:num w:numId="17" w16cid:durableId="1242254405">
    <w:abstractNumId w:val="12"/>
  </w:num>
  <w:num w:numId="18" w16cid:durableId="1641808994">
    <w:abstractNumId w:val="12"/>
  </w:num>
  <w:num w:numId="19" w16cid:durableId="1450665048">
    <w:abstractNumId w:val="12"/>
  </w:num>
  <w:num w:numId="20" w16cid:durableId="853425106">
    <w:abstractNumId w:val="12"/>
  </w:num>
  <w:num w:numId="21" w16cid:durableId="1097870632">
    <w:abstractNumId w:val="26"/>
  </w:num>
  <w:num w:numId="22" w16cid:durableId="677076070">
    <w:abstractNumId w:val="23"/>
  </w:num>
  <w:num w:numId="23" w16cid:durableId="2093046261">
    <w:abstractNumId w:val="24"/>
  </w:num>
  <w:num w:numId="24" w16cid:durableId="1389575179">
    <w:abstractNumId w:val="7"/>
  </w:num>
  <w:num w:numId="25" w16cid:durableId="1877769587">
    <w:abstractNumId w:val="18"/>
  </w:num>
  <w:num w:numId="26" w16cid:durableId="1041629674">
    <w:abstractNumId w:val="12"/>
  </w:num>
  <w:num w:numId="27" w16cid:durableId="1078478415">
    <w:abstractNumId w:val="12"/>
  </w:num>
  <w:num w:numId="28" w16cid:durableId="2817641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9492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7264579">
    <w:abstractNumId w:val="4"/>
  </w:num>
  <w:num w:numId="31" w16cid:durableId="1287807592">
    <w:abstractNumId w:val="22"/>
  </w:num>
  <w:num w:numId="32" w16cid:durableId="1403673974">
    <w:abstractNumId w:val="11"/>
    <w:lvlOverride w:ilvl="0">
      <w:lvl w:ilvl="0">
        <w:start w:val="1"/>
        <w:numFmt w:val="none"/>
        <w:lvlText w:val="%1."/>
        <w:lvlJc w:val="left"/>
        <w:pPr>
          <w:ind w:left="720" w:hanging="360"/>
        </w:pPr>
      </w:lvl>
    </w:lvlOverride>
  </w:num>
  <w:num w:numId="33" w16cid:durableId="1406412116">
    <w:abstractNumId w:val="16"/>
  </w:num>
  <w:num w:numId="34" w16cid:durableId="559437262">
    <w:abstractNumId w:val="11"/>
  </w:num>
  <w:num w:numId="35" w16cid:durableId="1720786486">
    <w:abstractNumId w:val="2"/>
  </w:num>
  <w:num w:numId="36" w16cid:durableId="2130658004">
    <w:abstractNumId w:val="10"/>
  </w:num>
  <w:num w:numId="37" w16cid:durableId="969700318">
    <w:abstractNumId w:val="8"/>
  </w:num>
  <w:num w:numId="38" w16cid:durableId="1252281406">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rnando Oliveira">
    <w15:presenceInfo w15:providerId="AD" w15:userId="S::FVOliveira@lnec.pt::408f4540-b89a-44a6-9ac3-48cfe4922be3"/>
  </w15:person>
  <w15:person w15:author="Afonso Costa Henrique">
    <w15:presenceInfo w15:providerId="AD" w15:userId="S::ist198555@tecnico.ulisboa.pt::9e9b3605-668d-4dee-84b0-1f1bc75cfc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irrorMargins/>
  <w:bordersDoNotSurroundHeader/>
  <w:bordersDoNotSurroundFooter/>
  <w:activeWritingStyle w:appName="MSWord" w:lang="it-IT" w:vendorID="64" w:dllVersion="6" w:nlCheck="1" w:checkStyle="0"/>
  <w:activeWritingStyle w:appName="MSWord" w:lang="en-AU" w:vendorID="64" w:dllVersion="6" w:nlCheck="1" w:checkStyle="1"/>
  <w:activeWritingStyle w:appName="MSWord" w:lang="en-GB" w:vendorID="64" w:dllVersion="6" w:nlCheck="1" w:checkStyle="1"/>
  <w:activeWritingStyle w:appName="MSWord" w:lang="pt-PT" w:vendorID="64" w:dllVersion="6" w:nlCheck="1" w:checkStyle="0"/>
  <w:activeWritingStyle w:appName="MSWord" w:lang="pt-PT" w:vendorID="64" w:dllVersion="0" w:nlCheck="1" w:checkStyle="0"/>
  <w:activeWritingStyle w:appName="MSWord" w:lang="en-GB" w:vendorID="64" w:dllVersion="0" w:nlCheck="1" w:checkStyle="0"/>
  <w:activeWritingStyle w:appName="MSWord" w:lang="pt-PT"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GB" w:vendorID="64" w:dllVersion="4096" w:nlCheck="1" w:checkStyle="0"/>
  <w:activeWritingStyle w:appName="MSWord" w:lang="en-US" w:vendorID="64" w:dllVersion="6" w:nlCheck="1" w:checkStyle="0"/>
  <w:activeWritingStyle w:appName="MSWord" w:lang="pt-B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hyphenationZone w:val="0"/>
  <w:evenAndOddHeaders/>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64"/>
    <w:rsid w:val="00007910"/>
    <w:rsid w:val="00016CB8"/>
    <w:rsid w:val="0002115E"/>
    <w:rsid w:val="000212D7"/>
    <w:rsid w:val="0002152E"/>
    <w:rsid w:val="00024884"/>
    <w:rsid w:val="00025AF5"/>
    <w:rsid w:val="00027874"/>
    <w:rsid w:val="00027DCC"/>
    <w:rsid w:val="0004297E"/>
    <w:rsid w:val="00043960"/>
    <w:rsid w:val="00052489"/>
    <w:rsid w:val="000525CE"/>
    <w:rsid w:val="00054F76"/>
    <w:rsid w:val="000556AB"/>
    <w:rsid w:val="0005625F"/>
    <w:rsid w:val="00056D23"/>
    <w:rsid w:val="00057A76"/>
    <w:rsid w:val="000605E0"/>
    <w:rsid w:val="00061CFC"/>
    <w:rsid w:val="000641A7"/>
    <w:rsid w:val="00073738"/>
    <w:rsid w:val="00074184"/>
    <w:rsid w:val="00076EF7"/>
    <w:rsid w:val="00077142"/>
    <w:rsid w:val="00077774"/>
    <w:rsid w:val="0008162F"/>
    <w:rsid w:val="000822DE"/>
    <w:rsid w:val="000839A0"/>
    <w:rsid w:val="000844D8"/>
    <w:rsid w:val="00084D13"/>
    <w:rsid w:val="00092BBF"/>
    <w:rsid w:val="0009368E"/>
    <w:rsid w:val="00094911"/>
    <w:rsid w:val="00094F0A"/>
    <w:rsid w:val="000962AE"/>
    <w:rsid w:val="000A6C1A"/>
    <w:rsid w:val="000A6D4C"/>
    <w:rsid w:val="000A7F2D"/>
    <w:rsid w:val="000B1903"/>
    <w:rsid w:val="000B2E9B"/>
    <w:rsid w:val="000B44E7"/>
    <w:rsid w:val="000B491A"/>
    <w:rsid w:val="000B50EF"/>
    <w:rsid w:val="000C14F1"/>
    <w:rsid w:val="000C2AAA"/>
    <w:rsid w:val="000C364D"/>
    <w:rsid w:val="000C3C90"/>
    <w:rsid w:val="000C3D54"/>
    <w:rsid w:val="000C4C1C"/>
    <w:rsid w:val="000C66FC"/>
    <w:rsid w:val="000D6649"/>
    <w:rsid w:val="000E0683"/>
    <w:rsid w:val="000E15D5"/>
    <w:rsid w:val="000E31A0"/>
    <w:rsid w:val="000E4C7F"/>
    <w:rsid w:val="000E5038"/>
    <w:rsid w:val="000E6CF9"/>
    <w:rsid w:val="000F1764"/>
    <w:rsid w:val="000F2CDF"/>
    <w:rsid w:val="000F62AC"/>
    <w:rsid w:val="00102EB9"/>
    <w:rsid w:val="00106334"/>
    <w:rsid w:val="00106D1D"/>
    <w:rsid w:val="0010790A"/>
    <w:rsid w:val="001108B9"/>
    <w:rsid w:val="00110F1F"/>
    <w:rsid w:val="00111F2C"/>
    <w:rsid w:val="0011451D"/>
    <w:rsid w:val="00115AE1"/>
    <w:rsid w:val="00122E8F"/>
    <w:rsid w:val="001234C0"/>
    <w:rsid w:val="00124A72"/>
    <w:rsid w:val="00126DE2"/>
    <w:rsid w:val="001277AF"/>
    <w:rsid w:val="001337F9"/>
    <w:rsid w:val="00134F7B"/>
    <w:rsid w:val="00136A7C"/>
    <w:rsid w:val="001414C4"/>
    <w:rsid w:val="001417E1"/>
    <w:rsid w:val="00144A0A"/>
    <w:rsid w:val="001465C7"/>
    <w:rsid w:val="00153D77"/>
    <w:rsid w:val="00154763"/>
    <w:rsid w:val="00156626"/>
    <w:rsid w:val="00156E3B"/>
    <w:rsid w:val="0016232C"/>
    <w:rsid w:val="00163D1B"/>
    <w:rsid w:val="001676BB"/>
    <w:rsid w:val="001719FC"/>
    <w:rsid w:val="00174055"/>
    <w:rsid w:val="00176B59"/>
    <w:rsid w:val="00180F66"/>
    <w:rsid w:val="00181B8D"/>
    <w:rsid w:val="001979E0"/>
    <w:rsid w:val="001A1AC4"/>
    <w:rsid w:val="001A3EAB"/>
    <w:rsid w:val="001A5436"/>
    <w:rsid w:val="001A5E02"/>
    <w:rsid w:val="001A7D75"/>
    <w:rsid w:val="001B0F4E"/>
    <w:rsid w:val="001B2EED"/>
    <w:rsid w:val="001B7F77"/>
    <w:rsid w:val="001C0D53"/>
    <w:rsid w:val="001C1B58"/>
    <w:rsid w:val="001C3509"/>
    <w:rsid w:val="001C391D"/>
    <w:rsid w:val="001C44E4"/>
    <w:rsid w:val="001C586B"/>
    <w:rsid w:val="001C7126"/>
    <w:rsid w:val="001D33AA"/>
    <w:rsid w:val="001D6D58"/>
    <w:rsid w:val="001D7ABF"/>
    <w:rsid w:val="001E0A91"/>
    <w:rsid w:val="001E2A35"/>
    <w:rsid w:val="001E4C87"/>
    <w:rsid w:val="001F16BE"/>
    <w:rsid w:val="001F1E61"/>
    <w:rsid w:val="00203529"/>
    <w:rsid w:val="0020684B"/>
    <w:rsid w:val="0022088C"/>
    <w:rsid w:val="002213C2"/>
    <w:rsid w:val="002215B7"/>
    <w:rsid w:val="00224AFD"/>
    <w:rsid w:val="00224BBF"/>
    <w:rsid w:val="00234240"/>
    <w:rsid w:val="00234E21"/>
    <w:rsid w:val="00236CB2"/>
    <w:rsid w:val="00243A8F"/>
    <w:rsid w:val="00245474"/>
    <w:rsid w:val="0025345E"/>
    <w:rsid w:val="00262716"/>
    <w:rsid w:val="00263F97"/>
    <w:rsid w:val="00264348"/>
    <w:rsid w:val="00272788"/>
    <w:rsid w:val="00281536"/>
    <w:rsid w:val="00282707"/>
    <w:rsid w:val="002832F5"/>
    <w:rsid w:val="00285A03"/>
    <w:rsid w:val="00286499"/>
    <w:rsid w:val="00286ABE"/>
    <w:rsid w:val="00292CDB"/>
    <w:rsid w:val="0029713B"/>
    <w:rsid w:val="0029792E"/>
    <w:rsid w:val="002A2A6B"/>
    <w:rsid w:val="002A3B22"/>
    <w:rsid w:val="002A6C9E"/>
    <w:rsid w:val="002B0322"/>
    <w:rsid w:val="002C4D61"/>
    <w:rsid w:val="002C56A2"/>
    <w:rsid w:val="002C5E57"/>
    <w:rsid w:val="002C61BB"/>
    <w:rsid w:val="002D0AE7"/>
    <w:rsid w:val="002D68B2"/>
    <w:rsid w:val="002E19FC"/>
    <w:rsid w:val="002E70AA"/>
    <w:rsid w:val="002F7A2B"/>
    <w:rsid w:val="0030052E"/>
    <w:rsid w:val="00300A6A"/>
    <w:rsid w:val="0030240A"/>
    <w:rsid w:val="003046B0"/>
    <w:rsid w:val="00304F84"/>
    <w:rsid w:val="00307A57"/>
    <w:rsid w:val="00310D79"/>
    <w:rsid w:val="00314323"/>
    <w:rsid w:val="00317840"/>
    <w:rsid w:val="003229C9"/>
    <w:rsid w:val="00322D52"/>
    <w:rsid w:val="00323C9D"/>
    <w:rsid w:val="00325A50"/>
    <w:rsid w:val="00326B4E"/>
    <w:rsid w:val="00327854"/>
    <w:rsid w:val="00327B28"/>
    <w:rsid w:val="00332F48"/>
    <w:rsid w:val="00333151"/>
    <w:rsid w:val="00333C6F"/>
    <w:rsid w:val="00334F2D"/>
    <w:rsid w:val="003360D8"/>
    <w:rsid w:val="00353C1B"/>
    <w:rsid w:val="00354B57"/>
    <w:rsid w:val="003551A6"/>
    <w:rsid w:val="00360370"/>
    <w:rsid w:val="003614A9"/>
    <w:rsid w:val="00363D2F"/>
    <w:rsid w:val="00363E3C"/>
    <w:rsid w:val="00363E9D"/>
    <w:rsid w:val="0036583B"/>
    <w:rsid w:val="0036680C"/>
    <w:rsid w:val="00371394"/>
    <w:rsid w:val="0037213E"/>
    <w:rsid w:val="00373911"/>
    <w:rsid w:val="00374361"/>
    <w:rsid w:val="00376569"/>
    <w:rsid w:val="00377EB5"/>
    <w:rsid w:val="00384196"/>
    <w:rsid w:val="00386B34"/>
    <w:rsid w:val="00386FA6"/>
    <w:rsid w:val="0039021D"/>
    <w:rsid w:val="00395567"/>
    <w:rsid w:val="00395A3F"/>
    <w:rsid w:val="003A21BA"/>
    <w:rsid w:val="003B20BC"/>
    <w:rsid w:val="003B27D9"/>
    <w:rsid w:val="003B2ABA"/>
    <w:rsid w:val="003B2B38"/>
    <w:rsid w:val="003B5567"/>
    <w:rsid w:val="003C0712"/>
    <w:rsid w:val="003C1078"/>
    <w:rsid w:val="003C205F"/>
    <w:rsid w:val="003C5D3C"/>
    <w:rsid w:val="003D0039"/>
    <w:rsid w:val="003D471E"/>
    <w:rsid w:val="003D4E0B"/>
    <w:rsid w:val="003D5CA4"/>
    <w:rsid w:val="003D6DE5"/>
    <w:rsid w:val="003E5D8D"/>
    <w:rsid w:val="003E5F01"/>
    <w:rsid w:val="003E659B"/>
    <w:rsid w:val="003F0948"/>
    <w:rsid w:val="003F143E"/>
    <w:rsid w:val="003F61D1"/>
    <w:rsid w:val="0040009E"/>
    <w:rsid w:val="004050A7"/>
    <w:rsid w:val="004064A0"/>
    <w:rsid w:val="004068C4"/>
    <w:rsid w:val="004140F7"/>
    <w:rsid w:val="0041595F"/>
    <w:rsid w:val="00421567"/>
    <w:rsid w:val="00423544"/>
    <w:rsid w:val="004242D3"/>
    <w:rsid w:val="004242E1"/>
    <w:rsid w:val="00431D2F"/>
    <w:rsid w:val="00435390"/>
    <w:rsid w:val="004366A6"/>
    <w:rsid w:val="00436D75"/>
    <w:rsid w:val="0044100B"/>
    <w:rsid w:val="00441767"/>
    <w:rsid w:val="0044402C"/>
    <w:rsid w:val="004440FF"/>
    <w:rsid w:val="00446A94"/>
    <w:rsid w:val="004513B4"/>
    <w:rsid w:val="004523DB"/>
    <w:rsid w:val="004539AA"/>
    <w:rsid w:val="00456D5A"/>
    <w:rsid w:val="004570AC"/>
    <w:rsid w:val="004646B8"/>
    <w:rsid w:val="004705B2"/>
    <w:rsid w:val="004729E7"/>
    <w:rsid w:val="004738C6"/>
    <w:rsid w:val="00474F59"/>
    <w:rsid w:val="00476B46"/>
    <w:rsid w:val="004878BA"/>
    <w:rsid w:val="00487A74"/>
    <w:rsid w:val="004919C4"/>
    <w:rsid w:val="00491F0B"/>
    <w:rsid w:val="00494F23"/>
    <w:rsid w:val="004A1432"/>
    <w:rsid w:val="004A1491"/>
    <w:rsid w:val="004A3D3E"/>
    <w:rsid w:val="004A5D26"/>
    <w:rsid w:val="004A7293"/>
    <w:rsid w:val="004B0F16"/>
    <w:rsid w:val="004B1C4F"/>
    <w:rsid w:val="004B1F10"/>
    <w:rsid w:val="004B486D"/>
    <w:rsid w:val="004B52DE"/>
    <w:rsid w:val="004C343E"/>
    <w:rsid w:val="004C4F8F"/>
    <w:rsid w:val="004C55AE"/>
    <w:rsid w:val="004C6964"/>
    <w:rsid w:val="004C737D"/>
    <w:rsid w:val="004D1F2F"/>
    <w:rsid w:val="004D22EC"/>
    <w:rsid w:val="004E048F"/>
    <w:rsid w:val="004E0EF6"/>
    <w:rsid w:val="004E17F9"/>
    <w:rsid w:val="004E1942"/>
    <w:rsid w:val="004E1EB3"/>
    <w:rsid w:val="004E476E"/>
    <w:rsid w:val="004E64A0"/>
    <w:rsid w:val="004E6902"/>
    <w:rsid w:val="004E72BA"/>
    <w:rsid w:val="004F171F"/>
    <w:rsid w:val="005102A4"/>
    <w:rsid w:val="00510F5A"/>
    <w:rsid w:val="00516E79"/>
    <w:rsid w:val="005207F5"/>
    <w:rsid w:val="00520D8C"/>
    <w:rsid w:val="005220F9"/>
    <w:rsid w:val="00525116"/>
    <w:rsid w:val="005320AD"/>
    <w:rsid w:val="005321EE"/>
    <w:rsid w:val="005456D3"/>
    <w:rsid w:val="00550CCB"/>
    <w:rsid w:val="00551BB1"/>
    <w:rsid w:val="005562EE"/>
    <w:rsid w:val="005631A3"/>
    <w:rsid w:val="00563ECD"/>
    <w:rsid w:val="00565D60"/>
    <w:rsid w:val="005664B0"/>
    <w:rsid w:val="005720AD"/>
    <w:rsid w:val="00572BF5"/>
    <w:rsid w:val="005731DE"/>
    <w:rsid w:val="0058362A"/>
    <w:rsid w:val="00587124"/>
    <w:rsid w:val="005874DB"/>
    <w:rsid w:val="00590937"/>
    <w:rsid w:val="00591DB4"/>
    <w:rsid w:val="005961FC"/>
    <w:rsid w:val="005A08A8"/>
    <w:rsid w:val="005A4309"/>
    <w:rsid w:val="005A527E"/>
    <w:rsid w:val="005B1B8A"/>
    <w:rsid w:val="005B2599"/>
    <w:rsid w:val="005B3874"/>
    <w:rsid w:val="005B70C9"/>
    <w:rsid w:val="005C257A"/>
    <w:rsid w:val="005C4747"/>
    <w:rsid w:val="005C4E69"/>
    <w:rsid w:val="005C7EDC"/>
    <w:rsid w:val="005D4A76"/>
    <w:rsid w:val="005D5652"/>
    <w:rsid w:val="005E00CE"/>
    <w:rsid w:val="005E16E4"/>
    <w:rsid w:val="005E654B"/>
    <w:rsid w:val="005F15E9"/>
    <w:rsid w:val="005F172A"/>
    <w:rsid w:val="005F3279"/>
    <w:rsid w:val="005F6A39"/>
    <w:rsid w:val="006032A9"/>
    <w:rsid w:val="0061712D"/>
    <w:rsid w:val="00621674"/>
    <w:rsid w:val="00634F9A"/>
    <w:rsid w:val="00637F81"/>
    <w:rsid w:val="0064246B"/>
    <w:rsid w:val="00642DA4"/>
    <w:rsid w:val="00647504"/>
    <w:rsid w:val="00650072"/>
    <w:rsid w:val="00651AFD"/>
    <w:rsid w:val="00657276"/>
    <w:rsid w:val="00664799"/>
    <w:rsid w:val="006647F1"/>
    <w:rsid w:val="00664AA6"/>
    <w:rsid w:val="00665545"/>
    <w:rsid w:val="00666505"/>
    <w:rsid w:val="006672F8"/>
    <w:rsid w:val="006765CF"/>
    <w:rsid w:val="00677A73"/>
    <w:rsid w:val="00680EEF"/>
    <w:rsid w:val="00683C9D"/>
    <w:rsid w:val="0068773D"/>
    <w:rsid w:val="00687F5D"/>
    <w:rsid w:val="006929F4"/>
    <w:rsid w:val="006940BA"/>
    <w:rsid w:val="006A2DCC"/>
    <w:rsid w:val="006A4EAA"/>
    <w:rsid w:val="006B5B47"/>
    <w:rsid w:val="006C4FEA"/>
    <w:rsid w:val="006C5619"/>
    <w:rsid w:val="006C7AC8"/>
    <w:rsid w:val="006D0067"/>
    <w:rsid w:val="006D00C7"/>
    <w:rsid w:val="006D2932"/>
    <w:rsid w:val="006D358B"/>
    <w:rsid w:val="006D3F58"/>
    <w:rsid w:val="006D501D"/>
    <w:rsid w:val="006D5BCB"/>
    <w:rsid w:val="006E0001"/>
    <w:rsid w:val="006E1F5C"/>
    <w:rsid w:val="006E4725"/>
    <w:rsid w:val="006E4FD1"/>
    <w:rsid w:val="006F70A1"/>
    <w:rsid w:val="00701FDC"/>
    <w:rsid w:val="00702677"/>
    <w:rsid w:val="00703307"/>
    <w:rsid w:val="00704964"/>
    <w:rsid w:val="0070589C"/>
    <w:rsid w:val="00705D7A"/>
    <w:rsid w:val="007063B1"/>
    <w:rsid w:val="00710DAA"/>
    <w:rsid w:val="00713C71"/>
    <w:rsid w:val="00714A26"/>
    <w:rsid w:val="007212CC"/>
    <w:rsid w:val="0072193F"/>
    <w:rsid w:val="00721CC6"/>
    <w:rsid w:val="00722976"/>
    <w:rsid w:val="007230C7"/>
    <w:rsid w:val="00723108"/>
    <w:rsid w:val="00724E2B"/>
    <w:rsid w:val="0072560B"/>
    <w:rsid w:val="007268D9"/>
    <w:rsid w:val="007312A5"/>
    <w:rsid w:val="007329E5"/>
    <w:rsid w:val="00733DAF"/>
    <w:rsid w:val="00736C32"/>
    <w:rsid w:val="00737C7E"/>
    <w:rsid w:val="00744F91"/>
    <w:rsid w:val="00747449"/>
    <w:rsid w:val="0075106B"/>
    <w:rsid w:val="00751BCC"/>
    <w:rsid w:val="00751CA4"/>
    <w:rsid w:val="007528FF"/>
    <w:rsid w:val="00752BEC"/>
    <w:rsid w:val="0075369B"/>
    <w:rsid w:val="00753965"/>
    <w:rsid w:val="0075434F"/>
    <w:rsid w:val="0075685F"/>
    <w:rsid w:val="007668B8"/>
    <w:rsid w:val="007678C4"/>
    <w:rsid w:val="00771458"/>
    <w:rsid w:val="00773A7D"/>
    <w:rsid w:val="00776CE9"/>
    <w:rsid w:val="007814B3"/>
    <w:rsid w:val="00782047"/>
    <w:rsid w:val="00782EAA"/>
    <w:rsid w:val="007852E8"/>
    <w:rsid w:val="00790D79"/>
    <w:rsid w:val="007917E2"/>
    <w:rsid w:val="00792A53"/>
    <w:rsid w:val="00797089"/>
    <w:rsid w:val="00797427"/>
    <w:rsid w:val="007A0817"/>
    <w:rsid w:val="007A4447"/>
    <w:rsid w:val="007A48ED"/>
    <w:rsid w:val="007A6330"/>
    <w:rsid w:val="007B5E6F"/>
    <w:rsid w:val="007B7BF4"/>
    <w:rsid w:val="007B7D2E"/>
    <w:rsid w:val="007C1557"/>
    <w:rsid w:val="007C4A65"/>
    <w:rsid w:val="007C71C1"/>
    <w:rsid w:val="007C7ECF"/>
    <w:rsid w:val="007D4E16"/>
    <w:rsid w:val="007D6598"/>
    <w:rsid w:val="007D6AED"/>
    <w:rsid w:val="007D7D55"/>
    <w:rsid w:val="007F1516"/>
    <w:rsid w:val="007F7C4A"/>
    <w:rsid w:val="0080175E"/>
    <w:rsid w:val="00803018"/>
    <w:rsid w:val="00803276"/>
    <w:rsid w:val="00805C3B"/>
    <w:rsid w:val="00810D76"/>
    <w:rsid w:val="008121DB"/>
    <w:rsid w:val="008139BB"/>
    <w:rsid w:val="00814165"/>
    <w:rsid w:val="00817F42"/>
    <w:rsid w:val="00822AC5"/>
    <w:rsid w:val="00830578"/>
    <w:rsid w:val="00830F37"/>
    <w:rsid w:val="0083237E"/>
    <w:rsid w:val="008353C6"/>
    <w:rsid w:val="008359E8"/>
    <w:rsid w:val="00840F1F"/>
    <w:rsid w:val="008439B5"/>
    <w:rsid w:val="00843E92"/>
    <w:rsid w:val="00846646"/>
    <w:rsid w:val="00847E42"/>
    <w:rsid w:val="008547C8"/>
    <w:rsid w:val="00857504"/>
    <w:rsid w:val="00861678"/>
    <w:rsid w:val="008621CC"/>
    <w:rsid w:val="00863BFE"/>
    <w:rsid w:val="00864584"/>
    <w:rsid w:val="00864964"/>
    <w:rsid w:val="0086625C"/>
    <w:rsid w:val="008665E7"/>
    <w:rsid w:val="00870548"/>
    <w:rsid w:val="00871003"/>
    <w:rsid w:val="0087163B"/>
    <w:rsid w:val="00874A8B"/>
    <w:rsid w:val="00874B33"/>
    <w:rsid w:val="00875FD6"/>
    <w:rsid w:val="00876358"/>
    <w:rsid w:val="00877867"/>
    <w:rsid w:val="0088160D"/>
    <w:rsid w:val="008853CE"/>
    <w:rsid w:val="00885B34"/>
    <w:rsid w:val="008861EB"/>
    <w:rsid w:val="008905E5"/>
    <w:rsid w:val="00897095"/>
    <w:rsid w:val="008A27C6"/>
    <w:rsid w:val="008A48A6"/>
    <w:rsid w:val="008A5D65"/>
    <w:rsid w:val="008B31B9"/>
    <w:rsid w:val="008B6561"/>
    <w:rsid w:val="008B7826"/>
    <w:rsid w:val="008C0D80"/>
    <w:rsid w:val="008C2A17"/>
    <w:rsid w:val="008C4146"/>
    <w:rsid w:val="008D52CC"/>
    <w:rsid w:val="008E03E6"/>
    <w:rsid w:val="008E3DEA"/>
    <w:rsid w:val="008E4564"/>
    <w:rsid w:val="008F1B94"/>
    <w:rsid w:val="008F44CA"/>
    <w:rsid w:val="00901157"/>
    <w:rsid w:val="00904F48"/>
    <w:rsid w:val="00911112"/>
    <w:rsid w:val="0091179F"/>
    <w:rsid w:val="00911939"/>
    <w:rsid w:val="009129B1"/>
    <w:rsid w:val="00916523"/>
    <w:rsid w:val="00920192"/>
    <w:rsid w:val="00925C69"/>
    <w:rsid w:val="0092684F"/>
    <w:rsid w:val="0093253F"/>
    <w:rsid w:val="0093586C"/>
    <w:rsid w:val="00941E31"/>
    <w:rsid w:val="00945C73"/>
    <w:rsid w:val="009466E6"/>
    <w:rsid w:val="00950611"/>
    <w:rsid w:val="009529C4"/>
    <w:rsid w:val="0095475E"/>
    <w:rsid w:val="00955ADD"/>
    <w:rsid w:val="00961BA6"/>
    <w:rsid w:val="00964758"/>
    <w:rsid w:val="00965E15"/>
    <w:rsid w:val="00971F53"/>
    <w:rsid w:val="00972BD3"/>
    <w:rsid w:val="0097532B"/>
    <w:rsid w:val="00991483"/>
    <w:rsid w:val="00993387"/>
    <w:rsid w:val="009950BA"/>
    <w:rsid w:val="00995517"/>
    <w:rsid w:val="00995D07"/>
    <w:rsid w:val="009A2F3A"/>
    <w:rsid w:val="009B31F7"/>
    <w:rsid w:val="009B3A1F"/>
    <w:rsid w:val="009B46BF"/>
    <w:rsid w:val="009B4BAE"/>
    <w:rsid w:val="009B637C"/>
    <w:rsid w:val="009C1631"/>
    <w:rsid w:val="009C45F3"/>
    <w:rsid w:val="009C61C7"/>
    <w:rsid w:val="009C749D"/>
    <w:rsid w:val="009D3353"/>
    <w:rsid w:val="009E1A6D"/>
    <w:rsid w:val="009E3184"/>
    <w:rsid w:val="009E482D"/>
    <w:rsid w:val="009F1636"/>
    <w:rsid w:val="009F2268"/>
    <w:rsid w:val="009F609D"/>
    <w:rsid w:val="00A003F4"/>
    <w:rsid w:val="00A01139"/>
    <w:rsid w:val="00A022F8"/>
    <w:rsid w:val="00A02ED2"/>
    <w:rsid w:val="00A1088F"/>
    <w:rsid w:val="00A11661"/>
    <w:rsid w:val="00A129C5"/>
    <w:rsid w:val="00A12F07"/>
    <w:rsid w:val="00A15035"/>
    <w:rsid w:val="00A329A7"/>
    <w:rsid w:val="00A3416B"/>
    <w:rsid w:val="00A349F2"/>
    <w:rsid w:val="00A367B2"/>
    <w:rsid w:val="00A44853"/>
    <w:rsid w:val="00A50B42"/>
    <w:rsid w:val="00A52D00"/>
    <w:rsid w:val="00A52E2A"/>
    <w:rsid w:val="00A5325A"/>
    <w:rsid w:val="00A532B3"/>
    <w:rsid w:val="00A55F75"/>
    <w:rsid w:val="00A57529"/>
    <w:rsid w:val="00A6180B"/>
    <w:rsid w:val="00A634DA"/>
    <w:rsid w:val="00A644D7"/>
    <w:rsid w:val="00A65E15"/>
    <w:rsid w:val="00A82810"/>
    <w:rsid w:val="00A84429"/>
    <w:rsid w:val="00A85CE6"/>
    <w:rsid w:val="00A914ED"/>
    <w:rsid w:val="00A94447"/>
    <w:rsid w:val="00A95F84"/>
    <w:rsid w:val="00A96EB7"/>
    <w:rsid w:val="00AB3C11"/>
    <w:rsid w:val="00AB4497"/>
    <w:rsid w:val="00AB4CC5"/>
    <w:rsid w:val="00AB5A6F"/>
    <w:rsid w:val="00AB5D13"/>
    <w:rsid w:val="00AC60DB"/>
    <w:rsid w:val="00AD3377"/>
    <w:rsid w:val="00AD7C96"/>
    <w:rsid w:val="00AE3B76"/>
    <w:rsid w:val="00AF0839"/>
    <w:rsid w:val="00AF0CA9"/>
    <w:rsid w:val="00AF3409"/>
    <w:rsid w:val="00AF3EED"/>
    <w:rsid w:val="00AF3FAF"/>
    <w:rsid w:val="00AF5A52"/>
    <w:rsid w:val="00AF5B20"/>
    <w:rsid w:val="00B041D9"/>
    <w:rsid w:val="00B11537"/>
    <w:rsid w:val="00B17D79"/>
    <w:rsid w:val="00B2301F"/>
    <w:rsid w:val="00B24008"/>
    <w:rsid w:val="00B26AA4"/>
    <w:rsid w:val="00B3194B"/>
    <w:rsid w:val="00B346E6"/>
    <w:rsid w:val="00B371DF"/>
    <w:rsid w:val="00B41719"/>
    <w:rsid w:val="00B43888"/>
    <w:rsid w:val="00B4498A"/>
    <w:rsid w:val="00B47F48"/>
    <w:rsid w:val="00B52E38"/>
    <w:rsid w:val="00B553F8"/>
    <w:rsid w:val="00B573B9"/>
    <w:rsid w:val="00B65F66"/>
    <w:rsid w:val="00B73017"/>
    <w:rsid w:val="00B75EDA"/>
    <w:rsid w:val="00B768EE"/>
    <w:rsid w:val="00B76C83"/>
    <w:rsid w:val="00B812CB"/>
    <w:rsid w:val="00B83B0F"/>
    <w:rsid w:val="00B86FA8"/>
    <w:rsid w:val="00B87279"/>
    <w:rsid w:val="00B87EFF"/>
    <w:rsid w:val="00B87F47"/>
    <w:rsid w:val="00B91603"/>
    <w:rsid w:val="00B91EB3"/>
    <w:rsid w:val="00B932F9"/>
    <w:rsid w:val="00B93D50"/>
    <w:rsid w:val="00B974E4"/>
    <w:rsid w:val="00BA5110"/>
    <w:rsid w:val="00BA7A30"/>
    <w:rsid w:val="00BB00B7"/>
    <w:rsid w:val="00BB442F"/>
    <w:rsid w:val="00BC109F"/>
    <w:rsid w:val="00BC291E"/>
    <w:rsid w:val="00BC3386"/>
    <w:rsid w:val="00BC5117"/>
    <w:rsid w:val="00BC76C2"/>
    <w:rsid w:val="00BD633E"/>
    <w:rsid w:val="00BE7349"/>
    <w:rsid w:val="00BE77E1"/>
    <w:rsid w:val="00BF0520"/>
    <w:rsid w:val="00BF0B2D"/>
    <w:rsid w:val="00BF0C65"/>
    <w:rsid w:val="00BF5CC2"/>
    <w:rsid w:val="00C0071E"/>
    <w:rsid w:val="00C007B7"/>
    <w:rsid w:val="00C06634"/>
    <w:rsid w:val="00C074A0"/>
    <w:rsid w:val="00C10009"/>
    <w:rsid w:val="00C1045C"/>
    <w:rsid w:val="00C11390"/>
    <w:rsid w:val="00C160A2"/>
    <w:rsid w:val="00C21506"/>
    <w:rsid w:val="00C25BCF"/>
    <w:rsid w:val="00C33830"/>
    <w:rsid w:val="00C350F5"/>
    <w:rsid w:val="00C3561E"/>
    <w:rsid w:val="00C36B76"/>
    <w:rsid w:val="00C410B8"/>
    <w:rsid w:val="00C42982"/>
    <w:rsid w:val="00C44676"/>
    <w:rsid w:val="00C44947"/>
    <w:rsid w:val="00C45273"/>
    <w:rsid w:val="00C45A2C"/>
    <w:rsid w:val="00C52E3E"/>
    <w:rsid w:val="00C52F93"/>
    <w:rsid w:val="00C6086A"/>
    <w:rsid w:val="00C63DC6"/>
    <w:rsid w:val="00C64C64"/>
    <w:rsid w:val="00C64EBC"/>
    <w:rsid w:val="00C702AA"/>
    <w:rsid w:val="00C714AE"/>
    <w:rsid w:val="00C71CCF"/>
    <w:rsid w:val="00C740E8"/>
    <w:rsid w:val="00C764BB"/>
    <w:rsid w:val="00C777CE"/>
    <w:rsid w:val="00C803A3"/>
    <w:rsid w:val="00C81C11"/>
    <w:rsid w:val="00C8618A"/>
    <w:rsid w:val="00C91AD3"/>
    <w:rsid w:val="00C91C06"/>
    <w:rsid w:val="00C92FCC"/>
    <w:rsid w:val="00C95A81"/>
    <w:rsid w:val="00C96F7F"/>
    <w:rsid w:val="00CB1A97"/>
    <w:rsid w:val="00CB348D"/>
    <w:rsid w:val="00CB6154"/>
    <w:rsid w:val="00CC2030"/>
    <w:rsid w:val="00CC2E33"/>
    <w:rsid w:val="00CC3C7C"/>
    <w:rsid w:val="00CC5608"/>
    <w:rsid w:val="00CD5E00"/>
    <w:rsid w:val="00CD68C8"/>
    <w:rsid w:val="00CE34BB"/>
    <w:rsid w:val="00CE34C8"/>
    <w:rsid w:val="00CF14E6"/>
    <w:rsid w:val="00D00EEB"/>
    <w:rsid w:val="00D02647"/>
    <w:rsid w:val="00D053AB"/>
    <w:rsid w:val="00D2120F"/>
    <w:rsid w:val="00D21700"/>
    <w:rsid w:val="00D21CF7"/>
    <w:rsid w:val="00D27038"/>
    <w:rsid w:val="00D34B09"/>
    <w:rsid w:val="00D34F98"/>
    <w:rsid w:val="00D448F1"/>
    <w:rsid w:val="00D56D24"/>
    <w:rsid w:val="00D6463A"/>
    <w:rsid w:val="00D65EDE"/>
    <w:rsid w:val="00D661D0"/>
    <w:rsid w:val="00D705FF"/>
    <w:rsid w:val="00D71A2B"/>
    <w:rsid w:val="00D722AF"/>
    <w:rsid w:val="00D735CA"/>
    <w:rsid w:val="00D73851"/>
    <w:rsid w:val="00D74B91"/>
    <w:rsid w:val="00D91BD6"/>
    <w:rsid w:val="00D92674"/>
    <w:rsid w:val="00D9484B"/>
    <w:rsid w:val="00D95393"/>
    <w:rsid w:val="00D97A87"/>
    <w:rsid w:val="00DA1D08"/>
    <w:rsid w:val="00DA2AFA"/>
    <w:rsid w:val="00DA4161"/>
    <w:rsid w:val="00DA433A"/>
    <w:rsid w:val="00DB0103"/>
    <w:rsid w:val="00DB28CC"/>
    <w:rsid w:val="00DB60FA"/>
    <w:rsid w:val="00DB666A"/>
    <w:rsid w:val="00DB7438"/>
    <w:rsid w:val="00DC1D27"/>
    <w:rsid w:val="00DC2936"/>
    <w:rsid w:val="00DC5771"/>
    <w:rsid w:val="00DC6ED2"/>
    <w:rsid w:val="00DD1B08"/>
    <w:rsid w:val="00DD2829"/>
    <w:rsid w:val="00DD36E0"/>
    <w:rsid w:val="00DD41F4"/>
    <w:rsid w:val="00DD530C"/>
    <w:rsid w:val="00DD5C58"/>
    <w:rsid w:val="00DD7AFF"/>
    <w:rsid w:val="00DE4DCF"/>
    <w:rsid w:val="00DF0530"/>
    <w:rsid w:val="00DF1F8A"/>
    <w:rsid w:val="00DF3BC2"/>
    <w:rsid w:val="00E0478E"/>
    <w:rsid w:val="00E062D6"/>
    <w:rsid w:val="00E14827"/>
    <w:rsid w:val="00E15335"/>
    <w:rsid w:val="00E1642A"/>
    <w:rsid w:val="00E1743B"/>
    <w:rsid w:val="00E20B81"/>
    <w:rsid w:val="00E2111B"/>
    <w:rsid w:val="00E22668"/>
    <w:rsid w:val="00E278A3"/>
    <w:rsid w:val="00E328FF"/>
    <w:rsid w:val="00E3484A"/>
    <w:rsid w:val="00E34943"/>
    <w:rsid w:val="00E3674E"/>
    <w:rsid w:val="00E37188"/>
    <w:rsid w:val="00E37866"/>
    <w:rsid w:val="00E4234E"/>
    <w:rsid w:val="00E4522C"/>
    <w:rsid w:val="00E458A1"/>
    <w:rsid w:val="00E46C36"/>
    <w:rsid w:val="00E471E9"/>
    <w:rsid w:val="00E502F2"/>
    <w:rsid w:val="00E5296E"/>
    <w:rsid w:val="00E53554"/>
    <w:rsid w:val="00E57C38"/>
    <w:rsid w:val="00E6580E"/>
    <w:rsid w:val="00E75F96"/>
    <w:rsid w:val="00E76003"/>
    <w:rsid w:val="00E76E80"/>
    <w:rsid w:val="00E80D23"/>
    <w:rsid w:val="00E813CA"/>
    <w:rsid w:val="00E83E9C"/>
    <w:rsid w:val="00E849E0"/>
    <w:rsid w:val="00E86056"/>
    <w:rsid w:val="00E910D4"/>
    <w:rsid w:val="00E94CAA"/>
    <w:rsid w:val="00E94D48"/>
    <w:rsid w:val="00E97771"/>
    <w:rsid w:val="00EA08A3"/>
    <w:rsid w:val="00EA2A59"/>
    <w:rsid w:val="00EA32DB"/>
    <w:rsid w:val="00EA48F1"/>
    <w:rsid w:val="00EA4EF3"/>
    <w:rsid w:val="00EA5ADF"/>
    <w:rsid w:val="00EB500E"/>
    <w:rsid w:val="00EC7ACB"/>
    <w:rsid w:val="00ED0EBB"/>
    <w:rsid w:val="00ED2D91"/>
    <w:rsid w:val="00ED420E"/>
    <w:rsid w:val="00EE0AD9"/>
    <w:rsid w:val="00EE484E"/>
    <w:rsid w:val="00EE4A6D"/>
    <w:rsid w:val="00EE77FC"/>
    <w:rsid w:val="00EF5076"/>
    <w:rsid w:val="00EF6933"/>
    <w:rsid w:val="00EF75C6"/>
    <w:rsid w:val="00F058CB"/>
    <w:rsid w:val="00F07675"/>
    <w:rsid w:val="00F16657"/>
    <w:rsid w:val="00F24DFC"/>
    <w:rsid w:val="00F2553D"/>
    <w:rsid w:val="00F264A1"/>
    <w:rsid w:val="00F26FA8"/>
    <w:rsid w:val="00F35DD1"/>
    <w:rsid w:val="00F35FD0"/>
    <w:rsid w:val="00F36CD7"/>
    <w:rsid w:val="00F36E97"/>
    <w:rsid w:val="00F50F83"/>
    <w:rsid w:val="00F51E2B"/>
    <w:rsid w:val="00F51EB0"/>
    <w:rsid w:val="00F54428"/>
    <w:rsid w:val="00F5547D"/>
    <w:rsid w:val="00F557ED"/>
    <w:rsid w:val="00F6172A"/>
    <w:rsid w:val="00F62D5A"/>
    <w:rsid w:val="00F63A21"/>
    <w:rsid w:val="00F72375"/>
    <w:rsid w:val="00F75549"/>
    <w:rsid w:val="00F842E0"/>
    <w:rsid w:val="00F855F8"/>
    <w:rsid w:val="00F90830"/>
    <w:rsid w:val="00F91245"/>
    <w:rsid w:val="00F92399"/>
    <w:rsid w:val="00F97FA5"/>
    <w:rsid w:val="00FA0660"/>
    <w:rsid w:val="00FA1005"/>
    <w:rsid w:val="00FA58F0"/>
    <w:rsid w:val="00FA67B7"/>
    <w:rsid w:val="00FB2690"/>
    <w:rsid w:val="00FB4360"/>
    <w:rsid w:val="00FB5402"/>
    <w:rsid w:val="00FC198A"/>
    <w:rsid w:val="00FC5491"/>
    <w:rsid w:val="00FD1A0C"/>
    <w:rsid w:val="00FD2B18"/>
    <w:rsid w:val="00FE0699"/>
    <w:rsid w:val="00FE0B27"/>
    <w:rsid w:val="00FE1063"/>
    <w:rsid w:val="00FE348A"/>
    <w:rsid w:val="00FE3BC3"/>
    <w:rsid w:val="00FE3C0B"/>
    <w:rsid w:val="00FE6908"/>
    <w:rsid w:val="00FE7D8A"/>
    <w:rsid w:val="00FF08D5"/>
    <w:rsid w:val="00FF0C56"/>
    <w:rsid w:val="00FF1B45"/>
    <w:rsid w:val="00FF445F"/>
    <w:rsid w:val="00FF44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10144"/>
  <w15:docId w15:val="{9E52C3FB-6ED0-4E11-BCAB-DC4E86BFA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6D75"/>
    <w:pPr>
      <w:spacing w:after="120" w:line="360" w:lineRule="auto"/>
      <w:jc w:val="both"/>
    </w:pPr>
    <w:rPr>
      <w:rFonts w:ascii="Arial" w:hAnsi="Arial"/>
      <w:snapToGrid w:val="0"/>
      <w:sz w:val="22"/>
      <w:lang w:val="en-AU" w:eastAsia="en-US"/>
    </w:rPr>
  </w:style>
  <w:style w:type="paragraph" w:styleId="Ttulo1">
    <w:name w:val="heading 1"/>
    <w:next w:val="Normal"/>
    <w:link w:val="Ttulo1Carter"/>
    <w:uiPriority w:val="9"/>
    <w:qFormat/>
    <w:rsid w:val="008A27C6"/>
    <w:pPr>
      <w:keepNext/>
      <w:numPr>
        <w:numId w:val="1"/>
      </w:numPr>
      <w:spacing w:before="360" w:after="120"/>
      <w:outlineLvl w:val="0"/>
    </w:pPr>
    <w:rPr>
      <w:rFonts w:ascii="Arial" w:hAnsi="Arial"/>
      <w:b/>
      <w:caps/>
      <w:snapToGrid w:val="0"/>
      <w:sz w:val="24"/>
      <w:lang w:eastAsia="en-US"/>
    </w:rPr>
  </w:style>
  <w:style w:type="paragraph" w:styleId="Ttulo2">
    <w:name w:val="heading 2"/>
    <w:next w:val="Normal"/>
    <w:link w:val="Ttulo2Carter"/>
    <w:uiPriority w:val="9"/>
    <w:qFormat/>
    <w:rsid w:val="008A27C6"/>
    <w:pPr>
      <w:keepNext/>
      <w:numPr>
        <w:ilvl w:val="1"/>
        <w:numId w:val="14"/>
      </w:numPr>
      <w:spacing w:before="240" w:after="120"/>
      <w:outlineLvl w:val="1"/>
    </w:pPr>
    <w:rPr>
      <w:rFonts w:ascii="Arial" w:hAnsi="Arial"/>
      <w:b/>
      <w:bCs/>
      <w:snapToGrid w:val="0"/>
      <w:sz w:val="22"/>
      <w:lang w:eastAsia="en-US"/>
    </w:rPr>
  </w:style>
  <w:style w:type="paragraph" w:styleId="Ttulo3">
    <w:name w:val="heading 3"/>
    <w:basedOn w:val="Normal"/>
    <w:next w:val="Normal"/>
    <w:link w:val="Ttulo3Carter"/>
    <w:uiPriority w:val="9"/>
    <w:qFormat/>
    <w:rsid w:val="00441767"/>
    <w:pPr>
      <w:keepNext/>
      <w:spacing w:before="120" w:after="60" w:line="240" w:lineRule="auto"/>
      <w:outlineLvl w:val="2"/>
    </w:pPr>
    <w:rPr>
      <w:rFonts w:ascii="Times New Roman" w:hAnsi="Times New Roman" w:cs="Arial"/>
      <w:bCs/>
      <w:szCs w:val="2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apstabelas">
    <w:name w:val="Parágrafo após tabelas"/>
    <w:basedOn w:val="Normal"/>
    <w:rsid w:val="001676BB"/>
    <w:pPr>
      <w:spacing w:line="240" w:lineRule="auto"/>
      <w:ind w:firstLine="567"/>
    </w:pPr>
    <w:rPr>
      <w:lang w:val="pt-PT"/>
    </w:rPr>
  </w:style>
  <w:style w:type="paragraph" w:styleId="ndice2">
    <w:name w:val="toc 2"/>
    <w:basedOn w:val="Normal"/>
    <w:next w:val="Normal"/>
    <w:autoRedefine/>
    <w:semiHidden/>
    <w:pPr>
      <w:tabs>
        <w:tab w:val="left" w:leader="dot" w:pos="8646"/>
        <w:tab w:val="right" w:pos="9072"/>
      </w:tabs>
      <w:ind w:left="709" w:right="850"/>
    </w:pPr>
  </w:style>
  <w:style w:type="paragraph" w:styleId="ndice1">
    <w:name w:val="toc 1"/>
    <w:basedOn w:val="Normal"/>
    <w:next w:val="Normal"/>
    <w:autoRedefine/>
    <w:semiHidden/>
    <w:pPr>
      <w:tabs>
        <w:tab w:val="left" w:leader="dot" w:pos="8280"/>
        <w:tab w:val="right" w:pos="8640"/>
      </w:tabs>
      <w:ind w:right="720" w:firstLine="560"/>
    </w:pPr>
    <w:rPr>
      <w:sz w:val="20"/>
    </w:rPr>
  </w:style>
  <w:style w:type="paragraph" w:styleId="Rodap">
    <w:name w:val="footer"/>
    <w:basedOn w:val="Normal"/>
    <w:link w:val="RodapCarter"/>
    <w:uiPriority w:val="99"/>
    <w:rsid w:val="00D21CF7"/>
    <w:pPr>
      <w:tabs>
        <w:tab w:val="center" w:pos="4819"/>
        <w:tab w:val="right" w:pos="9071"/>
      </w:tabs>
      <w:spacing w:line="240" w:lineRule="auto"/>
    </w:pPr>
    <w:rPr>
      <w:sz w:val="20"/>
    </w:rPr>
  </w:style>
  <w:style w:type="paragraph" w:styleId="Cabealho">
    <w:name w:val="header"/>
    <w:link w:val="CabealhoCarter"/>
    <w:rsid w:val="00D21CF7"/>
    <w:pPr>
      <w:tabs>
        <w:tab w:val="center" w:pos="4819"/>
        <w:tab w:val="right" w:pos="9071"/>
      </w:tabs>
    </w:pPr>
    <w:rPr>
      <w:rFonts w:ascii="Times" w:hAnsi="Times"/>
      <w:snapToGrid w:val="0"/>
      <w:sz w:val="22"/>
      <w:lang w:val="en-AU" w:eastAsia="en-US"/>
    </w:rPr>
  </w:style>
  <w:style w:type="paragraph" w:customStyle="1" w:styleId="cnme2020Palavras-chave">
    <w:name w:val="cnme2020_Palavras-chave"/>
    <w:qFormat/>
    <w:rsid w:val="0036680C"/>
    <w:pPr>
      <w:spacing w:before="240"/>
      <w:ind w:left="1701" w:hanging="1701"/>
    </w:pPr>
    <w:rPr>
      <w:rFonts w:ascii="Arial" w:hAnsi="Arial"/>
      <w:snapToGrid w:val="0"/>
      <w:lang w:eastAsia="en-US"/>
    </w:rPr>
  </w:style>
  <w:style w:type="paragraph" w:customStyle="1" w:styleId="Titulo">
    <w:name w:val="Titulo"/>
    <w:rsid w:val="00EF75C6"/>
    <w:pPr>
      <w:tabs>
        <w:tab w:val="right" w:pos="8440"/>
      </w:tabs>
      <w:spacing w:after="480"/>
      <w:jc w:val="center"/>
    </w:pPr>
    <w:rPr>
      <w:rFonts w:ascii="Arial" w:hAnsi="Arial"/>
      <w:caps/>
      <w:snapToGrid w:val="0"/>
      <w:sz w:val="32"/>
      <w:lang w:eastAsia="en-US"/>
    </w:rPr>
  </w:style>
  <w:style w:type="paragraph" w:customStyle="1" w:styleId="cnme2020Afiliacao">
    <w:name w:val="cnme2020_Afiliacao"/>
    <w:next w:val="cnme2020Afiliaodescrio"/>
    <w:rsid w:val="006E4FD1"/>
    <w:pPr>
      <w:tabs>
        <w:tab w:val="right" w:pos="8440"/>
      </w:tabs>
      <w:spacing w:before="120"/>
    </w:pPr>
    <w:rPr>
      <w:rFonts w:ascii="Arial" w:hAnsi="Arial"/>
      <w:i/>
      <w:snapToGrid w:val="0"/>
      <w:lang w:val="en-AU" w:eastAsia="en-US"/>
    </w:rPr>
  </w:style>
  <w:style w:type="paragraph" w:customStyle="1" w:styleId="tabela">
    <w:name w:val="tabela"/>
    <w:basedOn w:val="Normal"/>
    <w:pPr>
      <w:tabs>
        <w:tab w:val="left" w:pos="1720"/>
        <w:tab w:val="left" w:pos="2540"/>
        <w:tab w:val="left" w:pos="3420"/>
        <w:tab w:val="left" w:pos="4240"/>
        <w:tab w:val="left" w:pos="5100"/>
        <w:tab w:val="left" w:pos="5920"/>
        <w:tab w:val="left" w:pos="6800"/>
        <w:tab w:val="left" w:pos="7640"/>
        <w:tab w:val="right" w:pos="8440"/>
      </w:tabs>
    </w:pPr>
    <w:rPr>
      <w:sz w:val="18"/>
    </w:rPr>
  </w:style>
  <w:style w:type="paragraph" w:customStyle="1" w:styleId="cnme2020Referencias">
    <w:name w:val="cnme2020_Referencias"/>
    <w:rsid w:val="006E4FD1"/>
    <w:pPr>
      <w:tabs>
        <w:tab w:val="center" w:pos="4240"/>
        <w:tab w:val="right" w:pos="8440"/>
      </w:tabs>
      <w:spacing w:before="60"/>
      <w:ind w:left="567" w:hanging="567"/>
      <w:jc w:val="both"/>
    </w:pPr>
    <w:rPr>
      <w:rFonts w:ascii="Arial" w:hAnsi="Arial"/>
      <w:snapToGrid w:val="0"/>
      <w:lang w:val="it-IT" w:eastAsia="en-US"/>
    </w:rPr>
  </w:style>
  <w:style w:type="paragraph" w:styleId="Corpodetexto">
    <w:name w:val="Body Text"/>
    <w:basedOn w:val="Normal"/>
    <w:link w:val="CorpodetextoCarter"/>
    <w:pPr>
      <w:tabs>
        <w:tab w:val="center" w:pos="4240"/>
        <w:tab w:val="right" w:pos="8440"/>
      </w:tabs>
      <w:jc w:val="center"/>
    </w:pPr>
    <w:rPr>
      <w:sz w:val="18"/>
      <w:lang w:val="pt-PT"/>
    </w:rPr>
  </w:style>
  <w:style w:type="character" w:customStyle="1" w:styleId="CorpodetextoCarter">
    <w:name w:val="Corpo de texto Caráter"/>
    <w:link w:val="Corpodetexto"/>
    <w:rsid w:val="00F91245"/>
    <w:rPr>
      <w:rFonts w:ascii="Times" w:hAnsi="Times"/>
      <w:snapToGrid w:val="0"/>
      <w:sz w:val="18"/>
      <w:lang w:val="pt-PT" w:eastAsia="en-US" w:bidi="ar-SA"/>
    </w:rPr>
  </w:style>
  <w:style w:type="paragraph" w:styleId="Avanodecorpodetexto">
    <w:name w:val="Body Text Indent"/>
    <w:basedOn w:val="Normal"/>
    <w:pPr>
      <w:tabs>
        <w:tab w:val="center" w:pos="4240"/>
        <w:tab w:val="right" w:pos="8440"/>
      </w:tabs>
      <w:spacing w:before="360" w:line="240" w:lineRule="auto"/>
      <w:ind w:left="567" w:hanging="567"/>
    </w:pPr>
    <w:rPr>
      <w:b/>
      <w:lang w:val="pt-PT"/>
    </w:rPr>
  </w:style>
  <w:style w:type="character" w:customStyle="1" w:styleId="RodapCarter">
    <w:name w:val="Rodapé Caráter"/>
    <w:basedOn w:val="Tipodeletrapredefinidodopargrafo"/>
    <w:link w:val="Rodap"/>
    <w:uiPriority w:val="99"/>
    <w:rsid w:val="00D21CF7"/>
    <w:rPr>
      <w:rFonts w:ascii="Times" w:hAnsi="Times"/>
      <w:snapToGrid w:val="0"/>
      <w:lang w:val="en-AU" w:eastAsia="en-US"/>
    </w:rPr>
  </w:style>
  <w:style w:type="paragraph" w:customStyle="1" w:styleId="Abstract">
    <w:name w:val="Abstract"/>
    <w:basedOn w:val="Normal"/>
    <w:next w:val="Normal"/>
    <w:rsid w:val="005D5652"/>
    <w:pPr>
      <w:framePr w:w="9696" w:hSpace="142" w:wrap="notBeside" w:vAnchor="page" w:hAnchor="margin" w:y="4083" w:anchorLock="1"/>
      <w:overflowPunct w:val="0"/>
      <w:autoSpaceDE w:val="0"/>
      <w:autoSpaceDN w:val="0"/>
      <w:adjustRightInd w:val="0"/>
      <w:spacing w:after="480" w:line="240" w:lineRule="exact"/>
      <w:textAlignment w:val="baseline"/>
    </w:pPr>
    <w:rPr>
      <w:rFonts w:ascii="Times New Roman" w:hAnsi="Times New Roman"/>
      <w:i/>
      <w:snapToGrid/>
      <w:lang w:val="en-US" w:eastAsia="pt-PT"/>
    </w:rPr>
  </w:style>
  <w:style w:type="character" w:styleId="Hiperligao">
    <w:name w:val="Hyperlink"/>
    <w:rsid w:val="00B26AA4"/>
    <w:rPr>
      <w:color w:val="0000FF"/>
      <w:u w:val="single"/>
    </w:rPr>
  </w:style>
  <w:style w:type="paragraph" w:styleId="Legenda">
    <w:name w:val="caption"/>
    <w:basedOn w:val="Normal"/>
    <w:next w:val="Normal"/>
    <w:uiPriority w:val="35"/>
    <w:qFormat/>
    <w:rsid w:val="0036583B"/>
    <w:pPr>
      <w:jc w:val="center"/>
    </w:pPr>
    <w:rPr>
      <w:bCs/>
      <w:i/>
      <w:sz w:val="18"/>
    </w:rPr>
  </w:style>
  <w:style w:type="paragraph" w:customStyle="1" w:styleId="cnme2020Textotabela">
    <w:name w:val="cnme2020_Texto tabela"/>
    <w:rsid w:val="0036680C"/>
    <w:pPr>
      <w:jc w:val="center"/>
    </w:pPr>
    <w:rPr>
      <w:rFonts w:ascii="Arial" w:hAnsi="Arial"/>
      <w:snapToGrid w:val="0"/>
      <w:lang w:eastAsia="en-US"/>
    </w:rPr>
  </w:style>
  <w:style w:type="paragraph" w:customStyle="1" w:styleId="cnme2020Afiliaodescrio">
    <w:name w:val="cnme2020_Afiliação descrição"/>
    <w:basedOn w:val="cnme2020Afiliacao"/>
    <w:next w:val="cnme2020Afiliacao"/>
    <w:rsid w:val="006E4FD1"/>
    <w:pPr>
      <w:spacing w:before="0"/>
    </w:pPr>
    <w:rPr>
      <w:sz w:val="18"/>
      <w:lang w:val="pt-PT"/>
    </w:rPr>
  </w:style>
  <w:style w:type="paragraph" w:customStyle="1" w:styleId="TtulodoResumo">
    <w:name w:val="Título do Resumo"/>
    <w:basedOn w:val="Normal"/>
    <w:rsid w:val="0036680C"/>
    <w:pPr>
      <w:spacing w:before="600" w:line="240" w:lineRule="auto"/>
      <w:jc w:val="left"/>
    </w:pPr>
    <w:rPr>
      <w:caps/>
      <w:sz w:val="28"/>
      <w:lang w:val="pt-PT"/>
    </w:rPr>
  </w:style>
  <w:style w:type="paragraph" w:styleId="Textodebalo">
    <w:name w:val="Balloon Text"/>
    <w:basedOn w:val="Normal"/>
    <w:semiHidden/>
    <w:rsid w:val="00F75549"/>
    <w:rPr>
      <w:rFonts w:ascii="Tahoma" w:hAnsi="Tahoma" w:cs="Tahoma"/>
      <w:sz w:val="16"/>
      <w:szCs w:val="16"/>
    </w:rPr>
  </w:style>
  <w:style w:type="character" w:styleId="Hiperligaovisitada">
    <w:name w:val="FollowedHyperlink"/>
    <w:rsid w:val="00FF1B45"/>
    <w:rPr>
      <w:color w:val="800080"/>
      <w:u w:val="single"/>
    </w:rPr>
  </w:style>
  <w:style w:type="paragraph" w:customStyle="1" w:styleId="Equao">
    <w:name w:val="Equação"/>
    <w:basedOn w:val="Normal"/>
    <w:rsid w:val="00C702AA"/>
    <w:pPr>
      <w:tabs>
        <w:tab w:val="right" w:pos="9072"/>
      </w:tabs>
      <w:ind w:left="567"/>
    </w:pPr>
    <w:rPr>
      <w:lang w:val="pt-PT"/>
    </w:rPr>
  </w:style>
  <w:style w:type="table" w:styleId="TabelacomGrelha">
    <w:name w:val="Table Grid"/>
    <w:basedOn w:val="Tabelanormal"/>
    <w:rsid w:val="009E1A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arter">
    <w:name w:val="Cabeçalho Caráter"/>
    <w:link w:val="Cabealho"/>
    <w:rsid w:val="009E1A6D"/>
    <w:rPr>
      <w:rFonts w:ascii="Times" w:hAnsi="Times"/>
      <w:snapToGrid w:val="0"/>
      <w:sz w:val="22"/>
      <w:lang w:val="en-AU" w:eastAsia="en-US"/>
    </w:rPr>
  </w:style>
  <w:style w:type="paragraph" w:customStyle="1" w:styleId="Cabealho11">
    <w:name w:val="Cabeçalho 11"/>
    <w:next w:val="Normal"/>
    <w:qFormat/>
    <w:rsid w:val="00C764BB"/>
    <w:pPr>
      <w:keepNext/>
      <w:spacing w:before="360" w:after="240"/>
      <w:ind w:left="357" w:hanging="357"/>
      <w:outlineLvl w:val="0"/>
    </w:pPr>
    <w:rPr>
      <w:rFonts w:ascii="Arial" w:hAnsi="Arial"/>
      <w:b/>
      <w:caps/>
      <w:snapToGrid w:val="0"/>
      <w:sz w:val="24"/>
      <w:lang w:eastAsia="en-US"/>
    </w:rPr>
  </w:style>
  <w:style w:type="paragraph" w:styleId="PargrafodaLista">
    <w:name w:val="List Paragraph"/>
    <w:basedOn w:val="Normal"/>
    <w:uiPriority w:val="34"/>
    <w:qFormat/>
    <w:rsid w:val="00C764BB"/>
    <w:pPr>
      <w:spacing w:line="240" w:lineRule="auto"/>
      <w:ind w:left="720"/>
      <w:contextualSpacing/>
    </w:pPr>
  </w:style>
  <w:style w:type="character" w:styleId="TextodoMarcadordePosio">
    <w:name w:val="Placeholder Text"/>
    <w:basedOn w:val="Tipodeletrapredefinidodopargrafo"/>
    <w:uiPriority w:val="99"/>
    <w:semiHidden/>
    <w:rsid w:val="00AB4CC5"/>
    <w:rPr>
      <w:color w:val="808080"/>
    </w:rPr>
  </w:style>
  <w:style w:type="paragraph" w:customStyle="1" w:styleId="Default">
    <w:name w:val="Default"/>
    <w:rsid w:val="00DD1B08"/>
    <w:pPr>
      <w:autoSpaceDE w:val="0"/>
      <w:autoSpaceDN w:val="0"/>
      <w:adjustRightInd w:val="0"/>
    </w:pPr>
    <w:rPr>
      <w:rFonts w:eastAsia="Calibri"/>
      <w:color w:val="000000"/>
      <w:sz w:val="24"/>
      <w:szCs w:val="24"/>
      <w:lang w:eastAsia="en-US"/>
    </w:rPr>
  </w:style>
  <w:style w:type="paragraph" w:styleId="Avanodecorpodetexto2">
    <w:name w:val="Body Text Indent 2"/>
    <w:basedOn w:val="Normal"/>
    <w:link w:val="Avanodecorpodetexto2Carter"/>
    <w:semiHidden/>
    <w:unhideWhenUsed/>
    <w:rsid w:val="00ED0EBB"/>
    <w:pPr>
      <w:spacing w:line="480" w:lineRule="auto"/>
      <w:ind w:left="283"/>
    </w:pPr>
    <w:rPr>
      <w:rFonts w:ascii="Merriweather Light" w:hAnsi="Merriweather Light"/>
      <w:sz w:val="20"/>
    </w:rPr>
  </w:style>
  <w:style w:type="character" w:customStyle="1" w:styleId="Avanodecorpodetexto2Carter">
    <w:name w:val="Avanço de corpo de texto 2 Caráter"/>
    <w:basedOn w:val="Tipodeletrapredefinidodopargrafo"/>
    <w:link w:val="Avanodecorpodetexto2"/>
    <w:semiHidden/>
    <w:rsid w:val="00ED0EBB"/>
    <w:rPr>
      <w:rFonts w:ascii="Merriweather Light" w:hAnsi="Merriweather Light"/>
      <w:snapToGrid w:val="0"/>
      <w:lang w:val="en-AU" w:eastAsia="en-US"/>
    </w:rPr>
  </w:style>
  <w:style w:type="character" w:customStyle="1" w:styleId="MenoNoResolvida1">
    <w:name w:val="Menção Não Resolvida1"/>
    <w:basedOn w:val="Tipodeletrapredefinidodopargrafo"/>
    <w:uiPriority w:val="99"/>
    <w:semiHidden/>
    <w:unhideWhenUsed/>
    <w:rsid w:val="00115AE1"/>
    <w:rPr>
      <w:color w:val="605E5C"/>
      <w:shd w:val="clear" w:color="auto" w:fill="E1DFDD"/>
    </w:rPr>
  </w:style>
  <w:style w:type="paragraph" w:styleId="Textodenotadefim">
    <w:name w:val="endnote text"/>
    <w:basedOn w:val="Normal"/>
    <w:link w:val="TextodenotadefimCarter"/>
    <w:uiPriority w:val="99"/>
    <w:unhideWhenUsed/>
    <w:rsid w:val="00A84429"/>
    <w:pPr>
      <w:spacing w:after="0" w:line="240" w:lineRule="auto"/>
    </w:pPr>
    <w:rPr>
      <w:rFonts w:ascii="DINNextLTPro" w:eastAsiaTheme="minorHAnsi" w:hAnsi="DINNextLTPro" w:cs="DINNextLTPro"/>
      <w:snapToGrid/>
      <w:sz w:val="20"/>
      <w:lang w:val="pt-PT"/>
    </w:rPr>
  </w:style>
  <w:style w:type="character" w:customStyle="1" w:styleId="TextodenotadefimCarter">
    <w:name w:val="Texto de nota de fim Caráter"/>
    <w:basedOn w:val="Tipodeletrapredefinidodopargrafo"/>
    <w:link w:val="Textodenotadefim"/>
    <w:uiPriority w:val="99"/>
    <w:rsid w:val="00A84429"/>
    <w:rPr>
      <w:rFonts w:ascii="DINNextLTPro" w:eastAsiaTheme="minorHAnsi" w:hAnsi="DINNextLTPro" w:cs="DINNextLTPro"/>
      <w:lang w:eastAsia="en-US"/>
    </w:rPr>
  </w:style>
  <w:style w:type="character" w:styleId="Refdenotadefim">
    <w:name w:val="endnote reference"/>
    <w:basedOn w:val="Tipodeletrapredefinidodopargrafo"/>
    <w:uiPriority w:val="99"/>
    <w:semiHidden/>
    <w:unhideWhenUsed/>
    <w:rsid w:val="00A84429"/>
    <w:rPr>
      <w:vertAlign w:val="superscript"/>
    </w:rPr>
  </w:style>
  <w:style w:type="character" w:customStyle="1" w:styleId="Ttulo1Carter">
    <w:name w:val="Título 1 Caráter"/>
    <w:basedOn w:val="Tipodeletrapredefinidodopargrafo"/>
    <w:link w:val="Ttulo1"/>
    <w:uiPriority w:val="9"/>
    <w:rsid w:val="0036583B"/>
    <w:rPr>
      <w:rFonts w:ascii="Arial" w:hAnsi="Arial"/>
      <w:b/>
      <w:caps/>
      <w:snapToGrid w:val="0"/>
      <w:sz w:val="24"/>
      <w:lang w:eastAsia="en-US"/>
    </w:rPr>
  </w:style>
  <w:style w:type="character" w:customStyle="1" w:styleId="Ttulo2Carter">
    <w:name w:val="Título 2 Caráter"/>
    <w:basedOn w:val="Tipodeletrapredefinidodopargrafo"/>
    <w:link w:val="Ttulo2"/>
    <w:uiPriority w:val="9"/>
    <w:rsid w:val="0036583B"/>
    <w:rPr>
      <w:rFonts w:ascii="Arial" w:hAnsi="Arial"/>
      <w:b/>
      <w:bCs/>
      <w:snapToGrid w:val="0"/>
      <w:sz w:val="22"/>
      <w:lang w:eastAsia="en-US"/>
    </w:rPr>
  </w:style>
  <w:style w:type="numbering" w:customStyle="1" w:styleId="Estilo1">
    <w:name w:val="Estilo1"/>
    <w:uiPriority w:val="99"/>
    <w:rsid w:val="0036583B"/>
    <w:pPr>
      <w:numPr>
        <w:numId w:val="34"/>
      </w:numPr>
    </w:pPr>
  </w:style>
  <w:style w:type="character" w:customStyle="1" w:styleId="Ttulo3Carter">
    <w:name w:val="Título 3 Caráter"/>
    <w:basedOn w:val="Tipodeletrapredefinidodopargrafo"/>
    <w:link w:val="Ttulo3"/>
    <w:uiPriority w:val="9"/>
    <w:rsid w:val="00C160A2"/>
    <w:rPr>
      <w:rFonts w:cs="Arial"/>
      <w:bCs/>
      <w:snapToGrid w:val="0"/>
      <w:sz w:val="22"/>
      <w:szCs w:val="26"/>
      <w:lang w:val="en-AU" w:eastAsia="en-US"/>
    </w:rPr>
  </w:style>
  <w:style w:type="paragraph" w:styleId="Ttulo">
    <w:name w:val="Title"/>
    <w:basedOn w:val="Normal"/>
    <w:next w:val="Normal"/>
    <w:link w:val="TtuloCarter"/>
    <w:qFormat/>
    <w:rsid w:val="006171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rsid w:val="0061712D"/>
    <w:rPr>
      <w:rFonts w:asciiTheme="majorHAnsi" w:eastAsiaTheme="majorEastAsia" w:hAnsiTheme="majorHAnsi" w:cstheme="majorBidi"/>
      <w:snapToGrid w:val="0"/>
      <w:spacing w:val="-10"/>
      <w:kern w:val="28"/>
      <w:sz w:val="56"/>
      <w:szCs w:val="56"/>
      <w:lang w:val="en-AU" w:eastAsia="en-US"/>
    </w:rPr>
  </w:style>
  <w:style w:type="paragraph" w:styleId="Textodenotaderodap">
    <w:name w:val="footnote text"/>
    <w:basedOn w:val="Normal"/>
    <w:link w:val="TextodenotaderodapCarter"/>
    <w:semiHidden/>
    <w:unhideWhenUsed/>
    <w:rsid w:val="004E64A0"/>
    <w:pPr>
      <w:spacing w:after="0" w:line="240" w:lineRule="auto"/>
    </w:pPr>
    <w:rPr>
      <w:sz w:val="20"/>
    </w:rPr>
  </w:style>
  <w:style w:type="character" w:customStyle="1" w:styleId="TextodenotaderodapCarter">
    <w:name w:val="Texto de nota de rodapé Caráter"/>
    <w:basedOn w:val="Tipodeletrapredefinidodopargrafo"/>
    <w:link w:val="Textodenotaderodap"/>
    <w:semiHidden/>
    <w:rsid w:val="004E64A0"/>
    <w:rPr>
      <w:rFonts w:ascii="Arial" w:hAnsi="Arial"/>
      <w:snapToGrid w:val="0"/>
      <w:lang w:val="en-AU" w:eastAsia="en-US"/>
    </w:rPr>
  </w:style>
  <w:style w:type="character" w:styleId="Refdenotaderodap">
    <w:name w:val="footnote reference"/>
    <w:basedOn w:val="Tipodeletrapredefinidodopargrafo"/>
    <w:semiHidden/>
    <w:unhideWhenUsed/>
    <w:rsid w:val="004E64A0"/>
    <w:rPr>
      <w:vertAlign w:val="superscript"/>
    </w:rPr>
  </w:style>
  <w:style w:type="paragraph" w:styleId="Reviso">
    <w:name w:val="Revision"/>
    <w:hidden/>
    <w:uiPriority w:val="99"/>
    <w:semiHidden/>
    <w:rsid w:val="002215B7"/>
    <w:rPr>
      <w:rFonts w:ascii="Arial" w:hAnsi="Arial"/>
      <w:snapToGrid w:val="0"/>
      <w:sz w:val="22"/>
      <w:lang w:val="en-AU" w:eastAsia="en-US"/>
    </w:rPr>
  </w:style>
  <w:style w:type="character" w:styleId="MenoNoResolvida">
    <w:name w:val="Unresolved Mention"/>
    <w:basedOn w:val="Tipodeletrapredefinidodopargrafo"/>
    <w:uiPriority w:val="99"/>
    <w:semiHidden/>
    <w:unhideWhenUsed/>
    <w:rsid w:val="0075106B"/>
    <w:rPr>
      <w:color w:val="605E5C"/>
      <w:shd w:val="clear" w:color="auto" w:fill="E1DFDD"/>
    </w:rPr>
  </w:style>
  <w:style w:type="character" w:styleId="Refdecomentrio">
    <w:name w:val="annotation reference"/>
    <w:basedOn w:val="Tipodeletrapredefinidodopargrafo"/>
    <w:semiHidden/>
    <w:unhideWhenUsed/>
    <w:rsid w:val="001A5436"/>
    <w:rPr>
      <w:sz w:val="16"/>
      <w:szCs w:val="16"/>
    </w:rPr>
  </w:style>
  <w:style w:type="paragraph" w:styleId="Textodecomentrio">
    <w:name w:val="annotation text"/>
    <w:basedOn w:val="Normal"/>
    <w:link w:val="TextodecomentrioCarter"/>
    <w:unhideWhenUsed/>
    <w:rsid w:val="001A5436"/>
    <w:pPr>
      <w:spacing w:line="240" w:lineRule="auto"/>
    </w:pPr>
    <w:rPr>
      <w:sz w:val="20"/>
    </w:rPr>
  </w:style>
  <w:style w:type="character" w:customStyle="1" w:styleId="TextodecomentrioCarter">
    <w:name w:val="Texto de comentário Caráter"/>
    <w:basedOn w:val="Tipodeletrapredefinidodopargrafo"/>
    <w:link w:val="Textodecomentrio"/>
    <w:rsid w:val="001A5436"/>
    <w:rPr>
      <w:rFonts w:ascii="Arial" w:hAnsi="Arial"/>
      <w:snapToGrid w:val="0"/>
      <w:lang w:val="en-AU" w:eastAsia="en-US"/>
    </w:rPr>
  </w:style>
  <w:style w:type="paragraph" w:styleId="Assuntodecomentrio">
    <w:name w:val="annotation subject"/>
    <w:basedOn w:val="Textodecomentrio"/>
    <w:next w:val="Textodecomentrio"/>
    <w:link w:val="AssuntodecomentrioCarter"/>
    <w:semiHidden/>
    <w:unhideWhenUsed/>
    <w:rsid w:val="001A5436"/>
    <w:rPr>
      <w:b/>
      <w:bCs/>
    </w:rPr>
  </w:style>
  <w:style w:type="character" w:customStyle="1" w:styleId="AssuntodecomentrioCarter">
    <w:name w:val="Assunto de comentário Caráter"/>
    <w:basedOn w:val="TextodecomentrioCarter"/>
    <w:link w:val="Assuntodecomentrio"/>
    <w:semiHidden/>
    <w:rsid w:val="001A5436"/>
    <w:rPr>
      <w:rFonts w:ascii="Arial" w:hAnsi="Arial"/>
      <w:b/>
      <w:bCs/>
      <w:snapToGrid w:val="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2287">
      <w:bodyDiv w:val="1"/>
      <w:marLeft w:val="0"/>
      <w:marRight w:val="0"/>
      <w:marTop w:val="0"/>
      <w:marBottom w:val="0"/>
      <w:divBdr>
        <w:top w:val="none" w:sz="0" w:space="0" w:color="auto"/>
        <w:left w:val="none" w:sz="0" w:space="0" w:color="auto"/>
        <w:bottom w:val="none" w:sz="0" w:space="0" w:color="auto"/>
        <w:right w:val="none" w:sz="0" w:space="0" w:color="auto"/>
      </w:divBdr>
    </w:div>
    <w:div w:id="702288097">
      <w:bodyDiv w:val="1"/>
      <w:marLeft w:val="0"/>
      <w:marRight w:val="0"/>
      <w:marTop w:val="0"/>
      <w:marBottom w:val="0"/>
      <w:divBdr>
        <w:top w:val="none" w:sz="0" w:space="0" w:color="auto"/>
        <w:left w:val="none" w:sz="0" w:space="0" w:color="auto"/>
        <w:bottom w:val="none" w:sz="0" w:space="0" w:color="auto"/>
        <w:right w:val="none" w:sz="0" w:space="0" w:color="auto"/>
      </w:divBdr>
    </w:div>
    <w:div w:id="1420105122">
      <w:bodyDiv w:val="1"/>
      <w:marLeft w:val="0"/>
      <w:marRight w:val="0"/>
      <w:marTop w:val="0"/>
      <w:marBottom w:val="0"/>
      <w:divBdr>
        <w:top w:val="none" w:sz="0" w:space="0" w:color="auto"/>
        <w:left w:val="none" w:sz="0" w:space="0" w:color="auto"/>
        <w:bottom w:val="none" w:sz="0" w:space="0" w:color="auto"/>
        <w:right w:val="none" w:sz="0" w:space="0" w:color="auto"/>
      </w:divBdr>
    </w:div>
    <w:div w:id="2015106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AEA1A98F78D742899B5B7131879BCE" ma:contentTypeVersion="11" ma:contentTypeDescription="Create a new document." ma:contentTypeScope="" ma:versionID="d2004400c0cddf589298bc7c713b90d8">
  <xsd:schema xmlns:xsd="http://www.w3.org/2001/XMLSchema" xmlns:xs="http://www.w3.org/2001/XMLSchema" xmlns:p="http://schemas.microsoft.com/office/2006/metadata/properties" xmlns:ns3="7b441da5-fffa-4aea-9480-f5c3887ce90e" xmlns:ns4="eb2317ea-1eab-4caf-80f1-93276de87222" targetNamespace="http://schemas.microsoft.com/office/2006/metadata/properties" ma:root="true" ma:fieldsID="69923564c12d87d085a085cf5acea699" ns3:_="" ns4:_="">
    <xsd:import namespace="7b441da5-fffa-4aea-9480-f5c3887ce90e"/>
    <xsd:import namespace="eb2317ea-1eab-4caf-80f1-93276de8722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41da5-fffa-4aea-9480-f5c3887ce90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2317ea-1eab-4caf-80f1-93276de8722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F0CAC2-7F33-403C-B041-D014962BF7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441da5-fffa-4aea-9480-f5c3887ce90e"/>
    <ds:schemaRef ds:uri="eb2317ea-1eab-4caf-80f1-93276de87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C83C62-EB50-40CD-B9AE-A9820E1564D6}">
  <ds:schemaRefs>
    <ds:schemaRef ds:uri="http://schemas.openxmlformats.org/officeDocument/2006/bibliography"/>
  </ds:schemaRefs>
</ds:datastoreItem>
</file>

<file path=customXml/itemProps3.xml><?xml version="1.0" encoding="utf-8"?>
<ds:datastoreItem xmlns:ds="http://schemas.openxmlformats.org/officeDocument/2006/customXml" ds:itemID="{667059EB-2943-44E1-9389-FD9CFA705C62}">
  <ds:schemaRefs>
    <ds:schemaRef ds:uri="http://schemas.microsoft.com/sharepoint/v3/contenttype/forms"/>
  </ds:schemaRefs>
</ds:datastoreItem>
</file>

<file path=customXml/itemProps4.xml><?xml version="1.0" encoding="utf-8"?>
<ds:datastoreItem xmlns:ds="http://schemas.openxmlformats.org/officeDocument/2006/customXml" ds:itemID="{C970F287-F558-4E72-9C0A-C7F5A59D8E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2</Pages>
  <Words>972</Words>
  <Characters>5249</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Demegi</Company>
  <LinksUpToDate>false</LinksUpToDate>
  <CharactersWithSpaces>6209</CharactersWithSpaces>
  <SharedDoc>false</SharedDoc>
  <HLinks>
    <vt:vector size="6" baseType="variant">
      <vt:variant>
        <vt:i4>3997722</vt:i4>
      </vt:variant>
      <vt:variant>
        <vt:i4>0</vt:i4>
      </vt:variant>
      <vt:variant>
        <vt:i4>0</vt:i4>
      </vt:variant>
      <vt:variant>
        <vt:i4>5</vt:i4>
      </vt:variant>
      <vt:variant>
        <vt:lpwstr>mailto:cnme@ua.pt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cnme2020@ipleiria.pt</dc:creator>
  <cp:keywords/>
  <dc:description/>
  <cp:lastModifiedBy>Fernando Oliveira</cp:lastModifiedBy>
  <cp:revision>10</cp:revision>
  <cp:lastPrinted>2024-01-08T18:20:00Z</cp:lastPrinted>
  <dcterms:created xsi:type="dcterms:W3CDTF">2026-01-19T16:07:00Z</dcterms:created>
  <dcterms:modified xsi:type="dcterms:W3CDTF">2026-01-20T01:58:00Z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0x01010096AEA1A98F78D742899B5B7131879BCE</vt:lpwstr>
  </property>
</Properties>
</file>