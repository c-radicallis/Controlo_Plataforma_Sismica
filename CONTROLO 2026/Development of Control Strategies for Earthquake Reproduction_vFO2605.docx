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8C93D11" w14:textId="3B0C7CC1" w:rsidR="002E51B1" w:rsidRPr="002E51B1" w:rsidRDefault="007563BE" w:rsidP="00226B70">
      <w:pPr>
        <w:pStyle w:val="papertitle"/>
        <w:spacing w:before="5pt" w:beforeAutospacing="1" w:after="5pt" w:afterAutospacing="1"/>
        <w:rPr>
          <w:noProof w:val="0"/>
          <w:kern w:val="48"/>
          <w:lang w:val="en-GB"/>
        </w:rPr>
      </w:pPr>
      <w:r>
        <w:rPr>
          <w:noProof w:val="0"/>
          <w:kern w:val="48"/>
          <w:lang w:val="en-GB"/>
        </w:rPr>
        <w:t>Model-based Control for E</w:t>
      </w:r>
      <w:r w:rsidR="00226B70">
        <w:rPr>
          <w:noProof w:val="0"/>
          <w:kern w:val="48"/>
          <w:lang w:val="en-GB"/>
        </w:rPr>
        <w:t>arthquake Simulation o</w:t>
      </w:r>
      <w:r w:rsidR="001F2BC3">
        <w:rPr>
          <w:noProof w:val="0"/>
          <w:kern w:val="48"/>
          <w:lang w:val="en-GB"/>
        </w:rPr>
        <w:t>n</w:t>
      </w:r>
      <w:r w:rsidR="00226B70">
        <w:rPr>
          <w:noProof w:val="0"/>
          <w:kern w:val="48"/>
          <w:lang w:val="en-GB"/>
        </w:rPr>
        <w:t xml:space="preserve"> a Seismic Shaking Table</w:t>
      </w:r>
    </w:p>
    <w:p w14:paraId="20C779BD" w14:textId="77777777" w:rsidR="00D7522C" w:rsidRPr="00B92DFC" w:rsidRDefault="00D7522C" w:rsidP="003B4E04">
      <w:pPr>
        <w:pStyle w:val="Author"/>
        <w:spacing w:before="5pt" w:beforeAutospacing="1" w:after="5pt" w:afterAutospacing="1" w:line="6pt" w:lineRule="auto"/>
        <w:rPr>
          <w:noProof w:val="0"/>
          <w:sz w:val="16"/>
          <w:szCs w:val="16"/>
          <w:lang w:val="en-GB"/>
        </w:rPr>
      </w:pPr>
    </w:p>
    <w:p w14:paraId="1F960E65" w14:textId="77777777" w:rsidR="00D7522C" w:rsidRPr="00B92DFC" w:rsidRDefault="00D7522C" w:rsidP="00CA4392">
      <w:pPr>
        <w:pStyle w:val="Author"/>
        <w:spacing w:before="5pt" w:beforeAutospacing="1" w:after="5pt" w:afterAutospacing="1" w:line="6pt" w:lineRule="auto"/>
        <w:rPr>
          <w:noProof w:val="0"/>
          <w:sz w:val="16"/>
          <w:szCs w:val="16"/>
          <w:lang w:val="en-GB"/>
        </w:rPr>
        <w:sectPr w:rsidR="00D7522C" w:rsidRPr="00B92DFC" w:rsidSect="003B4E04">
          <w:footerReference w:type="first" r:id="rId8"/>
          <w:pgSz w:w="595.30pt" w:h="841.90pt" w:code="9"/>
          <w:pgMar w:top="27pt" w:right="44.65pt" w:bottom="72pt" w:left="44.65pt" w:header="36pt" w:footer="36pt" w:gutter="0pt"/>
          <w:cols w:space="36pt"/>
          <w:titlePg/>
          <w:docGrid w:linePitch="360"/>
        </w:sectPr>
      </w:pPr>
    </w:p>
    <w:p w14:paraId="11C3FF66" w14:textId="07EC1A3D" w:rsidR="001A3B3D" w:rsidRPr="00980C35" w:rsidRDefault="017C52D2" w:rsidP="113FAFD9">
      <w:pPr>
        <w:pStyle w:val="Author"/>
        <w:spacing w:beforeAutospacing="1" w:line="12.95pt" w:lineRule="auto"/>
        <w:rPr>
          <w:noProof w:val="0"/>
          <w:sz w:val="18"/>
          <w:szCs w:val="18"/>
          <w:lang w:val="pt-PT"/>
        </w:rPr>
      </w:pPr>
      <w:r w:rsidRPr="017C52D2">
        <w:rPr>
          <w:sz w:val="18"/>
          <w:szCs w:val="18"/>
          <w:lang w:val="pt-PT"/>
        </w:rPr>
        <w:t>Afonso Henrique</w:t>
      </w:r>
      <w:r w:rsidR="5A13C509" w:rsidRPr="00C562FB">
        <w:rPr>
          <w:lang w:val="pt-PT"/>
        </w:rPr>
        <w:br/>
      </w:r>
      <w:r w:rsidR="00E62CDD" w:rsidRPr="017C52D2">
        <w:rPr>
          <w:sz w:val="18"/>
          <w:szCs w:val="18"/>
          <w:lang w:val="pt-PT"/>
        </w:rPr>
        <w:t>Earthquake Engineering and Structural Dynamics Unit</w:t>
      </w:r>
      <w:r w:rsidR="00391E9E" w:rsidRPr="017C52D2">
        <w:rPr>
          <w:sz w:val="18"/>
          <w:szCs w:val="18"/>
          <w:lang w:val="pt-PT"/>
        </w:rPr>
        <w:t xml:space="preserve"> (NESDE</w:t>
      </w:r>
      <w:r w:rsidR="006E25F3" w:rsidRPr="017C52D2">
        <w:rPr>
          <w:sz w:val="18"/>
          <w:szCs w:val="18"/>
          <w:lang w:val="pt-PT"/>
        </w:rPr>
        <w:t>/DE</w:t>
      </w:r>
      <w:r w:rsidR="00391E9E" w:rsidRPr="017C52D2">
        <w:rPr>
          <w:sz w:val="18"/>
          <w:szCs w:val="18"/>
          <w:lang w:val="pt-PT"/>
        </w:rPr>
        <w:t>)</w:t>
      </w:r>
      <w:r w:rsidR="5A13C509" w:rsidRPr="00C562FB">
        <w:rPr>
          <w:lang w:val="pt-PT"/>
        </w:rPr>
        <w:br/>
      </w:r>
      <w:r w:rsidR="00667B87" w:rsidRPr="017C52D2">
        <w:rPr>
          <w:i/>
          <w:iCs/>
          <w:sz w:val="18"/>
          <w:szCs w:val="18"/>
          <w:lang w:val="pt-PT"/>
        </w:rPr>
        <w:t>Laboratório Nacional de Engenharia Civil</w:t>
      </w:r>
      <w:r w:rsidR="00391E9E" w:rsidRPr="017C52D2">
        <w:rPr>
          <w:i/>
          <w:iCs/>
          <w:sz w:val="18"/>
          <w:szCs w:val="18"/>
          <w:lang w:val="pt-PT"/>
        </w:rPr>
        <w:t xml:space="preserve"> (LNEC)</w:t>
      </w:r>
      <w:r w:rsidR="00667B87" w:rsidRPr="017C52D2">
        <w:rPr>
          <w:i/>
          <w:iCs/>
          <w:sz w:val="18"/>
          <w:szCs w:val="18"/>
          <w:lang w:val="pt-PT"/>
        </w:rPr>
        <w:t xml:space="preserve">          </w:t>
      </w:r>
      <w:r w:rsidR="5A13C509" w:rsidRPr="00C562FB">
        <w:rPr>
          <w:lang w:val="pt-PT"/>
        </w:rPr>
        <w:br/>
      </w:r>
      <w:r w:rsidR="00E62CDD" w:rsidRPr="017C52D2">
        <w:rPr>
          <w:sz w:val="18"/>
          <w:szCs w:val="18"/>
          <w:lang w:val="pt-PT"/>
        </w:rPr>
        <w:t>Lisbon</w:t>
      </w:r>
      <w:r w:rsidR="009303D9" w:rsidRPr="017C52D2">
        <w:rPr>
          <w:sz w:val="18"/>
          <w:szCs w:val="18"/>
          <w:lang w:val="pt-PT"/>
        </w:rPr>
        <w:t xml:space="preserve">, </w:t>
      </w:r>
      <w:r w:rsidR="00E62CDD" w:rsidRPr="017C52D2">
        <w:rPr>
          <w:i/>
          <w:iCs/>
          <w:sz w:val="18"/>
          <w:szCs w:val="18"/>
          <w:lang w:val="pt-PT"/>
        </w:rPr>
        <w:t>Portugal</w:t>
      </w:r>
      <w:r w:rsidR="5A13C509" w:rsidRPr="00C562FB">
        <w:rPr>
          <w:lang w:val="pt-PT"/>
        </w:rPr>
        <w:br/>
      </w:r>
      <w:r w:rsidR="00E62CDD" w:rsidRPr="017C52D2">
        <w:rPr>
          <w:sz w:val="18"/>
          <w:szCs w:val="18"/>
          <w:lang w:val="pt-PT"/>
        </w:rPr>
        <w:t>ahenrique@lnec.pt</w:t>
      </w:r>
      <w:r w:rsidR="5A13C509" w:rsidRPr="017C52D2">
        <w:rPr>
          <w:sz w:val="18"/>
          <w:szCs w:val="18"/>
          <w:lang w:val="pt-PT"/>
        </w:rPr>
        <w:br w:type="column"/>
      </w:r>
      <w:r w:rsidR="006E25F3" w:rsidRPr="017C52D2">
        <w:rPr>
          <w:sz w:val="18"/>
          <w:szCs w:val="18"/>
          <w:lang w:val="pt-PT"/>
        </w:rPr>
        <w:t>Miguel Ayala</w:t>
      </w:r>
      <w:r w:rsidR="008F39C0" w:rsidRPr="017C52D2">
        <w:rPr>
          <w:sz w:val="18"/>
          <w:szCs w:val="18"/>
          <w:lang w:val="pt-PT"/>
        </w:rPr>
        <w:t xml:space="preserve"> Botto</w:t>
      </w:r>
      <w:r w:rsidR="5A13C509" w:rsidRPr="00C562FB">
        <w:rPr>
          <w:lang w:val="pt-PT"/>
        </w:rPr>
        <w:br/>
      </w:r>
      <w:r w:rsidR="0697D03E" w:rsidRPr="00C562FB">
        <w:rPr>
          <w:sz w:val="18"/>
          <w:szCs w:val="18"/>
          <w:lang w:val="pt-PT"/>
        </w:rPr>
        <w:t xml:space="preserve">IDMEC, </w:t>
      </w:r>
      <w:r w:rsidR="00DE746B" w:rsidRPr="00C562FB">
        <w:rPr>
          <w:sz w:val="18"/>
          <w:szCs w:val="18"/>
          <w:lang w:val="pt-PT"/>
        </w:rPr>
        <w:t>Instituto Superior Técnico</w:t>
      </w:r>
      <w:r w:rsidR="5752E844" w:rsidRPr="00C562FB">
        <w:rPr>
          <w:sz w:val="18"/>
          <w:szCs w:val="18"/>
          <w:lang w:val="pt-PT"/>
        </w:rPr>
        <w:t>, Universidade de Lisboa</w:t>
      </w:r>
      <w:r w:rsidR="5752E844" w:rsidRPr="017C52D2">
        <w:rPr>
          <w:sz w:val="18"/>
          <w:szCs w:val="18"/>
          <w:lang w:val="pt-PT"/>
        </w:rPr>
        <w:t>, Portugal</w:t>
      </w:r>
      <w:r w:rsidR="5A13C509" w:rsidRPr="00C562FB">
        <w:rPr>
          <w:lang w:val="pt-PT"/>
        </w:rPr>
        <w:br/>
      </w:r>
      <w:r w:rsidR="001A3B3D" w:rsidRPr="00C562FB">
        <w:rPr>
          <w:lang w:val="pt-PT"/>
        </w:rPr>
        <w:br/>
      </w:r>
      <w:r w:rsidR="00385D29" w:rsidRPr="00980C35">
        <w:rPr>
          <w:noProof w:val="0"/>
          <w:sz w:val="18"/>
          <w:szCs w:val="18"/>
          <w:lang w:val="pt-PT"/>
        </w:rPr>
        <w:t>ayalabotto@tecnico.ulisboa.pt</w:t>
      </w:r>
      <w:r w:rsidR="00BD670B" w:rsidRPr="00980C35">
        <w:rPr>
          <w:noProof w:val="0"/>
          <w:sz w:val="18"/>
          <w:szCs w:val="18"/>
          <w:lang w:val="pt-PT"/>
        </w:rPr>
        <w:br w:type="column"/>
      </w:r>
      <w:r w:rsidR="009B36AD" w:rsidRPr="00980C35">
        <w:rPr>
          <w:noProof w:val="0"/>
          <w:sz w:val="18"/>
          <w:szCs w:val="18"/>
          <w:lang w:val="pt-PT"/>
        </w:rPr>
        <w:t>Fernando Oliveira</w:t>
      </w:r>
      <w:r w:rsidR="00391E9E" w:rsidRPr="00C562FB">
        <w:rPr>
          <w:lang w:val="pt-PT"/>
        </w:rPr>
        <w:br/>
      </w:r>
      <w:r w:rsidR="007B6CDD" w:rsidRPr="00980C35">
        <w:rPr>
          <w:noProof w:val="0"/>
          <w:sz w:val="18"/>
          <w:szCs w:val="18"/>
          <w:lang w:val="pt-PT"/>
        </w:rPr>
        <w:t>Mode</w:t>
      </w:r>
      <w:r w:rsidR="006E25F3" w:rsidRPr="00980C35">
        <w:rPr>
          <w:noProof w:val="0"/>
          <w:sz w:val="18"/>
          <w:szCs w:val="18"/>
          <w:lang w:val="pt-PT"/>
        </w:rPr>
        <w:t>lling and Rock Mechanics</w:t>
      </w:r>
      <w:r w:rsidR="00391E9E" w:rsidRPr="00980C35">
        <w:rPr>
          <w:noProof w:val="0"/>
          <w:sz w:val="18"/>
          <w:szCs w:val="18"/>
          <w:lang w:val="pt-PT"/>
        </w:rPr>
        <w:t xml:space="preserve"> Unit (</w:t>
      </w:r>
      <w:r w:rsidR="006E25F3" w:rsidRPr="00980C35">
        <w:rPr>
          <w:noProof w:val="0"/>
          <w:sz w:val="18"/>
          <w:szCs w:val="18"/>
          <w:lang w:val="pt-PT"/>
        </w:rPr>
        <w:t>NMMR/DBB</w:t>
      </w:r>
      <w:r w:rsidR="00391E9E" w:rsidRPr="00980C35">
        <w:rPr>
          <w:noProof w:val="0"/>
          <w:sz w:val="18"/>
          <w:szCs w:val="18"/>
          <w:lang w:val="pt-PT"/>
        </w:rPr>
        <w:t>)</w:t>
      </w:r>
      <w:r w:rsidR="00391E9E" w:rsidRPr="00C562FB">
        <w:rPr>
          <w:lang w:val="pt-PT"/>
        </w:rPr>
        <w:br/>
      </w:r>
      <w:r w:rsidR="00391E9E" w:rsidRPr="00980C35">
        <w:rPr>
          <w:i/>
          <w:noProof w:val="0"/>
          <w:sz w:val="18"/>
          <w:szCs w:val="18"/>
          <w:lang w:val="pt-PT"/>
        </w:rPr>
        <w:t xml:space="preserve">Laboratório Nacional de Engenharia Civil (LNEC)          </w:t>
      </w:r>
      <w:r w:rsidR="00391E9E" w:rsidRPr="00C562FB">
        <w:rPr>
          <w:lang w:val="pt-PT"/>
        </w:rPr>
        <w:br/>
      </w:r>
      <w:r w:rsidR="00391E9E" w:rsidRPr="00980C35">
        <w:rPr>
          <w:noProof w:val="0"/>
          <w:sz w:val="18"/>
          <w:szCs w:val="18"/>
          <w:lang w:val="pt-PT"/>
        </w:rPr>
        <w:t xml:space="preserve">Lisbon, </w:t>
      </w:r>
      <w:r w:rsidR="00391E9E" w:rsidRPr="00980C35">
        <w:rPr>
          <w:i/>
          <w:noProof w:val="0"/>
          <w:sz w:val="18"/>
          <w:szCs w:val="18"/>
          <w:lang w:val="pt-PT"/>
        </w:rPr>
        <w:t>Portugal</w:t>
      </w:r>
      <w:r w:rsidR="00391E9E" w:rsidRPr="00C562FB">
        <w:rPr>
          <w:lang w:val="pt-PT"/>
        </w:rPr>
        <w:br/>
      </w:r>
      <w:r w:rsidR="00391E9E" w:rsidRPr="00980C35">
        <w:rPr>
          <w:noProof w:val="0"/>
          <w:sz w:val="18"/>
          <w:szCs w:val="18"/>
          <w:lang w:val="pt-PT"/>
        </w:rPr>
        <w:t>fvoliveira@lnec.pt</w:t>
      </w:r>
    </w:p>
    <w:p w14:paraId="0316535E" w14:textId="77777777" w:rsidR="009F1D79" w:rsidRPr="00980C35" w:rsidRDefault="009F1D79">
      <w:pPr>
        <w:rPr>
          <w:lang w:val="pt-PT"/>
        </w:rPr>
        <w:sectPr w:rsidR="009F1D79" w:rsidRPr="00980C35"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80C35" w:rsidRDefault="00BD670B">
      <w:pPr>
        <w:rPr>
          <w:lang w:val="pt-PT"/>
        </w:rPr>
        <w:sectPr w:rsidR="009303D9" w:rsidRPr="00980C35" w:rsidSect="003B4E04">
          <w:type w:val="continuous"/>
          <w:pgSz w:w="595.30pt" w:h="841.90pt" w:code="9"/>
          <w:pgMar w:top="22.50pt" w:right="44.65pt" w:bottom="72pt" w:left="44.65pt" w:header="36pt" w:footer="36pt" w:gutter="0pt"/>
          <w:cols w:num="3" w:space="36pt"/>
          <w:docGrid w:linePitch="360"/>
        </w:sectPr>
      </w:pPr>
      <w:r w:rsidRPr="00980C35">
        <w:rPr>
          <w:lang w:val="pt-PT"/>
        </w:rPr>
        <w:br w:type="column"/>
      </w:r>
    </w:p>
    <w:p w14:paraId="40FA2D84" w14:textId="65C16D2B" w:rsidR="004D72B5" w:rsidRPr="002111AC" w:rsidRDefault="009303D9" w:rsidP="001010F4">
      <w:pPr>
        <w:pStyle w:val="Abstract"/>
        <w:rPr>
          <w:lang w:val="en-GB"/>
        </w:rPr>
      </w:pPr>
      <w:r w:rsidRPr="00B92DFC">
        <w:rPr>
          <w:i/>
          <w:iCs/>
          <w:lang w:val="en-GB"/>
        </w:rPr>
        <w:t>Abstract</w:t>
      </w:r>
      <w:r w:rsidRPr="00B92DFC">
        <w:rPr>
          <w:lang w:val="en-GB"/>
        </w:rPr>
        <w:t>—</w:t>
      </w:r>
      <w:r w:rsidR="0075758E" w:rsidRPr="0075758E">
        <w:rPr>
          <w:lang w:val="en-GB"/>
        </w:rPr>
        <w:t xml:space="preserve"> </w:t>
      </w:r>
      <w:r w:rsidR="00623732" w:rsidRPr="00FF12A9">
        <w:rPr>
          <w:lang w:val="en-GB"/>
        </w:rPr>
        <w:t xml:space="preserve">This paper presents two model-based controllers for the accurate simulation of earthquakes using an experimental </w:t>
      </w:r>
      <w:r w:rsidR="00226B70">
        <w:rPr>
          <w:lang w:val="en-GB"/>
        </w:rPr>
        <w:t>seismic</w:t>
      </w:r>
      <w:r w:rsidR="00623732" w:rsidRPr="00FF12A9">
        <w:rPr>
          <w:lang w:val="en-GB"/>
        </w:rPr>
        <w:t xml:space="preserve"> shaking table. </w:t>
      </w:r>
      <w:commentRangeStart w:id="0"/>
      <w:r w:rsidR="00623732" w:rsidRPr="00FF12A9">
        <w:rPr>
          <w:lang w:val="en-GB"/>
        </w:rPr>
        <w:t>While reproducing recorded earthquake ground-motion time histories is often straightforward, analysing their effects on built structures through scaled laboratory experiments remains a challenging task</w:t>
      </w:r>
      <w:commentRangeEnd w:id="0"/>
      <w:r w:rsidR="00116E8A" w:rsidRPr="00FF12A9">
        <w:rPr>
          <w:rStyle w:val="CommentReference"/>
          <w:sz w:val="18"/>
          <w:szCs w:val="18"/>
          <w:lang w:val="en-GB"/>
        </w:rPr>
        <w:commentReference w:id="0"/>
      </w:r>
      <w:r w:rsidR="00623732" w:rsidRPr="00FF12A9">
        <w:rPr>
          <w:lang w:val="en-GB"/>
        </w:rPr>
        <w:t xml:space="preserve">. A primary concern is ensuring that the vibration response spectrum of the </w:t>
      </w:r>
      <w:r w:rsidR="00226B70">
        <w:rPr>
          <w:lang w:val="en-GB"/>
        </w:rPr>
        <w:t xml:space="preserve">seismic </w:t>
      </w:r>
      <w:r w:rsidR="00623732" w:rsidRPr="00FF12A9">
        <w:rPr>
          <w:lang w:val="en-GB"/>
        </w:rPr>
        <w:t xml:space="preserve">shaking table accurately matches the target earthquake signal. </w:t>
      </w:r>
      <w:r w:rsidR="00226B70">
        <w:rPr>
          <w:lang w:val="en-GB"/>
        </w:rPr>
        <w:t>During</w:t>
      </w:r>
      <w:r w:rsidR="00623732" w:rsidRPr="00FF12A9">
        <w:rPr>
          <w:lang w:val="en-GB"/>
        </w:rPr>
        <w:t xml:space="preserve"> the experiments, the dynamic response of the mounted </w:t>
      </w:r>
      <w:r w:rsidR="00C97DDB">
        <w:rPr>
          <w:lang w:val="en-GB"/>
        </w:rPr>
        <w:t>coupled</w:t>
      </w:r>
      <w:r w:rsidR="008411FD">
        <w:rPr>
          <w:lang w:val="en-GB"/>
        </w:rPr>
        <w:t xml:space="preserve"> physical</w:t>
      </w:r>
      <w:r w:rsidR="00C97DDB">
        <w:rPr>
          <w:lang w:val="en-GB"/>
        </w:rPr>
        <w:t xml:space="preserve"> structure </w:t>
      </w:r>
      <w:r w:rsidR="00623732" w:rsidRPr="00FF12A9">
        <w:rPr>
          <w:lang w:val="en-GB"/>
        </w:rPr>
        <w:t xml:space="preserve">must not interfere with the </w:t>
      </w:r>
      <w:r w:rsidR="00226B70">
        <w:rPr>
          <w:lang w:val="en-GB"/>
        </w:rPr>
        <w:t xml:space="preserve">seismic </w:t>
      </w:r>
      <w:r w:rsidR="00623732" w:rsidRPr="00FF12A9">
        <w:rPr>
          <w:lang w:val="en-GB"/>
        </w:rPr>
        <w:t>shaking table motion intended to reproduce the earthquake excitation. This requirement can be formulated as a disturbance rejection problem, for which two model-based control strategies are proposed: a Filtered PID (PID-F) controller and a Linear Quadratic Integral (LQI) controller</w:t>
      </w:r>
      <w:r w:rsidR="00315AE9" w:rsidRPr="00FF12A9">
        <w:rPr>
          <w:lang w:val="en-GB"/>
        </w:rPr>
        <w:t xml:space="preserve">. In both </w:t>
      </w:r>
      <w:r w:rsidR="007550D8">
        <w:rPr>
          <w:lang w:val="en-GB"/>
        </w:rPr>
        <w:t>approaches</w:t>
      </w:r>
      <w:r w:rsidR="00315AE9" w:rsidRPr="00FF12A9">
        <w:rPr>
          <w:lang w:val="en-GB"/>
        </w:rPr>
        <w:t xml:space="preserve">, </w:t>
      </w:r>
      <w:r w:rsidR="00877509">
        <w:rPr>
          <w:lang w:val="en-GB"/>
        </w:rPr>
        <w:t xml:space="preserve">the </w:t>
      </w:r>
      <w:r w:rsidR="00315AE9" w:rsidRPr="00FF12A9">
        <w:rPr>
          <w:lang w:val="en-GB"/>
        </w:rPr>
        <w:t>identification of the dynamic model of the combined system —</w:t>
      </w:r>
      <w:r w:rsidR="00877509">
        <w:rPr>
          <w:lang w:val="en-GB"/>
        </w:rPr>
        <w:t xml:space="preserve"> </w:t>
      </w:r>
      <w:r w:rsidR="00315AE9" w:rsidRPr="00FF12A9">
        <w:rPr>
          <w:lang w:val="en-GB"/>
        </w:rPr>
        <w:t xml:space="preserve">the shaking table platform and the mounted </w:t>
      </w:r>
      <w:r w:rsidR="00F80FFA">
        <w:rPr>
          <w:lang w:val="en-GB"/>
        </w:rPr>
        <w:t>coupled structure</w:t>
      </w:r>
      <w:r w:rsidR="00315AE9" w:rsidRPr="00FF12A9">
        <w:rPr>
          <w:lang w:val="en-GB"/>
        </w:rPr>
        <w:t xml:space="preserve"> — is required</w:t>
      </w:r>
      <w:r w:rsidR="00877509">
        <w:rPr>
          <w:lang w:val="en-GB"/>
        </w:rPr>
        <w:t xml:space="preserve">, for which the two-stage </w:t>
      </w:r>
      <w:r w:rsidR="001B1EAD">
        <w:rPr>
          <w:lang w:val="en-GB"/>
        </w:rPr>
        <w:t xml:space="preserve">closed-loop identification </w:t>
      </w:r>
      <w:r w:rsidR="00877509">
        <w:rPr>
          <w:lang w:val="en-GB"/>
        </w:rPr>
        <w:t>method is used</w:t>
      </w:r>
      <w:r w:rsidR="00315AE9" w:rsidRPr="00FF12A9">
        <w:rPr>
          <w:lang w:val="en-GB"/>
        </w:rPr>
        <w:t>. The performance of both controllers is validated experimentally on a small-scale s</w:t>
      </w:r>
      <w:r w:rsidR="00226B70">
        <w:rPr>
          <w:lang w:val="en-GB"/>
        </w:rPr>
        <w:t>eismic s</w:t>
      </w:r>
      <w:r w:rsidR="00315AE9" w:rsidRPr="00FF12A9">
        <w:rPr>
          <w:lang w:val="en-GB"/>
        </w:rPr>
        <w:t>haking table using eight benchmark real earthquake ground-motion records</w:t>
      </w:r>
      <w:r w:rsidR="00877509">
        <w:rPr>
          <w:lang w:val="en-GB"/>
        </w:rPr>
        <w:t xml:space="preserve">. </w:t>
      </w:r>
      <w:r w:rsidR="00172E43">
        <w:rPr>
          <w:lang w:val="en-GB"/>
        </w:rPr>
        <w:t>The</w:t>
      </w:r>
      <w:r w:rsidR="00315AE9" w:rsidRPr="00FF12A9">
        <w:rPr>
          <w:lang w:val="en-GB"/>
        </w:rPr>
        <w:t xml:space="preserve"> results show that </w:t>
      </w:r>
      <w:r w:rsidR="007563BE">
        <w:rPr>
          <w:lang w:val="en-GB"/>
        </w:rPr>
        <w:t xml:space="preserve">the performance of </w:t>
      </w:r>
      <w:r w:rsidR="00315AE9" w:rsidRPr="00FF12A9">
        <w:rPr>
          <w:lang w:val="en-GB"/>
        </w:rPr>
        <w:t xml:space="preserve">both the PID-F and LQI controllers outperform the </w:t>
      </w:r>
      <w:r w:rsidR="00172E43" w:rsidRPr="00FF12A9">
        <w:rPr>
          <w:lang w:val="en-GB"/>
        </w:rPr>
        <w:t xml:space="preserve">standard Online Iteration (OLI) method </w:t>
      </w:r>
      <w:r w:rsidR="007563BE">
        <w:rPr>
          <w:lang w:val="en-GB"/>
        </w:rPr>
        <w:t>currently in use</w:t>
      </w:r>
      <w:r w:rsidR="00172E43" w:rsidRPr="00FF12A9">
        <w:rPr>
          <w:lang w:val="en-GB"/>
        </w:rPr>
        <w:t xml:space="preserve"> at </w:t>
      </w:r>
      <w:r w:rsidR="007563BE">
        <w:rPr>
          <w:lang w:val="en-GB"/>
        </w:rPr>
        <w:t xml:space="preserve">the </w:t>
      </w:r>
      <w:r w:rsidR="00172E43" w:rsidRPr="00FF12A9">
        <w:rPr>
          <w:lang w:val="en-GB"/>
        </w:rPr>
        <w:t xml:space="preserve">Laboratório Nacional de Engenharia Civil. </w:t>
      </w:r>
      <w:r w:rsidR="00315AE9" w:rsidRPr="00FF12A9">
        <w:rPr>
          <w:lang w:val="en-GB"/>
        </w:rPr>
        <w:t xml:space="preserve">Among the two proposed approaches, the LQI controller achieves the best </w:t>
      </w:r>
      <w:r w:rsidR="007563BE">
        <w:rPr>
          <w:lang w:val="en-GB"/>
        </w:rPr>
        <w:t>results</w:t>
      </w:r>
      <w:r w:rsidR="00315AE9" w:rsidRPr="00FF12A9">
        <w:rPr>
          <w:lang w:val="en-GB"/>
        </w:rPr>
        <w:t xml:space="preserve"> by minimizing the squared error between the target and measured response spectra of the earthquake reference signal. Overall, these results </w:t>
      </w:r>
      <w:r w:rsidR="007563BE">
        <w:rPr>
          <w:lang w:val="en-GB"/>
        </w:rPr>
        <w:t>open the possibility of exploring new</w:t>
      </w:r>
      <w:r w:rsidR="00796772">
        <w:rPr>
          <w:lang w:val="en-GB"/>
        </w:rPr>
        <w:t xml:space="preserve"> </w:t>
      </w:r>
      <w:r w:rsidR="00315AE9" w:rsidRPr="00FF12A9">
        <w:rPr>
          <w:lang w:val="en-GB"/>
        </w:rPr>
        <w:t>control techniques for reproducing simulated earthquakes in laboratory-scale experimental setups</w:t>
      </w:r>
      <w:r w:rsidR="00091D95" w:rsidRPr="00FF12A9">
        <w:rPr>
          <w:lang w:val="en-GB"/>
        </w:rPr>
        <w:t>.</w:t>
      </w:r>
    </w:p>
    <w:p w14:paraId="58B10678" w14:textId="28E9C173" w:rsidR="009303D9" w:rsidRPr="00B92DFC" w:rsidRDefault="004D72B5" w:rsidP="00972203">
      <w:pPr>
        <w:pStyle w:val="Keywords"/>
        <w:rPr>
          <w:lang w:val="en-GB"/>
        </w:rPr>
      </w:pPr>
      <w:r w:rsidRPr="00B92DFC">
        <w:rPr>
          <w:lang w:val="en-GB"/>
        </w:rPr>
        <w:t>Keywords—</w:t>
      </w:r>
      <w:r w:rsidR="00AE235A" w:rsidRPr="00B92DFC">
        <w:rPr>
          <w:lang w:val="en-GB"/>
        </w:rPr>
        <w:t xml:space="preserve"> Earthquake Engineering, Control Systems, Closed-loop Identification, </w:t>
      </w:r>
    </w:p>
    <w:p w14:paraId="1A521F3C" w14:textId="521352FB" w:rsidR="009303D9" w:rsidRPr="00B92DFC" w:rsidRDefault="009303D9" w:rsidP="006B6B66">
      <w:pPr>
        <w:pStyle w:val="Heading1"/>
        <w:rPr>
          <w:noProof w:val="0"/>
        </w:rPr>
      </w:pPr>
      <w:r w:rsidRPr="00B92DFC">
        <w:rPr>
          <w:noProof w:val="0"/>
        </w:rPr>
        <w:t>Introduction</w:t>
      </w:r>
    </w:p>
    <w:p w14:paraId="1596E428" w14:textId="2EAB546E" w:rsidR="002253E4" w:rsidRPr="00B92DFC" w:rsidRDefault="0069533A" w:rsidP="004C7A11">
      <w:pPr>
        <w:pStyle w:val="BodyText"/>
      </w:pPr>
      <w:r w:rsidRPr="00B92DFC">
        <w:t>Earthquakes are among the most catastrophic natural events, frequently causing severe loss of life, extensive property damage, and significant socio‑economic disruption. One of the most effective ways to reduce seismic risk is by decreasing the structural vulnerability of the built environment, which can be assessed through experimental techniques such as shaking‑table testing.</w:t>
      </w:r>
      <w:r w:rsidR="00B723F6" w:rsidRPr="00B92DFC">
        <w:t xml:space="preserve"> </w:t>
      </w:r>
    </w:p>
    <w:p w14:paraId="01F1CD64" w14:textId="2C01BADE" w:rsidR="000154A1" w:rsidRPr="00B92DFC" w:rsidRDefault="002613EC" w:rsidP="000154A1">
      <w:pPr>
        <w:pStyle w:val="BodyText"/>
      </w:pPr>
      <w:r>
        <w:t xml:space="preserve">Common seismic setups consist of a physical structure coupled to </w:t>
      </w:r>
      <w:r w:rsidR="006C101E" w:rsidRPr="00B92DFC">
        <w:t xml:space="preserve">a stiff </w:t>
      </w:r>
      <w:r>
        <w:t>s</w:t>
      </w:r>
      <w:r w:rsidRPr="00B92DFC">
        <w:t xml:space="preserve">haking‑table </w:t>
      </w:r>
      <w:r w:rsidR="006C101E" w:rsidRPr="00B92DFC">
        <w:t>platform that is driven so as to reproduce the desired ground‑motion time history (reference signal). This experimental</w:t>
      </w:r>
      <w:r w:rsidR="00383E2A">
        <w:t xml:space="preserve"> concept</w:t>
      </w:r>
      <w:r w:rsidR="00383E2A" w:rsidRPr="00B92DFC">
        <w:t xml:space="preserve"> </w:t>
      </w:r>
      <w:r w:rsidR="006C101E" w:rsidRPr="00B92DFC">
        <w:t>was introduced in the 1940s and became widespread during the 1960s. Early systems relied on mechanical profiled cams to generate the excitation, but servo‑hydraulic systems soon became the standard solution</w:t>
      </w:r>
      <w:r w:rsidR="00F85B89" w:rsidRPr="00B92DFC">
        <w:t xml:space="preserve"> </w:t>
      </w:r>
      <w:r w:rsidR="007E45B8" w:rsidRPr="00B92DFC">
        <w:t>(</w:t>
      </w:r>
      <w:r w:rsidR="008E2E98" w:rsidRPr="00B92DFC">
        <w:fldChar w:fldCharType="begin"/>
      </w:r>
      <w:r w:rsidR="008E2E98" w:rsidRPr="00B92DFC">
        <w:instrText xml:space="preserve"> REF _Ref228379249 \n \h </w:instrText>
      </w:r>
      <w:r w:rsidR="008E2E98" w:rsidRPr="00B92DFC">
        <w:fldChar w:fldCharType="separate"/>
      </w:r>
      <w:r w:rsidR="00D35609">
        <w:t>[1]</w:t>
      </w:r>
      <w:r w:rsidR="008E2E98" w:rsidRPr="00B92DFC">
        <w:fldChar w:fldCharType="end"/>
      </w:r>
      <w:r w:rsidR="008E2E98" w:rsidRPr="00B92DFC">
        <w:t>,</w:t>
      </w:r>
      <w:r w:rsidR="008E2E98" w:rsidRPr="00B92DFC">
        <w:fldChar w:fldCharType="begin"/>
      </w:r>
      <w:r w:rsidR="008E2E98" w:rsidRPr="00B92DFC">
        <w:instrText xml:space="preserve"> REF _Ref228379251 \n \h </w:instrText>
      </w:r>
      <w:r w:rsidR="008E2E98" w:rsidRPr="00B92DFC">
        <w:fldChar w:fldCharType="separate"/>
      </w:r>
      <w:r w:rsidR="00D35609">
        <w:t>[2]</w:t>
      </w:r>
      <w:r w:rsidR="008E2E98" w:rsidRPr="00B92DFC">
        <w:fldChar w:fldCharType="end"/>
      </w:r>
      <w:r w:rsidR="00A5584D" w:rsidRPr="00B92DFC">
        <w:t>,</w:t>
      </w:r>
      <w:r w:rsidR="00A5584D" w:rsidRPr="00B92DFC">
        <w:fldChar w:fldCharType="begin"/>
      </w:r>
      <w:r w:rsidR="00A5584D" w:rsidRPr="00B92DFC">
        <w:instrText xml:space="preserve"> REF _Ref228381111 \n \h </w:instrText>
      </w:r>
      <w:r w:rsidR="00A5584D" w:rsidRPr="00B92DFC">
        <w:fldChar w:fldCharType="separate"/>
      </w:r>
      <w:r w:rsidR="00D35609">
        <w:t>[3]</w:t>
      </w:r>
      <w:r w:rsidR="00A5584D" w:rsidRPr="00B92DFC">
        <w:fldChar w:fldCharType="end"/>
      </w:r>
      <w:r w:rsidR="008E2E98" w:rsidRPr="00B92DFC">
        <w:t>)</w:t>
      </w:r>
      <w:r w:rsidR="00762162" w:rsidRPr="00B92DFC">
        <w:t>.</w:t>
      </w:r>
      <w:r w:rsidR="000565A0" w:rsidRPr="00B92DFC">
        <w:t xml:space="preserve"> </w:t>
      </w:r>
      <w:r w:rsidR="00345CB4" w:rsidRPr="00B92DFC">
        <w:t xml:space="preserve">At </w:t>
      </w:r>
      <w:r w:rsidR="002B4C2E" w:rsidRPr="00B92DFC">
        <w:t>the Laboratório Nacional de Engenharia Civil (</w:t>
      </w:r>
      <w:r w:rsidR="00345CB4" w:rsidRPr="00B92DFC">
        <w:t>LNEC</w:t>
      </w:r>
      <w:r w:rsidR="002B4C2E" w:rsidRPr="00B92DFC">
        <w:t>)</w:t>
      </w:r>
      <w:r w:rsidR="00345CB4" w:rsidRPr="00B92DFC">
        <w:t xml:space="preserve"> a Goodmans model VG-108 </w:t>
      </w:r>
      <w:r w:rsidR="00345CB4" w:rsidRPr="00B92DFC">
        <w:t>electrodynamic shaker attached to a movable table</w:t>
      </w:r>
      <w:r w:rsidR="00E67402" w:rsidRPr="00B92DFC">
        <w:t xml:space="preserve"> was installed in the 60s</w:t>
      </w:r>
      <w:r w:rsidR="002B4C2E" w:rsidRPr="00B92DFC">
        <w:t xml:space="preserve"> </w:t>
      </w:r>
      <w:r w:rsidR="00CC31D7" w:rsidRPr="00B92DFC">
        <w:t xml:space="preserve">to perform </w:t>
      </w:r>
      <w:r w:rsidR="00FB5BEC" w:rsidRPr="00B92DFC">
        <w:t>seismic tests</w:t>
      </w:r>
      <w:r w:rsidR="00A80E4A" w:rsidRPr="00B92DFC">
        <w:t xml:space="preserve"> </w:t>
      </w:r>
      <w:r w:rsidR="00A80E4A" w:rsidRPr="00B92DFC">
        <w:fldChar w:fldCharType="begin"/>
      </w:r>
      <w:r w:rsidR="00A80E4A" w:rsidRPr="00B92DFC">
        <w:instrText xml:space="preserve"> REF _Ref228380040 \n \h </w:instrText>
      </w:r>
      <w:r w:rsidR="00A80E4A" w:rsidRPr="00B92DFC">
        <w:fldChar w:fldCharType="separate"/>
      </w:r>
      <w:r w:rsidR="00D35609">
        <w:t>[4]</w:t>
      </w:r>
      <w:r w:rsidR="00A80E4A" w:rsidRPr="00B92DFC">
        <w:fldChar w:fldCharType="end"/>
      </w:r>
      <w:r w:rsidR="00FB5BEC" w:rsidRPr="00B92DFC">
        <w:t xml:space="preserve">. </w:t>
      </w:r>
      <w:r w:rsidR="00BD7411">
        <w:t>A</w:t>
      </w:r>
      <w:r w:rsidR="00D36C49" w:rsidRPr="00B92DFC">
        <w:t xml:space="preserve"> uniaxial </w:t>
      </w:r>
      <w:r w:rsidR="001B03F1">
        <w:t xml:space="preserve">seismic </w:t>
      </w:r>
      <w:r w:rsidR="00D36C49" w:rsidRPr="00B92DFC">
        <w:t>shaking table (ST1D) was developed and installed, consisting of a 3 m × 2 m horizontal steel platform and a vertical platform body driven by a hydraulic actuator supplied by a dedicated oil‑hydraulic circuit</w:t>
      </w:r>
      <w:r w:rsidR="006F23DA" w:rsidRPr="00B92DFC">
        <w:t xml:space="preserve"> (</w:t>
      </w:r>
      <w:r w:rsidR="006F23DA" w:rsidRPr="00B92DFC">
        <w:fldChar w:fldCharType="begin"/>
      </w:r>
      <w:r w:rsidR="006F23DA" w:rsidRPr="00B92DFC">
        <w:instrText xml:space="preserve"> REF _Ref228380530 \n \h </w:instrText>
      </w:r>
      <w:r w:rsidR="006F23DA" w:rsidRPr="00B92DFC">
        <w:fldChar w:fldCharType="separate"/>
      </w:r>
      <w:r w:rsidR="00D35609">
        <w:t>[5]</w:t>
      </w:r>
      <w:r w:rsidR="006F23DA" w:rsidRPr="00B92DFC">
        <w:fldChar w:fldCharType="end"/>
      </w:r>
      <w:r w:rsidR="006F23DA" w:rsidRPr="00B92DFC">
        <w:t xml:space="preserve">, </w:t>
      </w:r>
      <w:r w:rsidR="006F23DA" w:rsidRPr="00B92DFC">
        <w:fldChar w:fldCharType="begin"/>
      </w:r>
      <w:r w:rsidR="006F23DA" w:rsidRPr="00B92DFC">
        <w:instrText xml:space="preserve"> REF _Ref228380531 \n \h </w:instrText>
      </w:r>
      <w:r w:rsidR="006F23DA" w:rsidRPr="00B92DFC">
        <w:fldChar w:fldCharType="separate"/>
      </w:r>
      <w:r w:rsidR="00D35609">
        <w:t>[6]</w:t>
      </w:r>
      <w:r w:rsidR="006F23DA" w:rsidRPr="00B92DFC">
        <w:fldChar w:fldCharType="end"/>
      </w:r>
      <w:r w:rsidR="006F23DA" w:rsidRPr="00B92DFC">
        <w:t>)</w:t>
      </w:r>
      <w:r w:rsidR="00003042" w:rsidRPr="00B92DFC">
        <w:t xml:space="preserve">. </w:t>
      </w:r>
      <w:r w:rsidR="00BD4AC9" w:rsidRPr="00B92DFC">
        <w:t xml:space="preserve">During this period, adaptive control strategies were developed, implemented, and validated both on </w:t>
      </w:r>
      <w:r w:rsidR="003022BB" w:rsidRPr="00B92DFC">
        <w:t>a small</w:t>
      </w:r>
      <w:r w:rsidR="00663B19">
        <w:t xml:space="preserve"> </w:t>
      </w:r>
      <w:r w:rsidR="00BD4AC9" w:rsidRPr="00B92DFC">
        <w:t>scale shaking table and on the ST1D,</w:t>
      </w:r>
      <w:r w:rsidR="00A16F41" w:rsidRPr="00B92DFC">
        <w:t xml:space="preserve"> </w:t>
      </w:r>
      <w:r w:rsidR="008F12B0" w:rsidRPr="00B92DFC">
        <w:t>for tracking</w:t>
      </w:r>
      <w:r w:rsidR="00A16F41" w:rsidRPr="00B92DFC">
        <w:t xml:space="preserve"> </w:t>
      </w:r>
      <w:r w:rsidR="008F12B0" w:rsidRPr="00B92DFC">
        <w:t>reference earthquake</w:t>
      </w:r>
      <w:r w:rsidR="00A16F41" w:rsidRPr="00B92DFC">
        <w:t xml:space="preserve"> </w:t>
      </w:r>
      <w:r w:rsidR="0062764D" w:rsidRPr="00B92DFC">
        <w:t>spectrum (frequency domain)</w:t>
      </w:r>
      <w:r w:rsidR="007E0757" w:rsidRPr="00B92DFC">
        <w:t>,</w:t>
      </w:r>
      <w:r w:rsidR="007C2083" w:rsidRPr="00B92DFC">
        <w:t xml:space="preserve"> iteratively (</w:t>
      </w:r>
      <w:r w:rsidR="007C2083" w:rsidRPr="00B92DFC">
        <w:fldChar w:fldCharType="begin"/>
      </w:r>
      <w:r w:rsidR="007C2083" w:rsidRPr="00B92DFC">
        <w:instrText xml:space="preserve"> REF _Ref228403345 \r \h </w:instrText>
      </w:r>
      <w:r w:rsidR="007C2083" w:rsidRPr="00B92DFC">
        <w:fldChar w:fldCharType="separate"/>
      </w:r>
      <w:r w:rsidR="00D35609">
        <w:t>[7]</w:t>
      </w:r>
      <w:r w:rsidR="007C2083" w:rsidRPr="00B92DFC">
        <w:fldChar w:fldCharType="end"/>
      </w:r>
      <w:r w:rsidR="007C2083" w:rsidRPr="00B92DFC">
        <w:t>,</w:t>
      </w:r>
      <w:r w:rsidR="007C2083" w:rsidRPr="00B92DFC">
        <w:fldChar w:fldCharType="begin"/>
      </w:r>
      <w:r w:rsidR="007C2083" w:rsidRPr="00B92DFC">
        <w:instrText xml:space="preserve"> REF _Ref228403347 \r \h </w:instrText>
      </w:r>
      <w:r w:rsidR="007C2083" w:rsidRPr="00B92DFC">
        <w:fldChar w:fldCharType="separate"/>
      </w:r>
      <w:r w:rsidR="00D35609">
        <w:t>[8]</w:t>
      </w:r>
      <w:r w:rsidR="007C2083" w:rsidRPr="00B92DFC">
        <w:fldChar w:fldCharType="end"/>
      </w:r>
      <w:r w:rsidR="007C2083" w:rsidRPr="00B92DFC">
        <w:t>).</w:t>
      </w:r>
      <w:r w:rsidR="005112CB" w:rsidRPr="00B92DFC">
        <w:t xml:space="preserve"> </w:t>
      </w:r>
      <w:r w:rsidR="00BB346B" w:rsidRPr="00B92DFC">
        <w:t xml:space="preserve">Increasingly demanding requirements for reproducing seismic excitation along all three directions motivated the development of the triaxial shaking table </w:t>
      </w:r>
      <w:r w:rsidR="00856C4F">
        <w:t>(</w:t>
      </w:r>
      <w:r w:rsidR="00BB346B" w:rsidRPr="00B92DFC">
        <w:t>ST3D</w:t>
      </w:r>
      <w:r w:rsidR="00856C4F">
        <w:t>)</w:t>
      </w:r>
      <w:r w:rsidR="00BB346B" w:rsidRPr="00B92DFC">
        <w:t xml:space="preserve">, which has been installed and operational at LNEC since the mid‑1990s </w:t>
      </w:r>
      <w:r w:rsidR="00B163D5" w:rsidRPr="00B92DFC">
        <w:fldChar w:fldCharType="begin"/>
      </w:r>
      <w:r w:rsidR="00B163D5" w:rsidRPr="00B92DFC">
        <w:instrText xml:space="preserve"> REF _Ref228380040 \n \h </w:instrText>
      </w:r>
      <w:r w:rsidR="00B163D5" w:rsidRPr="00B92DFC">
        <w:fldChar w:fldCharType="separate"/>
      </w:r>
      <w:r w:rsidR="00D35609">
        <w:t>[4]</w:t>
      </w:r>
      <w:r w:rsidR="00B163D5" w:rsidRPr="00B92DFC">
        <w:fldChar w:fldCharType="end"/>
      </w:r>
      <w:r w:rsidR="00B163D5" w:rsidRPr="00B92DFC">
        <w:t>.</w:t>
      </w:r>
      <w:r w:rsidR="00356DD8" w:rsidRPr="00B92DFC">
        <w:t xml:space="preserve"> </w:t>
      </w:r>
      <w:r w:rsidR="00B17FD8" w:rsidRPr="00B92DFC">
        <w:t>The reproduction of earthquake</w:t>
      </w:r>
      <w:r w:rsidR="009C48FD" w:rsidRPr="00B92DFC">
        <w:t>s</w:t>
      </w:r>
      <w:r w:rsidR="00B17FD8" w:rsidRPr="00B92DFC">
        <w:t xml:space="preserve"> on a </w:t>
      </w:r>
      <w:r w:rsidR="001B03F1">
        <w:t xml:space="preserve">seismic </w:t>
      </w:r>
      <w:r w:rsidR="00B17FD8" w:rsidRPr="00B92DFC">
        <w:t xml:space="preserve">shaking table </w:t>
      </w:r>
      <w:r w:rsidR="00B31FAF" w:rsidRPr="00B92DFC">
        <w:t>depend</w:t>
      </w:r>
      <w:r w:rsidR="004732CE" w:rsidRPr="00B92DFC">
        <w:t>s strongly on</w:t>
      </w:r>
      <w:r w:rsidR="008C7339" w:rsidRPr="00B92DFC">
        <w:t>: i)</w:t>
      </w:r>
      <w:r w:rsidR="00B31FAF" w:rsidRPr="00B92DFC">
        <w:t xml:space="preserve"> </w:t>
      </w:r>
      <w:r w:rsidR="00A76C87" w:rsidRPr="00B92DFC">
        <w:t xml:space="preserve">the </w:t>
      </w:r>
      <w:r w:rsidR="00F50739" w:rsidRPr="00B92DFC">
        <w:t>hardware (mechanical</w:t>
      </w:r>
      <w:r w:rsidR="00481323" w:rsidRPr="00B92DFC">
        <w:t xml:space="preserve"> and electrical</w:t>
      </w:r>
      <w:r w:rsidR="00F50739" w:rsidRPr="00B92DFC">
        <w:t xml:space="preserve"> </w:t>
      </w:r>
      <w:r w:rsidR="00EB1A80" w:rsidRPr="00B92DFC">
        <w:t>system)</w:t>
      </w:r>
      <w:r w:rsidR="000E7973" w:rsidRPr="00B92DFC">
        <w:t xml:space="preserve">, which usually </w:t>
      </w:r>
      <w:r w:rsidR="00D66B93" w:rsidRPr="00B92DFC">
        <w:t xml:space="preserve">has limitations and therefore </w:t>
      </w:r>
      <w:r w:rsidR="00E979B3" w:rsidRPr="00B92DFC">
        <w:t xml:space="preserve">can </w:t>
      </w:r>
      <w:r w:rsidR="00481323" w:rsidRPr="00B92DFC">
        <w:t>distort</w:t>
      </w:r>
      <w:r w:rsidR="00E979B3" w:rsidRPr="00B92DFC">
        <w:t xml:space="preserve"> the reference signal</w:t>
      </w:r>
      <w:r w:rsidR="00EB1A80" w:rsidRPr="00B92DFC">
        <w:t xml:space="preserve"> </w:t>
      </w:r>
      <w:r w:rsidR="005D4CD0" w:rsidRPr="00B92DFC">
        <w:t>and</w:t>
      </w:r>
      <w:r w:rsidR="008C7339" w:rsidRPr="00B92DFC">
        <w:t>; ii)</w:t>
      </w:r>
      <w:r w:rsidR="005D4CD0" w:rsidRPr="00B92DFC">
        <w:t xml:space="preserve"> </w:t>
      </w:r>
      <w:r w:rsidR="000F4232" w:rsidRPr="00B92DFC">
        <w:t>the control system, whose performance is highly sensitive to the adopted control strategy and tuning</w:t>
      </w:r>
      <w:r w:rsidR="00244127" w:rsidRPr="00B92DFC">
        <w:t>.</w:t>
      </w:r>
      <w:r w:rsidR="005B1552" w:rsidRPr="00B92DFC">
        <w:t xml:space="preserve"> The </w:t>
      </w:r>
      <w:r w:rsidR="000154A1" w:rsidRPr="00B92DFC">
        <w:t>hydraulic and control system supplier, MTS Systems Corporation (MTS)</w:t>
      </w:r>
      <w:r w:rsidR="00776F1B">
        <w:t>,</w:t>
      </w:r>
      <w:r w:rsidR="00804003" w:rsidRPr="00B92DFC">
        <w:t xml:space="preserve"> </w:t>
      </w:r>
      <w:r w:rsidR="00C85642" w:rsidRPr="00B92DFC">
        <w:t>provided</w:t>
      </w:r>
      <w:r w:rsidR="00804003" w:rsidRPr="00B92DFC">
        <w:t xml:space="preserve"> several </w:t>
      </w:r>
      <w:r w:rsidR="00C82726" w:rsidRPr="00B92DFC">
        <w:t>control strategies</w:t>
      </w:r>
      <w:r w:rsidR="000154A1" w:rsidRPr="00B92DFC">
        <w:t>: i) Three-Variable Control (TVC), also known in control theory literature as state variable control</w:t>
      </w:r>
      <w:r w:rsidR="000D7E25" w:rsidRPr="00B92DFC">
        <w:t xml:space="preserve"> </w:t>
      </w:r>
      <w:r w:rsidR="000D7E25" w:rsidRPr="00B92DFC">
        <w:fldChar w:fldCharType="begin"/>
      </w:r>
      <w:r w:rsidR="000D7E25" w:rsidRPr="00B92DFC">
        <w:instrText xml:space="preserve"> REF _Ref228403730 \r \h </w:instrText>
      </w:r>
      <w:r w:rsidR="000D7E25" w:rsidRPr="00B92DFC">
        <w:fldChar w:fldCharType="separate"/>
      </w:r>
      <w:r w:rsidR="00D35609">
        <w:t>[9]</w:t>
      </w:r>
      <w:r w:rsidR="000D7E25" w:rsidRPr="00B92DFC">
        <w:fldChar w:fldCharType="end"/>
      </w:r>
      <w:r w:rsidR="00C843CA" w:rsidRPr="00B92DFC">
        <w:t xml:space="preserve">, which combines the </w:t>
      </w:r>
      <w:r w:rsidR="003261A4" w:rsidRPr="00B92DFC">
        <w:t>displacement</w:t>
      </w:r>
      <w:r w:rsidR="005C10F1" w:rsidRPr="00B92DFC">
        <w:t>, velocity and acceleration</w:t>
      </w:r>
      <w:r w:rsidR="003261A4" w:rsidRPr="00B92DFC">
        <w:t xml:space="preserve"> </w:t>
      </w:r>
      <w:r w:rsidR="00C843CA" w:rsidRPr="00B92DFC">
        <w:t>feedback</w:t>
      </w:r>
      <w:r w:rsidR="0014398D" w:rsidRPr="00B92DFC">
        <w:t xml:space="preserve"> </w:t>
      </w:r>
      <w:r w:rsidR="00D04AD1" w:rsidRPr="00B92DFC">
        <w:fldChar w:fldCharType="begin"/>
      </w:r>
      <w:r w:rsidR="00D04AD1" w:rsidRPr="00B92DFC">
        <w:instrText xml:space="preserve"> REF _Ref228379249 \r \h </w:instrText>
      </w:r>
      <w:r w:rsidR="00D04AD1" w:rsidRPr="00B92DFC">
        <w:fldChar w:fldCharType="separate"/>
      </w:r>
      <w:r w:rsidR="00D35609">
        <w:t>[1]</w:t>
      </w:r>
      <w:r w:rsidR="00D04AD1" w:rsidRPr="00B92DFC">
        <w:fldChar w:fldCharType="end"/>
      </w:r>
      <w:r w:rsidR="000353CE" w:rsidRPr="00B92DFC">
        <w:t>;</w:t>
      </w:r>
      <w:r w:rsidR="000154A1" w:rsidRPr="00B92DFC">
        <w:t xml:space="preserve"> </w:t>
      </w:r>
      <w:r w:rsidR="000D7E25" w:rsidRPr="00B92DFC">
        <w:t xml:space="preserve">ii) </w:t>
      </w:r>
      <w:r w:rsidR="0090341F" w:rsidRPr="00B92DFC">
        <w:t>Adaptive Harmonic Cancellation</w:t>
      </w:r>
      <w:r w:rsidR="00DF582A" w:rsidRPr="00B92DFC">
        <w:t xml:space="preserve"> (AHC)</w:t>
      </w:r>
      <w:r w:rsidR="000154A1" w:rsidRPr="00B92DFC">
        <w:t>,</w:t>
      </w:r>
      <w:r w:rsidR="00DF582A" w:rsidRPr="00B92DFC">
        <w:t xml:space="preserve"> suitable for sinusoidal </w:t>
      </w:r>
      <w:r w:rsidR="00215A18" w:rsidRPr="00B92DFC">
        <w:t xml:space="preserve">signals (fixed frequency </w:t>
      </w:r>
      <w:r w:rsidR="009A6319" w:rsidRPr="00B92DFC">
        <w:t>or</w:t>
      </w:r>
      <w:r w:rsidR="00215A18" w:rsidRPr="00B92DFC">
        <w:t xml:space="preserve"> sweep); iii) </w:t>
      </w:r>
      <w:r w:rsidR="0057177E" w:rsidRPr="00B92DFC">
        <w:t>Adaptive Inverse Control (AIC)</w:t>
      </w:r>
      <w:r w:rsidR="0010208D" w:rsidRPr="00B92DFC">
        <w:t xml:space="preserve"> </w:t>
      </w:r>
      <w:r w:rsidR="0010208D" w:rsidRPr="00B92DFC">
        <w:fldChar w:fldCharType="begin"/>
      </w:r>
      <w:r w:rsidR="0010208D" w:rsidRPr="00B92DFC">
        <w:instrText xml:space="preserve"> REF _Ref228386698 \r \h </w:instrText>
      </w:r>
      <w:r w:rsidR="0010208D" w:rsidRPr="00B92DFC">
        <w:fldChar w:fldCharType="separate"/>
      </w:r>
      <w:r w:rsidR="00D35609">
        <w:t>[10]</w:t>
      </w:r>
      <w:r w:rsidR="0010208D" w:rsidRPr="00B92DFC">
        <w:fldChar w:fldCharType="end"/>
      </w:r>
      <w:r w:rsidR="009E3F47" w:rsidRPr="00B92DFC">
        <w:t xml:space="preserve">, suitable for non-sinusoidal signals on linear systems; iv) </w:t>
      </w:r>
      <w:r w:rsidR="00E24CFF" w:rsidRPr="00B92DFC">
        <w:t xml:space="preserve">Amplitude/Phase Control (APC), </w:t>
      </w:r>
      <w:r w:rsidR="008537FE" w:rsidRPr="00B92DFC">
        <w:t>suitable for sinusoidal signals (fixed frequency and sweep)</w:t>
      </w:r>
      <w:r w:rsidR="00B74AD8" w:rsidRPr="00B92DFC">
        <w:t xml:space="preserve"> and predominantly linear systems</w:t>
      </w:r>
      <w:r w:rsidR="00E6287A" w:rsidRPr="00B92DFC">
        <w:t xml:space="preserve">, </w:t>
      </w:r>
      <w:r w:rsidR="004A1F96">
        <w:t>which is</w:t>
      </w:r>
      <w:r w:rsidR="004A1F96" w:rsidRPr="00B92DFC">
        <w:t xml:space="preserve"> </w:t>
      </w:r>
      <w:r w:rsidR="001E04B1" w:rsidRPr="00B92DFC">
        <w:t xml:space="preserve">often used </w:t>
      </w:r>
      <w:r w:rsidR="00682FB9" w:rsidRPr="00B92DFC">
        <w:t xml:space="preserve">in conjunction with AHC </w:t>
      </w:r>
      <w:r w:rsidR="00BB563A" w:rsidRPr="00B92DFC">
        <w:t>to reduce distortions in nonlinear systems;</w:t>
      </w:r>
      <w:r w:rsidR="00773940" w:rsidRPr="00B92DFC">
        <w:t xml:space="preserve"> v) </w:t>
      </w:r>
      <w:r w:rsidR="00A54211" w:rsidRPr="00B92DFC">
        <w:t>Online Iteration (</w:t>
      </w:r>
      <w:r w:rsidR="000154A1" w:rsidRPr="00B92DFC">
        <w:t>OLI</w:t>
      </w:r>
      <w:r w:rsidR="00A54211" w:rsidRPr="00B92DFC">
        <w:t>)</w:t>
      </w:r>
      <w:r w:rsidR="001A2447" w:rsidRPr="00B92DFC">
        <w:t>,</w:t>
      </w:r>
      <w:r w:rsidR="000154A1" w:rsidRPr="00B92DFC">
        <w:t xml:space="preserve"> </w:t>
      </w:r>
      <w:r w:rsidR="001A2447" w:rsidRPr="00B92DFC">
        <w:t xml:space="preserve">suitable for </w:t>
      </w:r>
      <w:r w:rsidR="005678D0" w:rsidRPr="00B92DFC">
        <w:t>nonlinear systems and non-sinusoidal waveforms</w:t>
      </w:r>
      <w:r w:rsidR="00454015" w:rsidRPr="00B92DFC">
        <w:t xml:space="preserve">. </w:t>
      </w:r>
      <w:r w:rsidR="00CF398B" w:rsidRPr="00B92DFC">
        <w:t xml:space="preserve">This last strategy is the most appropriate for earthquake engineering applications, as structures may exhibit nonlinear behaviour or sustain damage during </w:t>
      </w:r>
      <w:r w:rsidR="00217172">
        <w:t xml:space="preserve">the </w:t>
      </w:r>
      <w:r w:rsidR="00CF398B" w:rsidRPr="00B92DFC">
        <w:t>test</w:t>
      </w:r>
      <w:r w:rsidR="00217172">
        <w:t>s</w:t>
      </w:r>
      <w:r w:rsidR="00CF398B" w:rsidRPr="00B92DFC">
        <w:t>. OLI is currently the control method implemented at LNEC’s ST3D.</w:t>
      </w:r>
    </w:p>
    <w:p w14:paraId="5642837C" w14:textId="716590FB" w:rsidR="008C2CD3" w:rsidRPr="00B92DFC" w:rsidRDefault="00217610" w:rsidP="004A3358">
      <w:pPr>
        <w:pStyle w:val="BodyText"/>
      </w:pPr>
      <w:r w:rsidRPr="00B92DFC">
        <w:t>S</w:t>
      </w:r>
      <w:r w:rsidR="004A18BC">
        <w:t>eismic s</w:t>
      </w:r>
      <w:r w:rsidR="00EC61D0" w:rsidRPr="00B92DFC">
        <w:t xml:space="preserve">haking‑table control strategies </w:t>
      </w:r>
      <w:r w:rsidR="00124566">
        <w:t>are typically based on inverse model controllers. T</w:t>
      </w:r>
      <w:r w:rsidR="00EC61D0" w:rsidRPr="00B92DFC">
        <w:t xml:space="preserve">he offline generation of </w:t>
      </w:r>
      <w:r w:rsidR="00124566">
        <w:t>the</w:t>
      </w:r>
      <w:r w:rsidR="00EC61D0" w:rsidRPr="00B92DFC">
        <w:t xml:space="preserve"> drive signal </w:t>
      </w:r>
      <w:r w:rsidR="00124566">
        <w:t xml:space="preserve">is </w:t>
      </w:r>
      <w:r w:rsidR="00593A11">
        <w:t>obtained through</w:t>
      </w:r>
      <w:r w:rsidR="00593A11" w:rsidRPr="00B92DFC">
        <w:t xml:space="preserve"> </w:t>
      </w:r>
      <w:r w:rsidR="00EC61D0" w:rsidRPr="00B92DFC">
        <w:t xml:space="preserve">the inverse </w:t>
      </w:r>
      <w:r w:rsidR="00593A11">
        <w:t xml:space="preserve">dynamic </w:t>
      </w:r>
      <w:r w:rsidR="00EC61D0" w:rsidRPr="00B92DFC">
        <w:t xml:space="preserve">model </w:t>
      </w:r>
      <w:r w:rsidR="00593A11">
        <w:t>of the system to be controlled</w:t>
      </w:r>
      <w:r w:rsidR="00EC61D0" w:rsidRPr="00B92DFC">
        <w:t xml:space="preserve">. This drive signal </w:t>
      </w:r>
      <w:r w:rsidR="00593A11" w:rsidRPr="00B92DFC">
        <w:t>is</w:t>
      </w:r>
      <w:r w:rsidR="00A44662">
        <w:t xml:space="preserve"> then</w:t>
      </w:r>
      <w:r w:rsidR="00593A11">
        <w:t xml:space="preserve"> </w:t>
      </w:r>
      <w:r w:rsidR="00A44662">
        <w:t>used to feed</w:t>
      </w:r>
      <w:r w:rsidR="00124566">
        <w:t xml:space="preserve"> a</w:t>
      </w:r>
      <w:r w:rsidR="00593A11">
        <w:t xml:space="preserve"> </w:t>
      </w:r>
      <w:r w:rsidR="00EC61D0" w:rsidRPr="00B92DFC">
        <w:t>linear controller</w:t>
      </w:r>
      <w:r w:rsidR="00D132C4" w:rsidRPr="00B92DFC">
        <w:t>,</w:t>
      </w:r>
      <w:r w:rsidR="001B1EAD">
        <w:t xml:space="preserve"> </w:t>
      </w:r>
      <w:r w:rsidR="00593A11">
        <w:t>e.g. a</w:t>
      </w:r>
      <w:r w:rsidR="00EC61D0" w:rsidRPr="00B92DFC">
        <w:t xml:space="preserve"> Proportional‑Integral‑Derivative (PID) controller</w:t>
      </w:r>
      <w:r w:rsidR="00D132C4" w:rsidRPr="00B92DFC">
        <w:t xml:space="preserve">, </w:t>
      </w:r>
      <w:r w:rsidR="00EC61D0" w:rsidRPr="00B92DFC">
        <w:t xml:space="preserve">using </w:t>
      </w:r>
      <w:r w:rsidR="00124566">
        <w:t xml:space="preserve">the </w:t>
      </w:r>
      <w:r w:rsidR="00EC61D0" w:rsidRPr="00B92DFC">
        <w:t>actuator feedback signals (displacement, velocity, or acceleration</w:t>
      </w:r>
      <w:r w:rsidR="001F7C7B">
        <w:t>)</w:t>
      </w:r>
      <w:r w:rsidR="00EC61D0" w:rsidRPr="00B92DFC">
        <w:t xml:space="preserve"> </w:t>
      </w:r>
      <w:r w:rsidR="001F7C7B">
        <w:t>(</w:t>
      </w:r>
      <w:r w:rsidR="00B2695A" w:rsidRPr="00B92DFC">
        <w:fldChar w:fldCharType="begin"/>
      </w:r>
      <w:r w:rsidR="00B2695A" w:rsidRPr="00B92DFC">
        <w:instrText xml:space="preserve"> REF _Ref228379249 \n \h </w:instrText>
      </w:r>
      <w:r w:rsidR="00B2695A" w:rsidRPr="00B92DFC">
        <w:fldChar w:fldCharType="separate"/>
      </w:r>
      <w:r w:rsidR="00D35609">
        <w:t>[1]</w:t>
      </w:r>
      <w:r w:rsidR="00B2695A" w:rsidRPr="00B92DFC">
        <w:fldChar w:fldCharType="end"/>
      </w:r>
      <w:r w:rsidR="00BD7411">
        <w:t xml:space="preserve">, </w:t>
      </w:r>
      <w:r w:rsidR="00BD7411">
        <w:fldChar w:fldCharType="begin"/>
      </w:r>
      <w:r w:rsidR="00BD7411">
        <w:instrText xml:space="preserve"> REF _Ref228560636 \r \h </w:instrText>
      </w:r>
      <w:r w:rsidR="00BD7411">
        <w:fldChar w:fldCharType="separate"/>
      </w:r>
      <w:r w:rsidR="00D35609">
        <w:t>[11]</w:t>
      </w:r>
      <w:r w:rsidR="00BD7411">
        <w:fldChar w:fldCharType="end"/>
      </w:r>
      <w:r w:rsidR="001F7C7B">
        <w:t>)</w:t>
      </w:r>
      <w:r w:rsidR="009C3CCB" w:rsidRPr="00B92DFC">
        <w:t>.</w:t>
      </w:r>
      <w:r w:rsidR="00B2695A" w:rsidRPr="00B92DFC">
        <w:t xml:space="preserve"> </w:t>
      </w:r>
      <w:r w:rsidR="00124566" w:rsidRPr="00B92DFC">
        <w:t>PID controllers remain widely used in most test</w:t>
      </w:r>
      <w:r w:rsidR="001B1EAD">
        <w:t>bed</w:t>
      </w:r>
      <w:r w:rsidR="00124566" w:rsidRPr="00B92DFC">
        <w:t xml:space="preserve"> </w:t>
      </w:r>
      <w:r w:rsidR="001B1EAD">
        <w:t>setups</w:t>
      </w:r>
      <w:r w:rsidR="00124566" w:rsidRPr="00B92DFC">
        <w:t>, including shaking‑table and hybrid testing platforms</w:t>
      </w:r>
      <w:r w:rsidR="00124566">
        <w:t xml:space="preserve"> </w:t>
      </w:r>
      <w:r w:rsidR="00124566" w:rsidRPr="00B92DFC">
        <w:fldChar w:fldCharType="begin"/>
      </w:r>
      <w:r w:rsidR="00124566" w:rsidRPr="00B92DFC">
        <w:instrText xml:space="preserve"> REF _Ref228407164 \r \h </w:instrText>
      </w:r>
      <w:r w:rsidR="00124566" w:rsidRPr="00B92DFC">
        <w:fldChar w:fldCharType="separate"/>
      </w:r>
      <w:r w:rsidR="00124566">
        <w:t>[12]</w:t>
      </w:r>
      <w:r w:rsidR="00124566" w:rsidRPr="00B92DFC">
        <w:fldChar w:fldCharType="end"/>
      </w:r>
      <w:r w:rsidR="00124566" w:rsidRPr="00B92DFC">
        <w:t xml:space="preserve">. </w:t>
      </w:r>
      <w:r w:rsidR="00322431" w:rsidRPr="00B92DFC">
        <w:t xml:space="preserve">This is the </w:t>
      </w:r>
      <w:r w:rsidR="003D7BC1" w:rsidRPr="00B92DFC">
        <w:t xml:space="preserve">basis </w:t>
      </w:r>
      <w:r w:rsidR="00CE45AA" w:rsidRPr="00B92DFC">
        <w:t>of</w:t>
      </w:r>
      <w:r w:rsidR="00C75260" w:rsidRPr="00B92DFC">
        <w:t xml:space="preserve"> the </w:t>
      </w:r>
      <w:r w:rsidR="00825435" w:rsidRPr="00B92DFC">
        <w:t>OLI</w:t>
      </w:r>
      <w:r w:rsidR="00021C1D" w:rsidRPr="00B92DFC">
        <w:t xml:space="preserve"> control strategy</w:t>
      </w:r>
      <w:r w:rsidR="004874FB" w:rsidRPr="00B92DFC">
        <w:t>.</w:t>
      </w:r>
      <w:r w:rsidR="00526816" w:rsidRPr="00B92DFC">
        <w:t xml:space="preserve"> </w:t>
      </w:r>
      <w:r w:rsidR="00D92606" w:rsidRPr="00B92DFC">
        <w:t xml:space="preserve">Alternative control approaches have been proposed in the literature, including: </w:t>
      </w:r>
      <w:r w:rsidR="00145237" w:rsidRPr="00B92DFC">
        <w:t>i) Acceleration Trajectory Tracking Control (ATTC)</w:t>
      </w:r>
      <w:r w:rsidR="002E74C8">
        <w:t xml:space="preserve"> [13]</w:t>
      </w:r>
      <w:r w:rsidR="00145237" w:rsidRPr="00B92DFC">
        <w:t>; ii) displacement feedforward-feedback controller using an optimal controller</w:t>
      </w:r>
      <w:r w:rsidR="009412B8">
        <w:t xml:space="preserve"> [14]</w:t>
      </w:r>
      <w:r w:rsidR="00145237" w:rsidRPr="00B92DFC">
        <w:t xml:space="preserve">; iii) </w:t>
      </w:r>
      <w:r w:rsidR="00145237" w:rsidRPr="00B92DFC">
        <w:lastRenderedPageBreak/>
        <w:t>Model-based feedforward-feedback controller for acceleration tracking</w:t>
      </w:r>
      <w:r w:rsidR="00563612">
        <w:t xml:space="preserve"> </w:t>
      </w:r>
      <w:r w:rsidR="00563612">
        <w:fldChar w:fldCharType="begin"/>
      </w:r>
      <w:r w:rsidR="00563612">
        <w:instrText xml:space="preserve"> REF _Ref228546836 \n \h </w:instrText>
      </w:r>
      <w:r w:rsidR="00563612">
        <w:fldChar w:fldCharType="separate"/>
      </w:r>
      <w:r w:rsidR="00D35609">
        <w:t>[15]</w:t>
      </w:r>
      <w:r w:rsidR="00563612">
        <w:fldChar w:fldCharType="end"/>
      </w:r>
      <w:r w:rsidR="00145237" w:rsidRPr="00B92DFC">
        <w:t>; i</w:t>
      </w:r>
      <w:ins w:id="1" w:author="Fernando Oliveira" w:date="2026-05-26T10:16:00Z" w16du:dateUtc="2026-05-26T09:16:00Z">
        <w:r w:rsidR="008F13EE">
          <w:t>v</w:t>
        </w:r>
      </w:ins>
      <w:del w:id="2" w:author="Fernando Oliveira" w:date="2026-05-26T10:16:00Z" w16du:dateUtc="2026-05-26T09:16:00Z">
        <w:r w:rsidR="00145237" w:rsidRPr="00B92DFC" w:rsidDel="008F13EE">
          <w:delText>ii</w:delText>
        </w:r>
      </w:del>
      <w:r w:rsidR="00145237" w:rsidRPr="00B92DFC">
        <w:t xml:space="preserve">) minimal control synthesis (MCS) </w:t>
      </w:r>
      <w:r w:rsidR="00EE6D29" w:rsidRPr="00B92DFC">
        <w:t>strategy</w:t>
      </w:r>
      <w:r w:rsidR="005A4A8A" w:rsidRPr="00B92DFC">
        <w:t xml:space="preserve">, </w:t>
      </w:r>
      <w:r w:rsidR="00CB76E5" w:rsidRPr="00B92DFC">
        <w:t>which is</w:t>
      </w:r>
      <w:r w:rsidR="002639F6" w:rsidRPr="00B92DFC">
        <w:t xml:space="preserve"> feedback-fe</w:t>
      </w:r>
      <w:r w:rsidR="001640E5" w:rsidRPr="00B92DFC">
        <w:t>e</w:t>
      </w:r>
      <w:r w:rsidR="002639F6" w:rsidRPr="00B92DFC">
        <w:t xml:space="preserve">dforward </w:t>
      </w:r>
      <w:r w:rsidR="00115AB6" w:rsidRPr="00B92DFC">
        <w:t xml:space="preserve">adaptive control </w:t>
      </w:r>
      <w:r w:rsidR="001640E5" w:rsidRPr="00B92DFC">
        <w:t xml:space="preserve">strategy </w:t>
      </w:r>
      <w:r w:rsidR="009E77AF" w:rsidRPr="00B92DFC">
        <w:t xml:space="preserve">including the inverse </w:t>
      </w:r>
      <w:r w:rsidR="008F7041" w:rsidRPr="00B92DFC">
        <w:t xml:space="preserve">model in </w:t>
      </w:r>
      <w:r w:rsidR="00F16F89" w:rsidRPr="00B92DFC">
        <w:t>line with the reference signal</w:t>
      </w:r>
      <w:r w:rsidR="00563612">
        <w:t xml:space="preserve"> </w:t>
      </w:r>
      <w:r w:rsidR="00563612">
        <w:fldChar w:fldCharType="begin"/>
      </w:r>
      <w:r w:rsidR="00563612">
        <w:instrText xml:space="preserve"> REF _Ref228546852 \n \h </w:instrText>
      </w:r>
      <w:r w:rsidR="00563612">
        <w:fldChar w:fldCharType="separate"/>
      </w:r>
      <w:r w:rsidR="00436E97">
        <w:t>[16]</w:t>
      </w:r>
      <w:r w:rsidR="00563612">
        <w:fldChar w:fldCharType="end"/>
      </w:r>
      <w:r w:rsidR="00115AB6" w:rsidRPr="00B92DFC">
        <w:t>.</w:t>
      </w:r>
    </w:p>
    <w:p w14:paraId="128FE19C" w14:textId="46024264" w:rsidR="00BD5023" w:rsidRPr="006306FF" w:rsidRDefault="002444F6" w:rsidP="00415FC4">
      <w:pPr>
        <w:pStyle w:val="BodyText"/>
        <w:rPr>
          <w:strike/>
        </w:rPr>
      </w:pPr>
      <w:r>
        <w:t>The</w:t>
      </w:r>
      <w:r w:rsidR="00415FC4" w:rsidRPr="00B92DFC">
        <w:t xml:space="preserve"> OLI strategy currently implemented at LNEC’s </w:t>
      </w:r>
      <w:r>
        <w:t xml:space="preserve">seismic </w:t>
      </w:r>
      <w:r w:rsidR="00415FC4" w:rsidRPr="00B92DFC">
        <w:t>shaking table</w:t>
      </w:r>
      <w:r>
        <w:t xml:space="preserve"> has</w:t>
      </w:r>
      <w:r w:rsidR="001832ED">
        <w:t xml:space="preserve"> </w:t>
      </w:r>
      <w:r w:rsidR="00415FC4" w:rsidRPr="00B92DFC">
        <w:t>several limitations: i) the PI</w:t>
      </w:r>
      <w:r w:rsidR="0048430F">
        <w:t>D</w:t>
      </w:r>
      <w:r w:rsidR="00415FC4" w:rsidRPr="00B92DFC">
        <w:t xml:space="preserve"> controller parameters </w:t>
      </w:r>
      <w:del w:id="3" w:author="Fernando Oliveira" w:date="2026-05-26T10:28:00Z" w16du:dateUtc="2026-05-26T09:28:00Z">
        <w:r w:rsidR="00415FC4" w:rsidRPr="00B92DFC" w:rsidDel="00335F52">
          <w:delText xml:space="preserve">are </w:delText>
        </w:r>
      </w:del>
      <w:ins w:id="4" w:author="Fernando Oliveira" w:date="2026-05-26T10:28:00Z" w16du:dateUtc="2026-05-26T09:28:00Z">
        <w:r w:rsidR="00335F52">
          <w:t>remain</w:t>
        </w:r>
        <w:r w:rsidR="00335F52" w:rsidRPr="00B92DFC">
          <w:t xml:space="preserve"> </w:t>
        </w:r>
      </w:ins>
      <w:r w:rsidR="00415FC4" w:rsidRPr="00B92DFC">
        <w:t xml:space="preserve">fixed and </w:t>
      </w:r>
      <w:ins w:id="5" w:author="Fernando Oliveira" w:date="2026-05-26T10:25:00Z" w16du:dateUtc="2026-05-26T09:25:00Z">
        <w:r w:rsidR="00323653">
          <w:t>are</w:t>
        </w:r>
      </w:ins>
      <w:ins w:id="6" w:author="Fernando Oliveira" w:date="2026-05-26T10:24:00Z" w16du:dateUtc="2026-05-26T09:24:00Z">
        <w:r w:rsidR="00635F46" w:rsidRPr="00B92DFC">
          <w:t xml:space="preserve"> </w:t>
        </w:r>
      </w:ins>
      <w:del w:id="7" w:author="Fernando Oliveira" w:date="2026-05-26T10:24:00Z" w16du:dateUtc="2026-05-26T09:24:00Z">
        <w:r w:rsidR="00415FC4" w:rsidRPr="00B92DFC" w:rsidDel="00855470">
          <w:delText>can</w:delText>
        </w:r>
      </w:del>
      <w:r w:rsidR="00415FC4" w:rsidRPr="00B92DFC">
        <w:t xml:space="preserve">not </w:t>
      </w:r>
      <w:ins w:id="8" w:author="Fernando Oliveira" w:date="2026-05-26T10:29:00Z" w16du:dateUtc="2026-05-26T09:29:00Z">
        <w:r w:rsidR="008C4AA8">
          <w:t xml:space="preserve">adjusted </w:t>
        </w:r>
        <w:r w:rsidR="00D914AB">
          <w:t>to reflect</w:t>
        </w:r>
      </w:ins>
      <w:del w:id="9" w:author="Fernando Oliveira" w:date="2026-05-26T10:24:00Z" w16du:dateUtc="2026-05-26T09:24:00Z">
        <w:r w:rsidR="00415FC4" w:rsidRPr="00B92DFC" w:rsidDel="00855470">
          <w:delText xml:space="preserve">be </w:delText>
        </w:r>
      </w:del>
      <w:del w:id="10" w:author="Fernando Oliveira" w:date="2026-05-26T10:30:00Z" w16du:dateUtc="2026-05-26T09:30:00Z">
        <w:r w:rsidR="00415FC4" w:rsidRPr="00B92DFC" w:rsidDel="00D914AB">
          <w:delText xml:space="preserve">adapted </w:delText>
        </w:r>
      </w:del>
      <w:del w:id="11" w:author="Fernando Oliveira" w:date="2026-05-26T10:25:00Z" w16du:dateUtc="2026-05-26T09:25:00Z">
        <w:r w:rsidR="00415FC4" w:rsidRPr="00B92DFC" w:rsidDel="00A3211A">
          <w:delText xml:space="preserve">under test </w:delText>
        </w:r>
      </w:del>
      <w:del w:id="12" w:author="Fernando Oliveira" w:date="2026-05-26T10:30:00Z" w16du:dateUtc="2026-05-26T09:30:00Z">
        <w:r w:rsidR="00415FC4" w:rsidRPr="00B92DFC" w:rsidDel="00D914AB">
          <w:delText>to</w:delText>
        </w:r>
      </w:del>
      <w:r w:rsidR="00415FC4" w:rsidRPr="00B92DFC">
        <w:t xml:space="preserve"> the characteristics of</w:t>
      </w:r>
      <w:ins w:id="13" w:author="Fernando Oliveira" w:date="2026-05-26T10:30:00Z" w16du:dateUtc="2026-05-26T09:30:00Z">
        <w:r w:rsidR="00D914AB">
          <w:t xml:space="preserve"> either</w:t>
        </w:r>
      </w:ins>
      <w:r w:rsidR="00415FC4" w:rsidRPr="00B92DFC">
        <w:t xml:space="preserve"> the reference signal</w:t>
      </w:r>
      <w:ins w:id="14" w:author="Fernando Oliveira" w:date="2026-05-26T10:25:00Z" w16du:dateUtc="2026-05-26T09:25:00Z">
        <w:r w:rsidR="00323653">
          <w:t xml:space="preserve"> </w:t>
        </w:r>
      </w:ins>
      <w:ins w:id="15" w:author="Fernando Oliveira" w:date="2026-05-26T10:26:00Z" w16du:dateUtc="2026-05-26T09:26:00Z">
        <w:r w:rsidR="00B65EBC">
          <w:t xml:space="preserve">or </w:t>
        </w:r>
      </w:ins>
      <w:ins w:id="16" w:author="Fernando Oliveira" w:date="2026-05-26T10:30:00Z" w16du:dateUtc="2026-05-26T09:30:00Z">
        <w:r w:rsidR="00BE070F">
          <w:t xml:space="preserve">the </w:t>
        </w:r>
      </w:ins>
      <w:ins w:id="17" w:author="Fernando Oliveira" w:date="2026-05-26T10:26:00Z" w16du:dateUtc="2026-05-26T09:26:00Z">
        <w:r w:rsidR="00B65EBC">
          <w:t xml:space="preserve">model </w:t>
        </w:r>
      </w:ins>
      <w:ins w:id="18" w:author="Fernando Oliveira" w:date="2026-05-26T10:30:00Z" w16du:dateUtc="2026-05-26T09:30:00Z">
        <w:r w:rsidR="00BE070F">
          <w:t>under</w:t>
        </w:r>
      </w:ins>
      <w:ins w:id="19" w:author="Fernando Oliveira" w:date="2026-05-26T10:26:00Z" w16du:dateUtc="2026-05-26T09:26:00Z">
        <w:r w:rsidR="00B65EBC">
          <w:t xml:space="preserve"> test</w:t>
        </w:r>
      </w:ins>
      <w:r w:rsidR="00415FC4" w:rsidRPr="00B92DFC">
        <w:t>; ii) the approach requires the offline computation of the drive signal to be fed into the system; iii) the procedure is iterative, often requiring multiple drive‑signal updates to achieve the target response, which increases testing time and may induce additional damage</w:t>
      </w:r>
      <w:r w:rsidR="001832ED">
        <w:t xml:space="preserve"> to the </w:t>
      </w:r>
      <w:r w:rsidR="00F80FFA">
        <w:t>coupled structure</w:t>
      </w:r>
      <w:r w:rsidR="00415FC4" w:rsidRPr="00B92DFC">
        <w:t xml:space="preserve">. </w:t>
      </w:r>
      <w:r w:rsidR="00776F1B">
        <w:t>In this paper</w:t>
      </w:r>
      <w:r w:rsidR="000D4CDD">
        <w:t>,</w:t>
      </w:r>
      <w:r w:rsidR="00415FC4" w:rsidRPr="00B92DFC">
        <w:t xml:space="preserve"> an alternative control methodology for shaking‑table testing</w:t>
      </w:r>
      <w:r w:rsidR="00776F1B">
        <w:t xml:space="preserve"> is presented</w:t>
      </w:r>
      <w:r w:rsidR="00415FC4" w:rsidRPr="00B92DFC">
        <w:t xml:space="preserve">. </w:t>
      </w:r>
      <w:r w:rsidR="00B71F49">
        <w:t xml:space="preserve">Two model-based </w:t>
      </w:r>
      <w:r w:rsidR="00415FC4" w:rsidRPr="00B92DFC">
        <w:t>controller</w:t>
      </w:r>
      <w:r w:rsidR="00B71F49">
        <w:t>s are</w:t>
      </w:r>
      <w:r w:rsidR="00415FC4" w:rsidRPr="00B92DFC">
        <w:t xml:space="preserve"> </w:t>
      </w:r>
      <w:r w:rsidR="00124566">
        <w:t>proposed</w:t>
      </w:r>
      <w:r w:rsidR="00B71F49" w:rsidRPr="00B92DFC">
        <w:t xml:space="preserve"> </w:t>
      </w:r>
      <w:r w:rsidR="00B71F49">
        <w:t xml:space="preserve">using a dynamic model obtained from the </w:t>
      </w:r>
      <w:r w:rsidR="00124566" w:rsidRPr="00B92DFC">
        <w:t>two‑stage</w:t>
      </w:r>
      <w:r w:rsidR="00124566">
        <w:t xml:space="preserve"> </w:t>
      </w:r>
      <w:r w:rsidR="00B71F49">
        <w:t xml:space="preserve">closed-loop system identification method </w:t>
      </w:r>
      <w:r w:rsidR="00B71F49">
        <w:fldChar w:fldCharType="begin"/>
      </w:r>
      <w:r w:rsidR="00B71F49">
        <w:instrText xml:space="preserve"> REF _Ref228489482 \r \h </w:instrText>
      </w:r>
      <w:r w:rsidR="00B71F49">
        <w:fldChar w:fldCharType="separate"/>
      </w:r>
      <w:r w:rsidR="00B71F49">
        <w:t>[17]</w:t>
      </w:r>
      <w:r w:rsidR="00B71F49">
        <w:fldChar w:fldCharType="end"/>
      </w:r>
      <w:r w:rsidR="00885E78">
        <w:t>:</w:t>
      </w:r>
      <w:r w:rsidR="005B2A80">
        <w:t xml:space="preserve"> </w:t>
      </w:r>
      <w:r w:rsidR="00C77558">
        <w:t xml:space="preserve">i) </w:t>
      </w:r>
      <w:r w:rsidR="002C5C92">
        <w:t xml:space="preserve">a </w:t>
      </w:r>
      <w:r w:rsidR="00885E78" w:rsidRPr="00BD298D">
        <w:t>PID</w:t>
      </w:r>
      <w:r w:rsidR="00885E78">
        <w:t>-</w:t>
      </w:r>
      <w:r w:rsidR="00885E78" w:rsidRPr="00BD298D">
        <w:t>F controller</w:t>
      </w:r>
      <w:r w:rsidR="007D19A7">
        <w:t>, i.e. a PID with a filter on the derivative term</w:t>
      </w:r>
      <w:r w:rsidR="006B2571">
        <w:t>,</w:t>
      </w:r>
      <w:r w:rsidR="00885E78">
        <w:t xml:space="preserve"> </w:t>
      </w:r>
      <w:r w:rsidR="00EC091C">
        <w:t xml:space="preserve">tunned </w:t>
      </w:r>
      <w:r w:rsidR="00D259A6">
        <w:t xml:space="preserve">to </w:t>
      </w:r>
      <w:r w:rsidR="00F11396">
        <w:t>maximize</w:t>
      </w:r>
      <w:r w:rsidR="00D22B2B">
        <w:t xml:space="preserve"> </w:t>
      </w:r>
      <w:r w:rsidR="006413EB">
        <w:t xml:space="preserve">the </w:t>
      </w:r>
      <w:r w:rsidR="00271027">
        <w:t>band</w:t>
      </w:r>
      <w:r w:rsidR="00476F44">
        <w:t xml:space="preserve">width </w:t>
      </w:r>
      <w:r w:rsidR="0089096F">
        <w:t>wh</w:t>
      </w:r>
      <w:r w:rsidR="00C523D1">
        <w:t>ile maintaining</w:t>
      </w:r>
      <w:r w:rsidR="00467C62">
        <w:t xml:space="preserve"> </w:t>
      </w:r>
      <w:r w:rsidR="00D22B2B">
        <w:t>a</w:t>
      </w:r>
      <w:r w:rsidR="00885E78">
        <w:t xml:space="preserve"> </w:t>
      </w:r>
      <w:r w:rsidR="00467C62">
        <w:t xml:space="preserve">unitary </w:t>
      </w:r>
      <w:r w:rsidR="002E621D">
        <w:t>frequency</w:t>
      </w:r>
      <w:r w:rsidR="005D6169">
        <w:t xml:space="preserve"> response </w:t>
      </w:r>
      <w:r w:rsidR="008163DC">
        <w:t>function (FRF</w:t>
      </w:r>
      <w:r w:rsidR="00F165B7">
        <w:t xml:space="preserve">); </w:t>
      </w:r>
      <w:r w:rsidR="001E5E30">
        <w:t xml:space="preserve">ii) </w:t>
      </w:r>
      <w:r w:rsidR="00882B0E">
        <w:t>a</w:t>
      </w:r>
      <w:r w:rsidR="0035347F">
        <w:t>n</w:t>
      </w:r>
      <w:r w:rsidR="00882B0E">
        <w:t xml:space="preserve"> LQI controller, </w:t>
      </w:r>
      <w:r w:rsidR="00C674AD">
        <w:t xml:space="preserve">i.e. </w:t>
      </w:r>
      <w:r w:rsidR="0085645A">
        <w:t>an</w:t>
      </w:r>
      <w:r w:rsidR="00882B0E">
        <w:t xml:space="preserve"> optimal controller</w:t>
      </w:r>
      <w:r w:rsidR="0085645A">
        <w:t xml:space="preserve"> </w:t>
      </w:r>
      <w:r w:rsidR="00FB5140">
        <w:t xml:space="preserve">augmented </w:t>
      </w:r>
      <w:r w:rsidR="006D27AC">
        <w:t>with an integral</w:t>
      </w:r>
      <w:r w:rsidR="005B2A80" w:rsidRPr="005B2A80">
        <w:t xml:space="preserve"> of the </w:t>
      </w:r>
      <w:r w:rsidR="007A423B">
        <w:t>tracking error</w:t>
      </w:r>
      <w:r w:rsidR="00C60F49">
        <w:t xml:space="preserve">, </w:t>
      </w:r>
      <w:r w:rsidR="00BB6163">
        <w:t>wh</w:t>
      </w:r>
      <w:r w:rsidR="002570CD">
        <w:t>ose</w:t>
      </w:r>
      <w:r w:rsidR="00BB6163">
        <w:t xml:space="preserve"> </w:t>
      </w:r>
      <w:r w:rsidR="002570CD">
        <w:t xml:space="preserve">weighting terms </w:t>
      </w:r>
      <w:r w:rsidR="004732F4">
        <w:t xml:space="preserve">are tunned </w:t>
      </w:r>
      <w:r w:rsidR="00BA795A">
        <w:t>with</w:t>
      </w:r>
      <w:r w:rsidR="00415FC4" w:rsidRPr="00B92DFC">
        <w:t xml:space="preserve"> the </w:t>
      </w:r>
      <w:r w:rsidR="00520791" w:rsidRPr="00520791">
        <w:t xml:space="preserve">Nelder-Mead simplex </w:t>
      </w:r>
      <w:r w:rsidR="00415FC4" w:rsidRPr="00B92DFC">
        <w:t>optimization algorithm</w:t>
      </w:r>
      <w:r w:rsidR="004B2175">
        <w:t xml:space="preserve"> </w:t>
      </w:r>
      <w:r w:rsidR="005D794F">
        <w:fldChar w:fldCharType="begin"/>
      </w:r>
      <w:r w:rsidR="005D794F">
        <w:instrText xml:space="preserve"> REF _Ref228490080 \r \h </w:instrText>
      </w:r>
      <w:r w:rsidR="005D794F">
        <w:fldChar w:fldCharType="separate"/>
      </w:r>
      <w:r w:rsidR="005D794F">
        <w:t>[18]</w:t>
      </w:r>
      <w:r w:rsidR="005D794F">
        <w:fldChar w:fldCharType="end"/>
      </w:r>
      <w:r w:rsidR="00415FC4" w:rsidRPr="00B92DFC">
        <w:t xml:space="preserve">, </w:t>
      </w:r>
      <w:r w:rsidR="00566EAB">
        <w:t>such that the optimal state feedback law</w:t>
      </w:r>
      <w:r w:rsidR="00415FC4" w:rsidRPr="00B92DFC">
        <w:t xml:space="preserve"> minimiz</w:t>
      </w:r>
      <w:r w:rsidR="00696338">
        <w:t>e</w:t>
      </w:r>
      <w:r w:rsidR="00962569">
        <w:t>s</w:t>
      </w:r>
      <w:r w:rsidR="00415FC4" w:rsidRPr="00B92DFC">
        <w:t xml:space="preserve"> the</w:t>
      </w:r>
      <w:r w:rsidR="009830DF">
        <w:t xml:space="preserve"> mean</w:t>
      </w:r>
      <w:r w:rsidR="00415FC4" w:rsidRPr="00B92DFC">
        <w:t xml:space="preserve"> squared error between the target and </w:t>
      </w:r>
      <w:r w:rsidR="00F66D32">
        <w:t xml:space="preserve">the </w:t>
      </w:r>
      <w:r w:rsidR="00415FC4" w:rsidRPr="00B92DFC">
        <w:t>output response spectra</w:t>
      </w:r>
      <w:r w:rsidR="007D59A3">
        <w:t>.</w:t>
      </w:r>
      <w:r w:rsidR="00BD298D" w:rsidRPr="00BD298D">
        <w:t xml:space="preserve"> </w:t>
      </w:r>
      <w:r w:rsidR="00A7703D" w:rsidRPr="00B92DFC">
        <w:t xml:space="preserve">Eight earthquake records </w:t>
      </w:r>
      <w:r w:rsidR="00AE4FA5">
        <w:fldChar w:fldCharType="begin"/>
      </w:r>
      <w:r w:rsidR="00AE4FA5">
        <w:instrText xml:space="preserve"> REF _Ref228489452 \r \h </w:instrText>
      </w:r>
      <w:r w:rsidR="00AE4FA5">
        <w:fldChar w:fldCharType="separate"/>
      </w:r>
      <w:r w:rsidR="00AE4FA5">
        <w:t>[19]</w:t>
      </w:r>
      <w:r w:rsidR="00AE4FA5">
        <w:fldChar w:fldCharType="end"/>
      </w:r>
      <w:r w:rsidR="004B2175">
        <w:t xml:space="preserve"> </w:t>
      </w:r>
      <w:r w:rsidR="00735D46">
        <w:t>are</w:t>
      </w:r>
      <w:r w:rsidR="00735D46" w:rsidRPr="00B92DFC">
        <w:t xml:space="preserve"> </w:t>
      </w:r>
      <w:r w:rsidR="00735D46">
        <w:t>used</w:t>
      </w:r>
      <w:r w:rsidR="00735D46" w:rsidRPr="00B92DFC">
        <w:t xml:space="preserve"> </w:t>
      </w:r>
      <w:r w:rsidR="00A7703D" w:rsidRPr="00B92DFC">
        <w:t xml:space="preserve">to evaluate the performance of the proposed </w:t>
      </w:r>
      <w:r w:rsidR="00E336E3">
        <w:t>controllers</w:t>
      </w:r>
      <w:r w:rsidR="00E336E3" w:rsidRPr="00B92DFC">
        <w:t xml:space="preserve"> </w:t>
      </w:r>
      <w:r w:rsidR="00A7703D" w:rsidRPr="00B92DFC">
        <w:t xml:space="preserve">on a small‑scale </w:t>
      </w:r>
      <w:r w:rsidR="00E336E3">
        <w:t xml:space="preserve">seismic </w:t>
      </w:r>
      <w:r w:rsidR="00A7703D" w:rsidRPr="00B92DFC">
        <w:t>shaking table. Numerical simulations demonstrate that the</w:t>
      </w:r>
      <w:r w:rsidR="009F5BF4">
        <w:t xml:space="preserve"> performance of the proposed controllers</w:t>
      </w:r>
      <w:r w:rsidR="009F5BF4" w:rsidRPr="00B92DFC">
        <w:t xml:space="preserve"> </w:t>
      </w:r>
      <w:r w:rsidR="00A7703D" w:rsidRPr="00B92DFC">
        <w:t xml:space="preserve">outperform the OLI control approach, with the LQI controller exhibiting the best performance. These results validate </w:t>
      </w:r>
      <w:r w:rsidR="00E863DA">
        <w:t xml:space="preserve">the </w:t>
      </w:r>
      <w:r w:rsidR="00E478B1" w:rsidRPr="00B92DFC">
        <w:t xml:space="preserve">effectiveness of the proposed </w:t>
      </w:r>
      <w:r w:rsidR="00E863DA">
        <w:t xml:space="preserve">control </w:t>
      </w:r>
      <w:r w:rsidR="00735D46">
        <w:t>approach</w:t>
      </w:r>
      <w:r w:rsidR="00E863DA">
        <w:t xml:space="preserve"> </w:t>
      </w:r>
      <w:r w:rsidR="000642BF">
        <w:t>besides</w:t>
      </w:r>
      <w:r w:rsidR="00545876">
        <w:t xml:space="preserve"> </w:t>
      </w:r>
      <w:r w:rsidR="00A7703D" w:rsidRPr="00B92DFC">
        <w:t>confirm</w:t>
      </w:r>
      <w:r w:rsidR="000642BF">
        <w:t>ing</w:t>
      </w:r>
      <w:r w:rsidR="00A7703D" w:rsidRPr="00B92DFC">
        <w:t xml:space="preserve"> </w:t>
      </w:r>
      <w:r w:rsidR="00E478B1" w:rsidRPr="00B92DFC">
        <w:t>previous results</w:t>
      </w:r>
      <w:r w:rsidR="001867A4" w:rsidRPr="00B92DFC">
        <w:t xml:space="preserve"> obtained with the numerical model of the ST1D shaking table</w:t>
      </w:r>
      <w:r w:rsidR="00F14240">
        <w:t xml:space="preserve"> </w:t>
      </w:r>
      <w:r w:rsidR="00F14240">
        <w:fldChar w:fldCharType="begin"/>
      </w:r>
      <w:r w:rsidR="00F14240">
        <w:instrText xml:space="preserve"> REF _Ref228560636 \r \h </w:instrText>
      </w:r>
      <w:r w:rsidR="00F14240">
        <w:fldChar w:fldCharType="separate"/>
      </w:r>
      <w:r w:rsidR="00F14240">
        <w:t>[11]</w:t>
      </w:r>
      <w:r w:rsidR="00F14240">
        <w:fldChar w:fldCharType="end"/>
      </w:r>
      <w:r w:rsidR="00A7703D" w:rsidRPr="00B92DFC">
        <w:t xml:space="preserve">. </w:t>
      </w:r>
    </w:p>
    <w:p w14:paraId="093F136B" w14:textId="270D0891" w:rsidR="00CE5067" w:rsidRPr="00B92DFC" w:rsidRDefault="005755B5" w:rsidP="003764E4">
      <w:pPr>
        <w:pStyle w:val="BodyText"/>
      </w:pPr>
      <w:r>
        <w:t xml:space="preserve">This </w:t>
      </w:r>
      <w:r w:rsidR="00F2486D">
        <w:t>paper starts</w:t>
      </w:r>
      <w:r>
        <w:t xml:space="preserve"> </w:t>
      </w:r>
      <w:r w:rsidR="00F2486D">
        <w:t>in Section I</w:t>
      </w:r>
      <w:r>
        <w:t xml:space="preserve"> with </w:t>
      </w:r>
      <w:r w:rsidR="00C5769E">
        <w:t xml:space="preserve">a brief introduction </w:t>
      </w:r>
      <w:r w:rsidR="00C12FF7">
        <w:t xml:space="preserve">to </w:t>
      </w:r>
      <w:r w:rsidR="00D33006">
        <w:t xml:space="preserve">the </w:t>
      </w:r>
      <w:r w:rsidR="003764E4">
        <w:t xml:space="preserve">seismic </w:t>
      </w:r>
      <w:r w:rsidR="00D33006">
        <w:t xml:space="preserve">shaking table </w:t>
      </w:r>
      <w:r w:rsidR="00C12FF7">
        <w:t>control problem</w:t>
      </w:r>
      <w:r w:rsidR="00A64CF5">
        <w:t>,</w:t>
      </w:r>
      <w:r w:rsidR="00D33006">
        <w:t xml:space="preserve"> </w:t>
      </w:r>
      <w:r w:rsidR="00A64CF5">
        <w:t xml:space="preserve">summarizes </w:t>
      </w:r>
      <w:r w:rsidR="00B74931">
        <w:t xml:space="preserve">previous </w:t>
      </w:r>
      <w:r w:rsidR="001D4486">
        <w:t>work</w:t>
      </w:r>
      <w:r w:rsidR="007D14F2">
        <w:t xml:space="preserve">, </w:t>
      </w:r>
      <w:r w:rsidR="00BC7176">
        <w:t>describes the propos</w:t>
      </w:r>
      <w:r w:rsidR="002227F6">
        <w:t>ed methodology</w:t>
      </w:r>
      <w:r w:rsidR="00E7083E">
        <w:t xml:space="preserve"> </w:t>
      </w:r>
      <w:r w:rsidR="00A706C9">
        <w:t>outl</w:t>
      </w:r>
      <w:r w:rsidR="00851061">
        <w:t>ining the</w:t>
      </w:r>
      <w:r w:rsidR="00F20651">
        <w:t xml:space="preserve"> control strategies </w:t>
      </w:r>
      <w:r w:rsidR="00E7083E">
        <w:t>to improve</w:t>
      </w:r>
      <w:r w:rsidR="00851061">
        <w:t xml:space="preserve"> the system performance</w:t>
      </w:r>
      <w:r w:rsidR="00A6156C">
        <w:t xml:space="preserve">. </w:t>
      </w:r>
      <w:r w:rsidR="00143A21" w:rsidRPr="00143A21">
        <w:t xml:space="preserve">The control strategy currently in use and the experimental set‑up available at LNEC </w:t>
      </w:r>
      <w:r w:rsidR="00143A21">
        <w:t>are</w:t>
      </w:r>
      <w:r w:rsidR="00143A21" w:rsidRPr="00143A21">
        <w:t xml:space="preserve"> described</w:t>
      </w:r>
      <w:r w:rsidR="00514635">
        <w:t xml:space="preserve"> </w:t>
      </w:r>
      <w:r w:rsidR="00F2486D">
        <w:t>in S</w:t>
      </w:r>
      <w:r w:rsidR="00697197">
        <w:t>ection II</w:t>
      </w:r>
      <w:r w:rsidR="00143A21" w:rsidRPr="00143A21">
        <w:t>, followed by the detailed presentation of the</w:t>
      </w:r>
      <w:r w:rsidR="001B03F1">
        <w:t xml:space="preserve"> control</w:t>
      </w:r>
      <w:r w:rsidR="00143A21" w:rsidRPr="00143A21">
        <w:t xml:space="preserve"> methodolog</w:t>
      </w:r>
      <w:r w:rsidR="00820005">
        <w:t>ies</w:t>
      </w:r>
      <w:r w:rsidR="00143A21" w:rsidRPr="00143A21">
        <w:t xml:space="preserve"> </w:t>
      </w:r>
      <w:r w:rsidR="00CE5067">
        <w:t xml:space="preserve">in Section III </w:t>
      </w:r>
      <w:r w:rsidR="00143A21" w:rsidRPr="00143A21">
        <w:t>and the corresponding results</w:t>
      </w:r>
      <w:r w:rsidR="00697197">
        <w:t xml:space="preserve"> </w:t>
      </w:r>
      <w:r w:rsidR="00CE5067">
        <w:t>in Section IV</w:t>
      </w:r>
      <w:r w:rsidR="00143A21" w:rsidRPr="00143A21">
        <w:t xml:space="preserve">. The </w:t>
      </w:r>
      <w:r w:rsidR="00F2486D">
        <w:t>paper</w:t>
      </w:r>
      <w:r w:rsidR="00143A21" w:rsidRPr="00143A21">
        <w:t xml:space="preserve"> concludes with the main findings and </w:t>
      </w:r>
      <w:r w:rsidR="009E3AC2">
        <w:t xml:space="preserve">outlook for </w:t>
      </w:r>
      <w:r w:rsidR="00CE5067">
        <w:t xml:space="preserve">future </w:t>
      </w:r>
      <w:r w:rsidR="009E3AC2">
        <w:t>developments</w:t>
      </w:r>
      <w:r w:rsidR="00143A21" w:rsidRPr="00143A21">
        <w:t>.</w:t>
      </w:r>
    </w:p>
    <w:p w14:paraId="48184D9D" w14:textId="24E11429" w:rsidR="00BC2592" w:rsidRPr="00B92DFC" w:rsidRDefault="001442E9" w:rsidP="00BC2592">
      <w:pPr>
        <w:pStyle w:val="Heading1"/>
        <w:rPr>
          <w:noProof w:val="0"/>
        </w:rPr>
      </w:pPr>
      <w:r w:rsidRPr="00B92DFC">
        <w:rPr>
          <w:noProof w:val="0"/>
        </w:rPr>
        <w:t>LNEC</w:t>
      </w:r>
      <w:r w:rsidR="005F39D1" w:rsidRPr="00B92DFC">
        <w:rPr>
          <w:noProof w:val="0"/>
        </w:rPr>
        <w:t>’s</w:t>
      </w:r>
      <w:r w:rsidR="00BC2592" w:rsidRPr="00B92DFC">
        <w:rPr>
          <w:noProof w:val="0"/>
        </w:rPr>
        <w:t xml:space="preserve"> Shaking Table</w:t>
      </w:r>
      <w:r w:rsidRPr="00B92DFC">
        <w:rPr>
          <w:noProof w:val="0"/>
        </w:rPr>
        <w:t xml:space="preserve"> </w:t>
      </w:r>
      <w:r w:rsidR="00985F4F" w:rsidRPr="00B92DFC">
        <w:rPr>
          <w:noProof w:val="0"/>
        </w:rPr>
        <w:t>Test process &amp; Control system</w:t>
      </w:r>
    </w:p>
    <w:p w14:paraId="50E0DC9B" w14:textId="6466ACEF" w:rsidR="00BC2592" w:rsidRPr="00B92DFC" w:rsidRDefault="4D3A418A" w:rsidP="63FB4CB3">
      <w:pPr>
        <w:spacing w:after="6pt" w:line="11.40pt" w:lineRule="auto"/>
        <w:ind w:firstLine="14.40pt"/>
        <w:jc w:val="both"/>
      </w:pPr>
      <w:r w:rsidRPr="63FB4CB3">
        <w:rPr>
          <w:rFonts w:eastAsia="Times New Roman"/>
        </w:rPr>
        <w:t>The current control strategy implemented in the LNEC</w:t>
      </w:r>
      <w:r w:rsidR="00D03EEE">
        <w:rPr>
          <w:rFonts w:eastAsia="Times New Roman"/>
        </w:rPr>
        <w:t>’s</w:t>
      </w:r>
      <w:r w:rsidRPr="63FB4CB3">
        <w:rPr>
          <w:rFonts w:eastAsia="Times New Roman"/>
        </w:rPr>
        <w:t xml:space="preserve"> </w:t>
      </w:r>
      <w:r w:rsidR="00593A11">
        <w:rPr>
          <w:rFonts w:eastAsia="Times New Roman"/>
        </w:rPr>
        <w:t xml:space="preserve">seismic </w:t>
      </w:r>
      <w:r w:rsidRPr="63FB4CB3">
        <w:rPr>
          <w:rFonts w:eastAsia="Times New Roman"/>
        </w:rPr>
        <w:t>shaking table tests is based on the OLI algorithm. It involves the iterative synthesis of a drive signal with progressively increasing severity, aiming to ensure that the platform accurately reproduces the response spectra of the reference signal, i.e., the target earthquake</w:t>
      </w:r>
      <w:r w:rsidR="00ED2139">
        <w:rPr>
          <w:rFonts w:eastAsia="Times New Roman"/>
        </w:rPr>
        <w:t xml:space="preserve"> (</w:t>
      </w:r>
      <w:r w:rsidR="00ED2139">
        <w:rPr>
          <w:rFonts w:eastAsia="Times New Roman"/>
        </w:rPr>
        <w:fldChar w:fldCharType="begin"/>
      </w:r>
      <w:r w:rsidR="00ED2139">
        <w:rPr>
          <w:rFonts w:eastAsia="Times New Roman"/>
        </w:rPr>
        <w:instrText xml:space="preserve"> REF _Ref228487915 \n \h </w:instrText>
      </w:r>
      <w:r w:rsidR="00ED2139">
        <w:rPr>
          <w:rFonts w:eastAsia="Times New Roman"/>
        </w:rPr>
      </w:r>
      <w:r w:rsidR="00ED2139">
        <w:rPr>
          <w:rFonts w:eastAsia="Times New Roman"/>
        </w:rPr>
        <w:fldChar w:fldCharType="separate"/>
      </w:r>
      <w:r w:rsidR="00D35609">
        <w:rPr>
          <w:rFonts w:eastAsia="Times New Roman"/>
        </w:rPr>
        <w:t>Fig. 1</w:t>
      </w:r>
      <w:r w:rsidR="00ED2139">
        <w:rPr>
          <w:rFonts w:eastAsia="Times New Roman"/>
        </w:rPr>
        <w:fldChar w:fldCharType="end"/>
      </w:r>
      <w:r w:rsidR="00ED2139">
        <w:rPr>
          <w:rFonts w:eastAsia="Times New Roman"/>
        </w:rPr>
        <w:t>)</w:t>
      </w:r>
      <w:r w:rsidRPr="63FB4CB3">
        <w:rPr>
          <w:rFonts w:eastAsia="Times New Roman"/>
        </w:rPr>
        <w:t>.</w:t>
      </w:r>
      <w:r w:rsidR="00C62848">
        <w:rPr>
          <w:rFonts w:eastAsia="Times New Roman"/>
        </w:rPr>
        <w:t xml:space="preserve"> </w:t>
      </w:r>
      <w:r w:rsidR="00C62848" w:rsidRPr="63FB4CB3">
        <w:rPr>
          <w:rFonts w:eastAsia="Times New Roman"/>
          <w:lang w:val="en-US"/>
        </w:rPr>
        <w:t xml:space="preserve">The </w:t>
      </w:r>
      <w:r w:rsidR="00C62848">
        <w:rPr>
          <w:rFonts w:eastAsia="Times New Roman"/>
          <w:lang w:val="en-US"/>
        </w:rPr>
        <w:t>experimental test procedure</w:t>
      </w:r>
      <w:r w:rsidR="00C62848" w:rsidRPr="63FB4CB3">
        <w:rPr>
          <w:rFonts w:eastAsia="Times New Roman"/>
          <w:lang w:val="en-US"/>
        </w:rPr>
        <w:t xml:space="preserve"> </w:t>
      </w:r>
      <w:r w:rsidR="00136E4A">
        <w:rPr>
          <w:rFonts w:eastAsia="Times New Roman"/>
          <w:lang w:val="en-US"/>
        </w:rPr>
        <w:t xml:space="preserve">consists </w:t>
      </w:r>
      <w:r w:rsidR="00C62848" w:rsidRPr="63FB4CB3">
        <w:rPr>
          <w:rFonts w:eastAsia="Times New Roman"/>
          <w:lang w:val="en-US"/>
        </w:rPr>
        <w:t xml:space="preserve">in testing the </w:t>
      </w:r>
      <w:r w:rsidR="00C62848" w:rsidRPr="63FB4CB3">
        <w:rPr>
          <w:rFonts w:eastAsia="Times New Roman"/>
        </w:rPr>
        <w:t xml:space="preserve">structure </w:t>
      </w:r>
      <w:r w:rsidR="00C62848" w:rsidRPr="63FB4CB3">
        <w:rPr>
          <w:rFonts w:eastAsia="Times New Roman"/>
          <w:lang w:val="en-US"/>
        </w:rPr>
        <w:t>to a</w:t>
      </w:r>
      <w:r w:rsidR="00C62848" w:rsidRPr="63FB4CB3">
        <w:rPr>
          <w:rFonts w:eastAsia="Times New Roman"/>
        </w:rPr>
        <w:t xml:space="preserve"> series of test</w:t>
      </w:r>
      <w:r w:rsidR="00C62848" w:rsidRPr="63FB4CB3">
        <w:rPr>
          <w:rFonts w:eastAsia="Times New Roman"/>
          <w:lang w:val="en-US"/>
        </w:rPr>
        <w:t xml:space="preserve"> steps starting </w:t>
      </w:r>
      <w:r w:rsidR="00C62848">
        <w:rPr>
          <w:rFonts w:eastAsia="Times New Roman"/>
          <w:lang w:val="en-US"/>
        </w:rPr>
        <w:t>with</w:t>
      </w:r>
      <w:r w:rsidR="00C62848" w:rsidRPr="63FB4CB3">
        <w:rPr>
          <w:rFonts w:eastAsia="Times New Roman"/>
          <w:lang w:val="en-US"/>
        </w:rPr>
        <w:t xml:space="preserve"> a low severity earthquake (scaled earthquake) and then </w:t>
      </w:r>
      <w:r w:rsidR="00C62848" w:rsidRPr="63FB4CB3">
        <w:rPr>
          <w:rFonts w:eastAsia="Times New Roman"/>
        </w:rPr>
        <w:t xml:space="preserve">repeat </w:t>
      </w:r>
      <w:r w:rsidR="00C62848">
        <w:rPr>
          <w:rFonts w:eastAsia="Times New Roman"/>
        </w:rPr>
        <w:t>for</w:t>
      </w:r>
      <w:r w:rsidR="00C62848" w:rsidRPr="63FB4CB3">
        <w:rPr>
          <w:rFonts w:eastAsia="Times New Roman"/>
        </w:rPr>
        <w:t xml:space="preserve"> the same earthquake</w:t>
      </w:r>
      <w:r w:rsidR="00C62848" w:rsidRPr="63FB4CB3">
        <w:rPr>
          <w:rFonts w:eastAsia="Times New Roman"/>
          <w:lang w:val="en-US"/>
        </w:rPr>
        <w:t xml:space="preserve"> at </w:t>
      </w:r>
      <w:r w:rsidR="00C62848">
        <w:rPr>
          <w:rFonts w:eastAsia="Times New Roman"/>
          <w:lang w:val="en-US"/>
        </w:rPr>
        <w:t xml:space="preserve">a </w:t>
      </w:r>
      <w:r w:rsidR="00C62848" w:rsidRPr="63FB4CB3">
        <w:rPr>
          <w:rFonts w:eastAsia="Times New Roman"/>
          <w:lang w:val="en-US"/>
        </w:rPr>
        <w:t>higher severity (</w:t>
      </w:r>
      <w:r w:rsidR="00C62848" w:rsidRPr="63FB4CB3">
        <w:rPr>
          <w:rFonts w:eastAsia="Times New Roman"/>
        </w:rPr>
        <w:t>higher amplitude</w:t>
      </w:r>
      <w:r w:rsidR="00C62848" w:rsidRPr="63FB4CB3">
        <w:rPr>
          <w:rFonts w:eastAsia="Times New Roman"/>
          <w:lang w:val="en-US"/>
        </w:rPr>
        <w:t>)</w:t>
      </w:r>
      <w:r w:rsidR="00C62848" w:rsidRPr="63FB4CB3">
        <w:rPr>
          <w:rFonts w:eastAsia="Times New Roman"/>
        </w:rPr>
        <w:t xml:space="preserve">, until a defined amplitude is reached which usually corresponds to the original amplitude of the earthquake </w:t>
      </w:r>
      <w:r w:rsidR="00C62848" w:rsidRPr="63FB4CB3">
        <w:rPr>
          <w:rFonts w:eastAsia="Times New Roman"/>
          <w:lang w:val="en-US"/>
        </w:rPr>
        <w:t>– reference severity</w:t>
      </w:r>
      <w:r w:rsidR="00C62848" w:rsidRPr="63FB4CB3">
        <w:rPr>
          <w:rFonts w:eastAsia="Times New Roman"/>
        </w:rPr>
        <w:t>.</w:t>
      </w:r>
    </w:p>
    <w:p w14:paraId="45D50150" w14:textId="7213574C" w:rsidR="007A3CA3" w:rsidRDefault="007A3CA3" w:rsidP="00461826">
      <w:pPr>
        <w:keepNext/>
        <w:spacing w:after="6pt" w:line="11.40pt" w:lineRule="auto"/>
      </w:pPr>
      <w:r>
        <w:rPr>
          <w:rFonts w:eastAsia="Times New Roman"/>
          <w:noProof/>
        </w:rPr>
        <w:drawing>
          <wp:inline distT="0" distB="0" distL="0" distR="0" wp14:anchorId="192A3A45" wp14:editId="0181D508">
            <wp:extent cx="2458192" cy="2176635"/>
            <wp:effectExtent l="0" t="0" r="0" b="0"/>
            <wp:docPr id="466257711" name="Image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58192" cy="2176635"/>
                    </a:xfrm>
                    <a:prstGeom prst="rect">
                      <a:avLst/>
                    </a:prstGeom>
                    <a:noFill/>
                    <a:ln>
                      <a:noFill/>
                    </a:ln>
                  </pic:spPr>
                </pic:pic>
              </a:graphicData>
            </a:graphic>
          </wp:inline>
        </w:drawing>
      </w:r>
    </w:p>
    <w:p w14:paraId="797907AF" w14:textId="3A0E7CD1" w:rsidR="00BC2592" w:rsidRPr="002A5CA6" w:rsidRDefault="003764E4" w:rsidP="002A5CA6">
      <w:pPr>
        <w:pStyle w:val="figurecaption"/>
        <w:rPr>
          <w:rFonts w:eastAsia="Times New Roman"/>
          <w:spacing w:val="-1"/>
          <w:sz w:val="20"/>
          <w:szCs w:val="20"/>
          <w:lang w:val="en-GB" w:eastAsia="x-none"/>
        </w:rPr>
      </w:pPr>
      <w:bookmarkStart w:id="20" w:name="_Ref228487915"/>
      <w:r>
        <w:t xml:space="preserve">Current </w:t>
      </w:r>
      <w:r w:rsidR="007A3CA3" w:rsidRPr="005D07D3">
        <w:t>LNEC’s seismic</w:t>
      </w:r>
      <w:r w:rsidR="00C97DDB">
        <w:t xml:space="preserve"> experimental</w:t>
      </w:r>
      <w:r w:rsidR="007A3CA3" w:rsidRPr="005D07D3">
        <w:t xml:space="preserve"> test </w:t>
      </w:r>
      <w:bookmarkEnd w:id="20"/>
      <w:r w:rsidR="00C97DDB">
        <w:t>procedure</w:t>
      </w:r>
    </w:p>
    <w:p w14:paraId="24E460CB" w14:textId="1DF1AC00" w:rsidR="004A18BC" w:rsidRDefault="4D3A418A" w:rsidP="00C62848">
      <w:pPr>
        <w:pStyle w:val="BodyText"/>
        <w:keepNext/>
        <w:ind w:firstLine="0pt"/>
        <w:rPr>
          <w:rFonts w:eastAsia="Times New Roman"/>
        </w:rPr>
      </w:pPr>
      <w:r w:rsidRPr="63FB4CB3">
        <w:rPr>
          <w:rFonts w:eastAsia="Times New Roman"/>
          <w:lang w:val="en-US"/>
        </w:rPr>
        <w:t xml:space="preserve">At each test step the structural damage </w:t>
      </w:r>
      <w:r w:rsidR="007F54C2">
        <w:rPr>
          <w:rFonts w:eastAsia="Times New Roman"/>
          <w:lang w:val="en-US"/>
        </w:rPr>
        <w:t>i</w:t>
      </w:r>
      <w:r w:rsidRPr="63FB4CB3">
        <w:rPr>
          <w:rFonts w:eastAsia="Times New Roman"/>
          <w:lang w:val="en-US"/>
        </w:rPr>
        <w:t xml:space="preserve">s accessed and, </w:t>
      </w:r>
      <w:r w:rsidR="00743451">
        <w:rPr>
          <w:rFonts w:eastAsia="Times New Roman"/>
          <w:lang w:val="en-US"/>
        </w:rPr>
        <w:t xml:space="preserve">before </w:t>
      </w:r>
      <w:r w:rsidRPr="63FB4CB3">
        <w:rPr>
          <w:rFonts w:eastAsia="Times New Roman"/>
          <w:lang w:val="en-US"/>
        </w:rPr>
        <w:t>starting a</w:t>
      </w:r>
      <w:r w:rsidR="003761FE">
        <w:rPr>
          <w:rFonts w:eastAsia="Times New Roman"/>
          <w:lang w:val="en-US"/>
        </w:rPr>
        <w:t xml:space="preserve"> new</w:t>
      </w:r>
      <w:r w:rsidRPr="63FB4CB3">
        <w:rPr>
          <w:rFonts w:eastAsia="Times New Roman"/>
          <w:lang w:val="en-US"/>
        </w:rPr>
        <w:t xml:space="preserve"> test step</w:t>
      </w:r>
      <w:r w:rsidRPr="63FB4CB3">
        <w:rPr>
          <w:rFonts w:eastAsia="Times New Roman"/>
        </w:rPr>
        <w:t xml:space="preserve">, the system's transfer function is </w:t>
      </w:r>
      <w:r w:rsidR="003761FE">
        <w:rPr>
          <w:rFonts w:eastAsia="Times New Roman"/>
        </w:rPr>
        <w:t xml:space="preserve">identified </w:t>
      </w:r>
      <w:r w:rsidRPr="63FB4CB3">
        <w:rPr>
          <w:rFonts w:eastAsia="Times New Roman"/>
        </w:rPr>
        <w:t xml:space="preserve">using a </w:t>
      </w:r>
      <w:r w:rsidR="00EE79B4">
        <w:rPr>
          <w:rFonts w:eastAsia="Times New Roman"/>
        </w:rPr>
        <w:t>band-limite</w:t>
      </w:r>
      <w:r w:rsidR="00D13A9B">
        <w:rPr>
          <w:rFonts w:eastAsia="Times New Roman"/>
        </w:rPr>
        <w:t>d</w:t>
      </w:r>
      <w:r w:rsidRPr="63FB4CB3">
        <w:rPr>
          <w:rFonts w:eastAsia="Times New Roman"/>
        </w:rPr>
        <w:t xml:space="preserve"> pink noise </w:t>
      </w:r>
      <w:r w:rsidR="003761FE">
        <w:rPr>
          <w:rFonts w:eastAsia="Times New Roman"/>
        </w:rPr>
        <w:t xml:space="preserve">input </w:t>
      </w:r>
      <w:r w:rsidRPr="63FB4CB3">
        <w:rPr>
          <w:rFonts w:eastAsia="Times New Roman"/>
        </w:rPr>
        <w:t>signal (</w:t>
      </w:r>
      <w:r w:rsidR="003761FE">
        <w:rPr>
          <w:rFonts w:eastAsia="Times New Roman"/>
        </w:rPr>
        <w:t xml:space="preserve">with a </w:t>
      </w:r>
      <w:r w:rsidRPr="63FB4CB3">
        <w:rPr>
          <w:rFonts w:eastAsia="Times New Roman"/>
        </w:rPr>
        <w:t xml:space="preserve">slope of </w:t>
      </w:r>
      <w:commentRangeStart w:id="21"/>
      <w:commentRangeStart w:id="22"/>
      <w:r w:rsidRPr="63FB4CB3">
        <w:rPr>
          <w:rFonts w:eastAsia="Times New Roman"/>
        </w:rPr>
        <w:t>-10dB/decade</w:t>
      </w:r>
      <w:commentRangeEnd w:id="21"/>
      <w:r w:rsidR="00C62848" w:rsidRPr="63FB4CB3">
        <w:rPr>
          <w:rStyle w:val="CommentReference"/>
          <w:rFonts w:eastAsia="Times New Roman"/>
          <w:sz w:val="20"/>
          <w:szCs w:val="20"/>
        </w:rPr>
        <w:commentReference w:id="21"/>
      </w:r>
      <w:commentRangeEnd w:id="22"/>
      <w:r w:rsidR="0001722E" w:rsidRPr="63FB4CB3">
        <w:rPr>
          <w:rStyle w:val="CommentReference"/>
          <w:rFonts w:eastAsia="Times New Roman"/>
          <w:sz w:val="20"/>
          <w:szCs w:val="20"/>
        </w:rPr>
        <w:commentReference w:id="22"/>
      </w:r>
      <w:r w:rsidRPr="63FB4CB3">
        <w:rPr>
          <w:rFonts w:eastAsia="Times New Roman"/>
        </w:rPr>
        <w:t>).</w:t>
      </w:r>
      <w:r w:rsidRPr="63FB4CB3">
        <w:rPr>
          <w:rFonts w:eastAsia="Times New Roman"/>
          <w:lang w:val="en-US"/>
        </w:rPr>
        <w:t xml:space="preserve"> T</w:t>
      </w:r>
      <w:r w:rsidRPr="63FB4CB3">
        <w:rPr>
          <w:rFonts w:eastAsia="Times New Roman"/>
        </w:rPr>
        <w:t>his</w:t>
      </w:r>
      <w:r w:rsidR="007F54C2">
        <w:rPr>
          <w:rFonts w:eastAsia="Times New Roman"/>
        </w:rPr>
        <w:t xml:space="preserve"> transfer</w:t>
      </w:r>
      <w:r w:rsidRPr="63FB4CB3">
        <w:rPr>
          <w:rFonts w:eastAsia="Times New Roman"/>
        </w:rPr>
        <w:t xml:space="preserve"> function is then used </w:t>
      </w:r>
      <w:r w:rsidRPr="63FB4CB3">
        <w:rPr>
          <w:rFonts w:eastAsia="Times New Roman"/>
          <w:lang w:val="en-US"/>
        </w:rPr>
        <w:t>to generate the drive signal for each test step</w:t>
      </w:r>
      <w:r w:rsidRPr="63FB4CB3">
        <w:rPr>
          <w:rFonts w:eastAsia="Times New Roman"/>
        </w:rPr>
        <w:t xml:space="preserve">. Throughout this process, the amplitude of the reference signal increases progressively, and it is expected that the </w:t>
      </w:r>
      <w:r w:rsidR="00EA2298">
        <w:rPr>
          <w:rFonts w:eastAsia="Times New Roman"/>
        </w:rPr>
        <w:t>coupled physical</w:t>
      </w:r>
      <w:r w:rsidR="002B2550">
        <w:rPr>
          <w:rFonts w:eastAsia="Times New Roman"/>
        </w:rPr>
        <w:t xml:space="preserve"> </w:t>
      </w:r>
      <w:r w:rsidRPr="63FB4CB3">
        <w:rPr>
          <w:rFonts w:eastAsia="Times New Roman"/>
        </w:rPr>
        <w:t xml:space="preserve">structure will enter a non-linear regime, either due to the behaviour of some of its components or the damage accumulated during the various tests. At </w:t>
      </w:r>
      <w:r w:rsidR="00743451">
        <w:rPr>
          <w:rFonts w:eastAsia="Times New Roman"/>
          <w:lang w:val="en-US"/>
        </w:rPr>
        <w:t xml:space="preserve">each </w:t>
      </w:r>
      <w:r w:rsidRPr="63FB4CB3">
        <w:rPr>
          <w:rFonts w:eastAsia="Times New Roman"/>
        </w:rPr>
        <w:t>test</w:t>
      </w:r>
      <w:r w:rsidRPr="63FB4CB3">
        <w:rPr>
          <w:rFonts w:eastAsia="Times New Roman"/>
          <w:lang w:val="en-US"/>
        </w:rPr>
        <w:t xml:space="preserve"> step</w:t>
      </w:r>
      <w:r w:rsidR="00BC2592" w:rsidRPr="63FB4CB3">
        <w:rPr>
          <w:rFonts w:eastAsia="Times New Roman"/>
        </w:rPr>
        <w:t>, the system's performance is evaluated by comparing the response spectrum</w:t>
      </w:r>
      <w:r w:rsidR="007C7705">
        <w:rPr>
          <w:rFonts w:eastAsia="Times New Roman"/>
        </w:rPr>
        <w:t>s</w:t>
      </w:r>
      <w:r w:rsidR="00BC2592" w:rsidRPr="63FB4CB3">
        <w:rPr>
          <w:rFonts w:eastAsia="Times New Roman"/>
        </w:rPr>
        <w:t xml:space="preserve"> of the reference signal </w:t>
      </w:r>
      <w:r w:rsidR="00D739A1">
        <w:rPr>
          <w:rFonts w:eastAsia="Times New Roman"/>
        </w:rPr>
        <w:t>with the</w:t>
      </w:r>
      <w:r w:rsidR="007C7705">
        <w:rPr>
          <w:rFonts w:eastAsia="Times New Roman"/>
        </w:rPr>
        <w:t xml:space="preserve"> </w:t>
      </w:r>
      <w:r w:rsidR="00BC2592" w:rsidRPr="63FB4CB3">
        <w:rPr>
          <w:rFonts w:eastAsia="Times New Roman"/>
        </w:rPr>
        <w:t>platform</w:t>
      </w:r>
      <w:r w:rsidR="008960AF">
        <w:rPr>
          <w:rFonts w:eastAsia="Times New Roman"/>
        </w:rPr>
        <w:t xml:space="preserve"> (</w:t>
      </w:r>
      <w:r w:rsidR="008960AF">
        <w:rPr>
          <w:rFonts w:eastAsia="Times New Roman"/>
        </w:rPr>
        <w:fldChar w:fldCharType="begin"/>
      </w:r>
      <w:r w:rsidR="008960AF">
        <w:rPr>
          <w:rFonts w:eastAsia="Times New Roman"/>
        </w:rPr>
        <w:instrText xml:space="preserve"> REF _Ref228488041 \n \h </w:instrText>
      </w:r>
      <w:r w:rsidR="008960AF">
        <w:rPr>
          <w:rFonts w:eastAsia="Times New Roman"/>
        </w:rPr>
      </w:r>
      <w:r w:rsidR="008960AF">
        <w:rPr>
          <w:rFonts w:eastAsia="Times New Roman"/>
        </w:rPr>
        <w:fldChar w:fldCharType="separate"/>
      </w:r>
      <w:r w:rsidR="00D35609">
        <w:rPr>
          <w:rFonts w:eastAsia="Times New Roman"/>
        </w:rPr>
        <w:t>Fig. 2</w:t>
      </w:r>
      <w:r w:rsidR="008960AF">
        <w:rPr>
          <w:rFonts w:eastAsia="Times New Roman"/>
        </w:rPr>
        <w:fldChar w:fldCharType="end"/>
      </w:r>
      <w:r w:rsidR="008960AF">
        <w:rPr>
          <w:rFonts w:eastAsia="Times New Roman"/>
        </w:rPr>
        <w:t>)</w:t>
      </w:r>
      <w:r w:rsidR="00BC2592" w:rsidRPr="63FB4CB3">
        <w:rPr>
          <w:rFonts w:eastAsia="Times New Roman"/>
        </w:rPr>
        <w:t>.</w:t>
      </w:r>
    </w:p>
    <w:p w14:paraId="6BC26321" w14:textId="11AF6937" w:rsidR="002A5CA6" w:rsidRPr="006E72E9" w:rsidRDefault="006E72E9" w:rsidP="006E72E9">
      <w:pPr>
        <w:pStyle w:val="BodyText"/>
        <w:keepNext/>
        <w:ind w:firstLine="0pt"/>
        <w:rPr>
          <w:rFonts w:eastAsia="Times New Roman"/>
          <w:lang w:val="pt-PT"/>
        </w:rPr>
      </w:pPr>
      <w:r>
        <w:rPr>
          <w:rFonts w:eastAsia="Times New Roman"/>
          <w:noProof/>
          <w:lang w:val="en-US"/>
        </w:rPr>
        <w:drawing>
          <wp:anchor distT="0" distB="0" distL="114300" distR="114300" simplePos="0" relativeHeight="251658240" behindDoc="0" locked="0" layoutInCell="1" allowOverlap="1" wp14:anchorId="58BC787C" wp14:editId="0973E80B">
            <wp:simplePos x="0" y="0"/>
            <wp:positionH relativeFrom="column">
              <wp:posOffset>1399417</wp:posOffset>
            </wp:positionH>
            <wp:positionV relativeFrom="paragraph">
              <wp:posOffset>1835356</wp:posOffset>
            </wp:positionV>
            <wp:extent cx="1434224" cy="505369"/>
            <wp:effectExtent l="178752" t="0" r="230823" b="0"/>
            <wp:wrapNone/>
            <wp:docPr id="173952935" name="Seta: Para a Direita 1"/>
            <wp:cNvGraphicFramePr/>
            <a:graphic xmlns:a="http://purl.oclc.org/ooxml/drawingml/main">
              <a:graphicData uri="http://schemas.microsoft.com/office/word/2010/wordprocessingShape">
                <wp:wsp>
                  <wp:cNvSpPr/>
                  <wp:spPr>
                    <a:xfrm rot="18292033">
                      <a:off x="0" y="0"/>
                      <a:ext cx="1434224" cy="505369"/>
                    </a:xfrm>
                    <a:prstGeom prst="rightArrow">
                      <a:avLst/>
                    </a:prstGeom>
                    <a:solidFill>
                      <a:srgbClr val="EE0000">
                        <a:alpha val="50%"/>
                      </a:srgbClr>
                    </a:solidFill>
                    <a:ln>
                      <a:noFill/>
                    </a:ln>
                  </wp:spPr>
                  <wp:style>
                    <a:lnRef idx="0">
                      <a:scrgbClr r="0%" g="0%" b="0%"/>
                    </a:lnRef>
                    <a:fillRef idx="0">
                      <a:scrgbClr r="0%" g="0%" b="0%"/>
                    </a:fillRef>
                    <a:effectRef idx="0">
                      <a:scrgbClr r="0%" g="0%" b="0%"/>
                    </a:effectRef>
                    <a:fontRef idx="minor">
                      <a:schemeClr val="lt1"/>
                    </a:fontRef>
                  </wp:style>
                  <wp:txbx>
                    <wne:txbxContent>
                      <w:p w14:paraId="4B52DABF" w14:textId="1597C81D" w:rsidR="009F782D" w:rsidRPr="00322010" w:rsidRDefault="009F782D" w:rsidP="009F782D">
                        <w:pPr>
                          <w:rPr>
                            <w:b/>
                            <w:color w:val="FFFFFF" w:themeColor="background1"/>
                          </w:rPr>
                        </w:pPr>
                        <w:r w:rsidRPr="00322010">
                          <w:rPr>
                            <w:b/>
                            <w:color w:val="FFFFFF" w:themeColor="background1"/>
                          </w:rPr>
                          <w:t>Increasing Severity</w:t>
                        </w:r>
                      </w:p>
                    </wne:txbxContent>
                  </wp:txbx>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8D1F97">
        <w:rPr>
          <w:noProof/>
        </w:rPr>
        <w:drawing>
          <wp:inline distT="0" distB="0" distL="0" distR="0" wp14:anchorId="1FD0DEF0" wp14:editId="44A97E13">
            <wp:extent cx="3086012" cy="3305175"/>
            <wp:effectExtent l="0" t="0" r="635" b="0"/>
            <wp:docPr id="1132820706" name="Imagem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5866" cy="3358569"/>
                    </a:xfrm>
                    <a:prstGeom prst="rect">
                      <a:avLst/>
                    </a:prstGeom>
                    <a:noFill/>
                    <a:ln>
                      <a:noFill/>
                    </a:ln>
                  </pic:spPr>
                </pic:pic>
              </a:graphicData>
            </a:graphic>
          </wp:inline>
        </w:drawing>
      </w:r>
    </w:p>
    <w:p w14:paraId="607C2B3C" w14:textId="5930FBC9" w:rsidR="00D74ABD" w:rsidRPr="002A5CA6" w:rsidRDefault="00021404" w:rsidP="002A5CA6">
      <w:pPr>
        <w:pStyle w:val="figurecaption"/>
        <w:rPr>
          <w:noProof w:val="0"/>
          <w:lang w:val="en-GB"/>
        </w:rPr>
      </w:pPr>
      <w:bookmarkStart w:id="23" w:name="_Ref228488041"/>
      <w:r>
        <w:rPr>
          <w:noProof w:val="0"/>
          <w:lang w:val="en-GB"/>
        </w:rPr>
        <w:t>A</w:t>
      </w:r>
      <w:r w:rsidR="002A5CA6">
        <w:rPr>
          <w:noProof w:val="0"/>
          <w:lang w:val="en-GB"/>
        </w:rPr>
        <w:t xml:space="preserve">cceleration response spectrum </w:t>
      </w:r>
      <w:r>
        <w:rPr>
          <w:noProof w:val="0"/>
          <w:lang w:val="en-GB"/>
        </w:rPr>
        <w:t>evolution</w:t>
      </w:r>
      <w:r w:rsidR="004A18BC">
        <w:rPr>
          <w:noProof w:val="0"/>
          <w:lang w:val="en-GB"/>
        </w:rPr>
        <w:t xml:space="preserve"> for the scaled L’Aquila seismic signal using f</w:t>
      </w:r>
      <w:r w:rsidR="00FA6FF6">
        <w:rPr>
          <w:noProof w:val="0"/>
          <w:lang w:val="en-GB"/>
        </w:rPr>
        <w:t>our</w:t>
      </w:r>
      <w:r w:rsidR="002A5CA6">
        <w:rPr>
          <w:noProof w:val="0"/>
          <w:lang w:val="en-GB"/>
        </w:rPr>
        <w:t xml:space="preserve"> </w:t>
      </w:r>
      <w:r w:rsidR="001D5F05">
        <w:rPr>
          <w:noProof w:val="0"/>
          <w:lang w:val="en-GB"/>
        </w:rPr>
        <w:t>iterativel</w:t>
      </w:r>
      <w:r w:rsidR="00CE5D6B">
        <w:rPr>
          <w:noProof w:val="0"/>
          <w:lang w:val="en-GB"/>
        </w:rPr>
        <w:t>y</w:t>
      </w:r>
      <w:r w:rsidR="002A5CA6">
        <w:rPr>
          <w:noProof w:val="0"/>
          <w:lang w:val="en-GB"/>
        </w:rPr>
        <w:t xml:space="preserve"> </w:t>
      </w:r>
      <w:r w:rsidR="00997414">
        <w:rPr>
          <w:noProof w:val="0"/>
          <w:lang w:val="en-GB"/>
        </w:rPr>
        <w:t xml:space="preserve">generated </w:t>
      </w:r>
      <w:r w:rsidR="00534969">
        <w:rPr>
          <w:noProof w:val="0"/>
          <w:lang w:val="en-GB"/>
        </w:rPr>
        <w:t xml:space="preserve">drive </w:t>
      </w:r>
      <w:r w:rsidR="00AF2C56">
        <w:rPr>
          <w:noProof w:val="0"/>
          <w:lang w:val="en-GB"/>
        </w:rPr>
        <w:t>sign</w:t>
      </w:r>
      <w:r w:rsidR="00753FAA">
        <w:rPr>
          <w:noProof w:val="0"/>
          <w:lang w:val="en-GB"/>
        </w:rPr>
        <w:t>als</w:t>
      </w:r>
      <w:bookmarkEnd w:id="23"/>
      <w:r w:rsidR="007F54C2">
        <w:rPr>
          <w:noProof w:val="0"/>
          <w:lang w:val="en-GB"/>
        </w:rPr>
        <w:t>.</w:t>
      </w:r>
    </w:p>
    <w:p w14:paraId="4751AF08" w14:textId="2EFB02B4" w:rsidR="004A18BC" w:rsidRDefault="004A18BC" w:rsidP="004A18BC">
      <w:pPr>
        <w:pStyle w:val="BodyText"/>
        <w:rPr>
          <w:rFonts w:eastAsia="Times New Roman"/>
          <w:lang w:val="en-US"/>
        </w:rPr>
      </w:pPr>
      <w:r w:rsidRPr="004A18BC">
        <w:rPr>
          <w:rFonts w:eastAsia="Times New Roman"/>
          <w:lang w:val="en-US"/>
        </w:rPr>
        <w:t>The response spectrum is a fundamental concept in earthquake engineering and structural dynamics, as it represents the maximum response (such as displacement, velocity, or acceleration) for each natural frequency of a single degree of freedom mass-spring-damper system subjected to the ground motion. It represents how structures respond to a specific earthquake ground-motion record and is used to characterize earthquake severity</w:t>
      </w:r>
      <w:r>
        <w:rPr>
          <w:rFonts w:eastAsia="Times New Roman"/>
          <w:lang w:val="en-US"/>
        </w:rPr>
        <w:t>.</w:t>
      </w:r>
    </w:p>
    <w:p w14:paraId="74A9887A" w14:textId="0BA1554A" w:rsidR="00BC2592" w:rsidRPr="00B92DFC" w:rsidRDefault="4D3A418A" w:rsidP="00BC2592">
      <w:pPr>
        <w:pStyle w:val="BodyText"/>
      </w:pPr>
      <w:r w:rsidRPr="63FB4CB3">
        <w:rPr>
          <w:rFonts w:eastAsia="Times New Roman"/>
          <w:lang w:val="en-US"/>
        </w:rPr>
        <w:lastRenderedPageBreak/>
        <w:t>Consequently, different earthquake</w:t>
      </w:r>
      <w:r w:rsidR="00743451">
        <w:rPr>
          <w:rFonts w:eastAsia="Times New Roman"/>
          <w:lang w:val="en-US"/>
        </w:rPr>
        <w:t xml:space="preserve"> </w:t>
      </w:r>
      <w:r w:rsidRPr="63FB4CB3">
        <w:rPr>
          <w:rFonts w:eastAsia="Times New Roman"/>
          <w:lang w:val="en-US"/>
        </w:rPr>
        <w:t xml:space="preserve">time histories can correspond to the same response spectrum, meaning they have the same severity. </w:t>
      </w:r>
      <w:r w:rsidR="00BC2592" w:rsidRPr="63FB4CB3">
        <w:rPr>
          <w:rFonts w:eastAsia="Times New Roman"/>
        </w:rPr>
        <w:t xml:space="preserve">However, it is not always possible to achieve satisfactory performance with the command signal synthesized initially, and it may be necessary to generate more than one command signal and carry out additional </w:t>
      </w:r>
      <w:r w:rsidRPr="63FB4CB3">
        <w:rPr>
          <w:rFonts w:eastAsia="Times New Roman"/>
        </w:rPr>
        <w:t xml:space="preserve">test </w:t>
      </w:r>
      <w:r w:rsidRPr="63FB4CB3">
        <w:rPr>
          <w:rFonts w:eastAsia="Times New Roman"/>
          <w:lang w:val="en-US"/>
        </w:rPr>
        <w:t>steps</w:t>
      </w:r>
      <w:r w:rsidRPr="63FB4CB3">
        <w:rPr>
          <w:rFonts w:eastAsia="Times New Roman"/>
        </w:rPr>
        <w:t>.</w:t>
      </w:r>
      <w:r w:rsidR="00BC2592" w:rsidRPr="63FB4CB3">
        <w:rPr>
          <w:rFonts w:eastAsia="Times New Roman"/>
        </w:rPr>
        <w:t xml:space="preserve"> This procedure, although necessary </w:t>
      </w:r>
      <w:r w:rsidRPr="63FB4CB3">
        <w:rPr>
          <w:rFonts w:eastAsia="Times New Roman"/>
          <w:lang w:val="en-US"/>
        </w:rPr>
        <w:t>to fit the spectrum</w:t>
      </w:r>
      <w:r w:rsidRPr="63FB4CB3">
        <w:rPr>
          <w:rFonts w:eastAsia="Times New Roman"/>
        </w:rPr>
        <w:t>,</w:t>
      </w:r>
      <w:r w:rsidR="00BC2592" w:rsidRPr="63FB4CB3">
        <w:rPr>
          <w:rFonts w:eastAsia="Times New Roman"/>
        </w:rPr>
        <w:t xml:space="preserve"> it induces additional damage to the structure.</w:t>
      </w:r>
      <w:r w:rsidRPr="63FB4CB3">
        <w:rPr>
          <w:rFonts w:eastAsia="Times New Roman"/>
          <w:lang w:val="en-US"/>
        </w:rPr>
        <w:t xml:space="preserve"> Additionally</w:t>
      </w:r>
      <w:r w:rsidRPr="63FB4CB3">
        <w:rPr>
          <w:rFonts w:eastAsia="Times New Roman"/>
        </w:rPr>
        <w:t>,</w:t>
      </w:r>
      <w:r w:rsidR="00BC2592" w:rsidRPr="63FB4CB3">
        <w:rPr>
          <w:rFonts w:eastAsia="Times New Roman"/>
        </w:rPr>
        <w:t xml:space="preserve"> physical limitations inherent to the equipment, namely with regard to the finite field of displacement, velocity and acceleration, must be duly considered during the tests.</w:t>
      </w:r>
      <w:r w:rsidR="007A3CA3" w:rsidRPr="007A3CA3">
        <w:rPr>
          <w:rFonts w:eastAsia="Times New Roman"/>
          <w:noProof/>
          <w:lang w:val="en-US"/>
        </w:rPr>
        <w:t xml:space="preserve"> </w:t>
      </w:r>
    </w:p>
    <w:p w14:paraId="04B5FD1F" w14:textId="326CA56E" w:rsidR="00BC2592" w:rsidRPr="00980C35" w:rsidRDefault="14DAD683" w:rsidP="4EDD7168">
      <w:pPr>
        <w:spacing w:after="6pt" w:line="11.40pt" w:lineRule="auto"/>
        <w:ind w:firstLine="14.40pt"/>
        <w:jc w:val="both"/>
      </w:pPr>
      <w:r w:rsidRPr="4EDD7168">
        <w:rPr>
          <w:rFonts w:eastAsia="Times New Roman"/>
        </w:rPr>
        <w:t>To overcome these limitations a control methodology for shaking</w:t>
      </w:r>
      <w:r w:rsidR="77361857">
        <w:noBreakHyphen/>
      </w:r>
      <w:r w:rsidRPr="4EDD7168">
        <w:rPr>
          <w:rFonts w:eastAsia="Times New Roman"/>
        </w:rPr>
        <w:t>table using an optimized linear controller</w:t>
      </w:r>
      <w:r w:rsidR="00B416A9">
        <w:rPr>
          <w:rFonts w:eastAsia="Times New Roman"/>
        </w:rPr>
        <w:t>,</w:t>
      </w:r>
      <w:r w:rsidRPr="4EDD7168">
        <w:rPr>
          <w:rFonts w:eastAsia="Times New Roman"/>
        </w:rPr>
        <w:t xml:space="preserve"> the </w:t>
      </w:r>
      <w:r w:rsidR="00B416A9">
        <w:rPr>
          <w:rFonts w:eastAsia="Times New Roman"/>
        </w:rPr>
        <w:t xml:space="preserve">identified </w:t>
      </w:r>
      <w:r w:rsidRPr="4EDD7168">
        <w:rPr>
          <w:rFonts w:eastAsia="Times New Roman"/>
        </w:rPr>
        <w:t>model of the system and earthquake recorded is being proposed. The performance of the system will be evaluated with two candidate</w:t>
      </w:r>
      <w:r w:rsidR="007F54C2">
        <w:rPr>
          <w:rFonts w:eastAsia="Times New Roman"/>
        </w:rPr>
        <w:t xml:space="preserve"> controllers</w:t>
      </w:r>
      <w:r w:rsidRPr="4EDD7168">
        <w:rPr>
          <w:rFonts w:eastAsia="Times New Roman"/>
        </w:rPr>
        <w:t>: a PID</w:t>
      </w:r>
      <w:r w:rsidR="00B57E0B">
        <w:rPr>
          <w:rFonts w:eastAsia="Times New Roman"/>
        </w:rPr>
        <w:t>-</w:t>
      </w:r>
      <w:r w:rsidR="00896EA2">
        <w:rPr>
          <w:rFonts w:eastAsia="Times New Roman"/>
        </w:rPr>
        <w:t>F</w:t>
      </w:r>
      <w:r w:rsidRPr="4EDD7168">
        <w:rPr>
          <w:rFonts w:eastAsia="Times New Roman"/>
        </w:rPr>
        <w:t xml:space="preserve"> and an optimal LQI controller.</w:t>
      </w:r>
    </w:p>
    <w:p w14:paraId="7EFECDDC" w14:textId="473838A4" w:rsidR="00BC2592" w:rsidRPr="00634884" w:rsidRDefault="14DAD683" w:rsidP="00634884">
      <w:pPr>
        <w:pStyle w:val="BodyText"/>
        <w:rPr>
          <w:rFonts w:eastAsia="Times New Roman"/>
          <w:lang w:val="en-US"/>
        </w:rPr>
      </w:pPr>
      <w:r w:rsidRPr="4EDD7168">
        <w:rPr>
          <w:rFonts w:eastAsia="Times New Roman"/>
          <w:lang w:val="en-US"/>
        </w:rPr>
        <w:t xml:space="preserve">An experimental facility comprising a small-scale </w:t>
      </w:r>
      <w:r w:rsidR="00404589">
        <w:rPr>
          <w:rFonts w:eastAsia="Times New Roman"/>
          <w:lang w:val="en-US"/>
        </w:rPr>
        <w:t xml:space="preserve">seismic </w:t>
      </w:r>
      <w:r w:rsidRPr="4EDD7168">
        <w:rPr>
          <w:rFonts w:eastAsia="Times New Roman"/>
          <w:lang w:val="en-US"/>
        </w:rPr>
        <w:t xml:space="preserve">shaking table with dedicated hardware and software </w:t>
      </w:r>
      <w:r w:rsidR="007950E0">
        <w:rPr>
          <w:rFonts w:eastAsia="Times New Roman"/>
          <w:lang w:val="en-US"/>
        </w:rPr>
        <w:t>is</w:t>
      </w:r>
      <w:r w:rsidRPr="4EDD7168">
        <w:rPr>
          <w:rFonts w:eastAsia="Times New Roman"/>
          <w:lang w:val="en-US"/>
        </w:rPr>
        <w:t xml:space="preserve"> used to validate the methodology. The measurement and control chain is depicted on Fig. </w:t>
      </w:r>
      <w:r w:rsidR="009B32E5">
        <w:rPr>
          <w:rFonts w:eastAsia="Times New Roman"/>
          <w:lang w:val="en-US"/>
        </w:rPr>
        <w:t>3</w:t>
      </w:r>
      <w:r w:rsidRPr="4EDD7168">
        <w:rPr>
          <w:rFonts w:eastAsia="Times New Roman"/>
          <w:lang w:val="en-US"/>
        </w:rPr>
        <w:t xml:space="preserve"> </w:t>
      </w:r>
      <w:r w:rsidR="000A3B04">
        <w:rPr>
          <w:rFonts w:eastAsia="Times New Roman"/>
          <w:lang w:val="en-US"/>
        </w:rPr>
        <w:t>consisting on</w:t>
      </w:r>
      <w:r w:rsidRPr="4EDD7168">
        <w:rPr>
          <w:rFonts w:eastAsia="Times New Roman"/>
          <w:lang w:val="en-US"/>
        </w:rPr>
        <w:t xml:space="preserve">: </w:t>
      </w:r>
      <w:r w:rsidRPr="10946460">
        <w:rPr>
          <w:rFonts w:eastAsia="Times New Roman"/>
          <w:lang w:val="en-US"/>
        </w:rPr>
        <w:t xml:space="preserve">i) </w:t>
      </w:r>
      <w:r w:rsidR="10946460" w:rsidRPr="10946460">
        <w:rPr>
          <w:rFonts w:eastAsia="Times New Roman"/>
          <w:lang w:val="en-US"/>
        </w:rPr>
        <w:t xml:space="preserve">Shaking Table, including </w:t>
      </w:r>
      <w:r w:rsidRPr="10946460">
        <w:rPr>
          <w:rFonts w:eastAsia="Times New Roman"/>
          <w:lang w:val="en-US"/>
        </w:rPr>
        <w:t>a small-scale shaking table installed on a fixed base, along which it rolls over, driven by a Goodmans model 390A electrodynamic shaker</w:t>
      </w:r>
      <w:r w:rsidR="10946460" w:rsidRPr="10946460">
        <w:rPr>
          <w:rFonts w:eastAsia="Times New Roman"/>
          <w:lang w:val="en-US"/>
        </w:rPr>
        <w:t>, and</w:t>
      </w:r>
      <w:r w:rsidRPr="10946460">
        <w:rPr>
          <w:rFonts w:eastAsia="Times New Roman"/>
          <w:lang w:val="en-US"/>
        </w:rPr>
        <w:t xml:space="preserve"> a Linear Variable Differential Transformer (LVDT) measures the relative displacement of the platform;</w:t>
      </w:r>
      <w:r w:rsidRPr="4EDD7168">
        <w:rPr>
          <w:rFonts w:eastAsia="Times New Roman"/>
          <w:lang w:val="en-US"/>
        </w:rPr>
        <w:t xml:space="preserve"> </w:t>
      </w:r>
      <w:r w:rsidR="10946460" w:rsidRPr="10946460">
        <w:rPr>
          <w:rFonts w:eastAsia="Times New Roman"/>
          <w:lang w:val="en-US"/>
        </w:rPr>
        <w:t>ii) Conditioning and Control unit, with</w:t>
      </w:r>
      <w:r w:rsidRPr="10946460">
        <w:rPr>
          <w:rFonts w:eastAsia="Times New Roman"/>
          <w:lang w:val="en-US"/>
        </w:rPr>
        <w:t xml:space="preserve"> a hardware rack comprising all required signal conditioning and control components, including sensor signal conditioners and a National Instruments PXI Real-Time Controller integrated with a CompactRIO system featuring a Virtex-5 FPGA, enabling autonomous real-time execution of control and acquisition tasks;</w:t>
      </w:r>
      <w:r w:rsidRPr="4EDD7168">
        <w:rPr>
          <w:rFonts w:eastAsia="Times New Roman"/>
          <w:lang w:val="en-US"/>
        </w:rPr>
        <w:t xml:space="preserve"> </w:t>
      </w:r>
      <w:r w:rsidR="10946460" w:rsidRPr="10946460">
        <w:rPr>
          <w:rFonts w:eastAsia="Times New Roman"/>
          <w:lang w:val="en-US"/>
        </w:rPr>
        <w:t>iii) and, Data Acquisition System</w:t>
      </w:r>
      <w:r w:rsidRPr="10946460">
        <w:rPr>
          <w:rFonts w:eastAsia="Times New Roman"/>
          <w:lang w:val="en-US"/>
        </w:rPr>
        <w:t xml:space="preserve"> comprising a host PC, where the experimental setup is configured using the NI LabVIEW environment, including the implementation and supervision of the control strategy, the data acquisition set-up, as well as</w:t>
      </w:r>
      <w:r w:rsidRPr="4EDD7168">
        <w:rPr>
          <w:rFonts w:eastAsia="Times New Roman"/>
          <w:color w:val="002060"/>
          <w:lang w:val="en-US"/>
        </w:rPr>
        <w:t xml:space="preserve"> </w:t>
      </w:r>
      <w:r w:rsidRPr="10946460">
        <w:rPr>
          <w:rFonts w:eastAsia="Times New Roman"/>
          <w:lang w:val="en-US"/>
        </w:rPr>
        <w:t>the measurement and visualization of the experimental results.</w:t>
      </w:r>
      <w:r w:rsidR="4EDD7168" w:rsidRPr="00634884">
        <w:rPr>
          <w:lang w:val="en-US"/>
        </w:rPr>
        <w:t xml:space="preserve"> </w:t>
      </w:r>
    </w:p>
    <w:p w14:paraId="202C1CAF" w14:textId="77777777" w:rsidR="00FD6795" w:rsidRDefault="5376FD6C" w:rsidP="006306FF">
      <w:pPr>
        <w:keepNext/>
      </w:pPr>
      <w:r>
        <w:rPr>
          <w:noProof/>
        </w:rPr>
        <w:drawing>
          <wp:inline distT="0" distB="0" distL="0" distR="0" wp14:anchorId="7351D024" wp14:editId="09FD42FF">
            <wp:extent cx="2390775" cy="1857920"/>
            <wp:effectExtent l="0" t="0" r="0" b="0"/>
            <wp:docPr id="140211079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2110797" name="Picture 1402110797"/>
                    <pic:cNvPicPr/>
                  </pic:nvPicPr>
                  <pic:blipFill>
                    <a:blip r:embed="rId15">
                      <a:extLst>
                        <a:ext uri="{28A0092B-C50C-407E-A947-70E740481C1C}">
                          <a14:useLocalDpi xmlns:a14="http://schemas.microsoft.com/office/drawing/2010/main"/>
                        </a:ext>
                      </a:extLst>
                    </a:blip>
                    <a:stretch>
                      <a:fillRect/>
                    </a:stretch>
                  </pic:blipFill>
                  <pic:spPr>
                    <a:xfrm>
                      <a:off x="0" y="0"/>
                      <a:ext cx="2398519" cy="1863938"/>
                    </a:xfrm>
                    <a:prstGeom prst="rect">
                      <a:avLst/>
                    </a:prstGeom>
                  </pic:spPr>
                </pic:pic>
              </a:graphicData>
            </a:graphic>
          </wp:inline>
        </w:drawing>
      </w:r>
    </w:p>
    <w:p w14:paraId="7F7C46C3" w14:textId="7DCA5E51" w:rsidR="46B5B1E8" w:rsidRPr="0084712B" w:rsidRDefault="00FD6795" w:rsidP="00FD6795">
      <w:pPr>
        <w:pStyle w:val="figurecaption"/>
        <w:rPr>
          <w:rFonts w:eastAsia="Times New Roman"/>
        </w:rPr>
      </w:pPr>
      <w:r w:rsidRPr="00FD6795">
        <w:t>Experimental facility</w:t>
      </w:r>
    </w:p>
    <w:p w14:paraId="3AB0A65A" w14:textId="52E1D7A0" w:rsidR="14ACD782" w:rsidRDefault="14ACD782" w:rsidP="42AFF418">
      <w:pPr>
        <w:spacing w:after="6pt" w:line="11.40pt" w:lineRule="auto"/>
        <w:jc w:val="both"/>
      </w:pPr>
      <w:r w:rsidRPr="42AFF418">
        <w:rPr>
          <w:rFonts w:eastAsia="Times New Roman"/>
        </w:rPr>
        <w:t>One key advantage of this system framework is the modularity, since both data acquisition system and the condition and control rack can be deployed with other experimental setups. In particular, the system can be reused with the ST1D shaking table, where the proposed control strategies will be subsequently validated.</w:t>
      </w:r>
    </w:p>
    <w:p w14:paraId="265074EA" w14:textId="72E1F7F0" w:rsidR="785C9592" w:rsidRDefault="78F1CE69" w:rsidP="785C9592">
      <w:pPr>
        <w:jc w:val="both"/>
      </w:pPr>
      <w:r w:rsidRPr="78F1CE69">
        <w:rPr>
          <w:rFonts w:eastAsia="Times New Roman"/>
          <w:lang w:val="en-US"/>
        </w:rPr>
        <w:t xml:space="preserve">The </w:t>
      </w:r>
      <w:r w:rsidR="000A3B04">
        <w:rPr>
          <w:rFonts w:eastAsia="Times New Roman"/>
          <w:lang w:val="en-US"/>
        </w:rPr>
        <w:t>approach proposed in this paper considers the full system as a</w:t>
      </w:r>
      <w:r w:rsidRPr="78F1CE69">
        <w:rPr>
          <w:rFonts w:eastAsia="Times New Roman"/>
          <w:lang w:val="en-US"/>
        </w:rPr>
        <w:t xml:space="preserve"> closed-loop control system schematically illustrated in Fig. </w:t>
      </w:r>
      <w:r w:rsidR="009B32E5">
        <w:rPr>
          <w:rFonts w:eastAsia="Times New Roman"/>
          <w:lang w:val="en-US"/>
        </w:rPr>
        <w:t>4</w:t>
      </w:r>
      <w:r w:rsidRPr="78F1CE69">
        <w:rPr>
          <w:rFonts w:eastAsia="Times New Roman"/>
          <w:lang w:val="en-US"/>
        </w:rPr>
        <w:t>, comprising</w:t>
      </w:r>
      <w:r w:rsidR="00781E77">
        <w:rPr>
          <w:rFonts w:eastAsia="Times New Roman"/>
          <w:lang w:val="en-US"/>
        </w:rPr>
        <w:t xml:space="preserve"> of</w:t>
      </w:r>
      <w:r w:rsidR="000A3B04">
        <w:rPr>
          <w:rFonts w:eastAsia="Times New Roman"/>
          <w:lang w:val="en-US"/>
        </w:rPr>
        <w:t xml:space="preserve"> two blocks</w:t>
      </w:r>
      <w:r w:rsidRPr="78F1CE69">
        <w:rPr>
          <w:rFonts w:eastAsia="Times New Roman"/>
          <w:lang w:val="en-US"/>
        </w:rPr>
        <w:t xml:space="preserve">: i) a </w:t>
      </w:r>
      <w:r w:rsidR="000A3B04">
        <w:rPr>
          <w:rFonts w:eastAsia="Times New Roman"/>
          <w:lang w:val="en-US"/>
        </w:rPr>
        <w:t xml:space="preserve">given </w:t>
      </w:r>
      <w:r w:rsidRPr="78F1CE69">
        <w:rPr>
          <w:rFonts w:eastAsia="Times New Roman"/>
          <w:lang w:val="en-US"/>
        </w:rPr>
        <w:t xml:space="preserve">controller, </w:t>
      </w:r>
      <w:r w:rsidR="000A3B04">
        <w:rPr>
          <w:rFonts w:eastAsia="Times New Roman"/>
          <w:lang w:val="en-US"/>
        </w:rPr>
        <w:t xml:space="preserve">which in this paper is </w:t>
      </w:r>
      <w:r w:rsidRPr="78F1CE69">
        <w:rPr>
          <w:rFonts w:eastAsia="Times New Roman"/>
          <w:lang w:val="en-US"/>
        </w:rPr>
        <w:t>a PID</w:t>
      </w:r>
      <w:r w:rsidR="00A862BA">
        <w:rPr>
          <w:rFonts w:eastAsia="Times New Roman"/>
          <w:lang w:val="en-US"/>
        </w:rPr>
        <w:t>-</w:t>
      </w:r>
      <w:r w:rsidR="009E20D9">
        <w:rPr>
          <w:rFonts w:eastAsia="Times New Roman"/>
          <w:lang w:val="en-US"/>
        </w:rPr>
        <w:t>F</w:t>
      </w:r>
      <w:r w:rsidRPr="78F1CE69">
        <w:rPr>
          <w:rFonts w:eastAsia="Times New Roman"/>
          <w:lang w:val="en-US"/>
        </w:rPr>
        <w:t xml:space="preserve"> controller </w:t>
      </w:r>
      <w:r w:rsidR="000A3B04">
        <w:rPr>
          <w:rFonts w:eastAsia="Times New Roman"/>
          <w:lang w:val="en-US"/>
        </w:rPr>
        <w:t>or</w:t>
      </w:r>
      <w:r w:rsidR="000A3B04" w:rsidRPr="78F1CE69">
        <w:rPr>
          <w:rFonts w:eastAsia="Times New Roman"/>
          <w:lang w:val="en-US"/>
        </w:rPr>
        <w:t xml:space="preserve"> </w:t>
      </w:r>
      <w:r w:rsidRPr="78F1CE69">
        <w:rPr>
          <w:rFonts w:eastAsia="Times New Roman"/>
          <w:lang w:val="en-US"/>
        </w:rPr>
        <w:t xml:space="preserve">an optimal LQI </w:t>
      </w:r>
      <w:r w:rsidRPr="78F1CE69">
        <w:rPr>
          <w:rFonts w:eastAsia="Times New Roman"/>
          <w:lang w:val="en-US"/>
        </w:rPr>
        <w:t xml:space="preserve">controller; and ii) </w:t>
      </w:r>
      <w:r w:rsidR="000A3B04">
        <w:rPr>
          <w:rFonts w:eastAsia="Times New Roman"/>
          <w:lang w:val="en-US"/>
        </w:rPr>
        <w:t>the</w:t>
      </w:r>
      <w:r w:rsidRPr="78F1CE69">
        <w:rPr>
          <w:rFonts w:eastAsia="Times New Roman"/>
          <w:lang w:val="en-US"/>
        </w:rPr>
        <w:t xml:space="preserve"> controlled system</w:t>
      </w:r>
      <w:r w:rsidR="000A3B04">
        <w:rPr>
          <w:rFonts w:eastAsia="Times New Roman"/>
          <w:lang w:val="en-US"/>
        </w:rPr>
        <w:t>,</w:t>
      </w:r>
      <w:r w:rsidRPr="78F1CE69">
        <w:rPr>
          <w:rFonts w:eastAsia="Times New Roman"/>
          <w:lang w:val="en-US"/>
        </w:rPr>
        <w:t xml:space="preserve"> consisting of the shaking-table hardware, including its mechanical and electrical components, together with the</w:t>
      </w:r>
      <w:r w:rsidR="009B32E5">
        <w:rPr>
          <w:rFonts w:eastAsia="Times New Roman"/>
          <w:lang w:val="en-US"/>
        </w:rPr>
        <w:t xml:space="preserve"> top-mounted</w:t>
      </w:r>
      <w:r w:rsidRPr="78F1CE69">
        <w:rPr>
          <w:rFonts w:eastAsia="Times New Roman"/>
          <w:lang w:val="en-US"/>
        </w:rPr>
        <w:t xml:space="preserve"> </w:t>
      </w:r>
      <w:r w:rsidR="00F80FFA">
        <w:rPr>
          <w:rFonts w:eastAsia="Times New Roman"/>
          <w:lang w:val="en-US"/>
        </w:rPr>
        <w:t>coupled structure (also</w:t>
      </w:r>
      <w:r w:rsidR="000A3B04">
        <w:rPr>
          <w:rFonts w:eastAsia="Times New Roman"/>
          <w:lang w:val="en-US"/>
        </w:rPr>
        <w:t xml:space="preserve"> referred </w:t>
      </w:r>
      <w:r w:rsidR="00F80FFA">
        <w:rPr>
          <w:rFonts w:eastAsia="Times New Roman"/>
          <w:lang w:val="en-US"/>
        </w:rPr>
        <w:t>as the physical</w:t>
      </w:r>
      <w:r w:rsidR="00F80FFA" w:rsidRPr="78F1CE69">
        <w:rPr>
          <w:rFonts w:eastAsia="Times New Roman"/>
          <w:lang w:val="en-US"/>
        </w:rPr>
        <w:t xml:space="preserve"> </w:t>
      </w:r>
      <w:r w:rsidRPr="78F1CE69">
        <w:rPr>
          <w:rFonts w:eastAsia="Times New Roman"/>
          <w:lang w:val="en-US"/>
        </w:rPr>
        <w:t>model</w:t>
      </w:r>
      <w:r w:rsidR="00F80FFA">
        <w:rPr>
          <w:rFonts w:eastAsia="Times New Roman"/>
          <w:lang w:val="en-US"/>
        </w:rPr>
        <w:t>)</w:t>
      </w:r>
      <w:r w:rsidRPr="78F1CE69">
        <w:rPr>
          <w:rFonts w:eastAsia="Times New Roman"/>
          <w:lang w:val="en-US"/>
        </w:rPr>
        <w:t>. The control</w:t>
      </w:r>
      <w:r w:rsidR="00976E2D">
        <w:rPr>
          <w:rFonts w:eastAsia="Times New Roman"/>
          <w:lang w:val="en-US"/>
        </w:rPr>
        <w:t>ler</w:t>
      </w:r>
      <w:r w:rsidRPr="78F1CE69">
        <w:rPr>
          <w:rFonts w:eastAsia="Times New Roman"/>
          <w:lang w:val="en-US"/>
        </w:rPr>
        <w:t xml:space="preserve"> is</w:t>
      </w:r>
      <w:r w:rsidR="00976E2D">
        <w:rPr>
          <w:rFonts w:eastAsia="Times New Roman"/>
          <w:lang w:val="en-US"/>
        </w:rPr>
        <w:t xml:space="preserve"> designed to minimize the error between</w:t>
      </w:r>
      <w:r w:rsidRPr="78F1CE69">
        <w:rPr>
          <w:rFonts w:eastAsia="Times New Roman"/>
          <w:lang w:val="en-US"/>
        </w:rPr>
        <w:t xml:space="preserve"> the output signal </w:t>
      </w:r>
      <w:r w:rsidRPr="78F1CE69">
        <w:rPr>
          <w:rFonts w:eastAsia="Times New Roman"/>
          <w:i/>
          <w:iCs/>
          <w:lang w:val="en-US"/>
        </w:rPr>
        <w:t>y</w:t>
      </w:r>
      <w:r w:rsidRPr="78F1CE69">
        <w:rPr>
          <w:rFonts w:eastAsia="Times New Roman"/>
          <w:lang w:val="en-US"/>
        </w:rPr>
        <w:t xml:space="preserve">, corresponding to the shaking-table motion, </w:t>
      </w:r>
      <w:r w:rsidR="00976E2D">
        <w:rPr>
          <w:rFonts w:eastAsia="Times New Roman"/>
          <w:lang w:val="en-US"/>
        </w:rPr>
        <w:t>and</w:t>
      </w:r>
      <w:r w:rsidR="00976E2D" w:rsidRPr="78F1CE69">
        <w:rPr>
          <w:rFonts w:eastAsia="Times New Roman"/>
          <w:lang w:val="en-US"/>
        </w:rPr>
        <w:t xml:space="preserve"> </w:t>
      </w:r>
      <w:r w:rsidRPr="78F1CE69">
        <w:rPr>
          <w:rFonts w:eastAsia="Times New Roman"/>
          <w:lang w:val="en-US"/>
        </w:rPr>
        <w:t xml:space="preserve">the reference signal </w:t>
      </w:r>
      <w:r w:rsidRPr="78F1CE69">
        <w:rPr>
          <w:rFonts w:eastAsia="Times New Roman"/>
          <w:i/>
          <w:iCs/>
          <w:lang w:val="en-US"/>
        </w:rPr>
        <w:t>r</w:t>
      </w:r>
      <w:r w:rsidR="00AB5B95">
        <w:rPr>
          <w:rFonts w:eastAsia="Times New Roman"/>
          <w:i/>
          <w:iCs/>
          <w:lang w:val="en-US"/>
        </w:rPr>
        <w:t>,</w:t>
      </w:r>
      <w:r w:rsidR="009B32E5">
        <w:rPr>
          <w:rFonts w:eastAsia="Times New Roman"/>
          <w:i/>
          <w:iCs/>
          <w:lang w:val="en-US"/>
        </w:rPr>
        <w:t xml:space="preserve"> </w:t>
      </w:r>
      <w:r w:rsidR="009B32E5">
        <w:rPr>
          <w:rFonts w:eastAsia="Times New Roman"/>
          <w:lang w:val="en-US"/>
        </w:rPr>
        <w:t>corresponding to the earthquake signal</w:t>
      </w:r>
      <w:r w:rsidRPr="78F1CE69">
        <w:rPr>
          <w:rFonts w:eastAsia="Times New Roman"/>
          <w:lang w:val="en-US"/>
        </w:rPr>
        <w:t>.</w:t>
      </w:r>
    </w:p>
    <w:p w14:paraId="02FB1392" w14:textId="4AA2CF1B" w:rsidR="78F1CE69" w:rsidRDefault="78F1CE69" w:rsidP="78F1CE69">
      <w:pPr>
        <w:jc w:val="both"/>
        <w:rPr>
          <w:rFonts w:eastAsia="Times New Roman"/>
          <w:lang w:val="en-US"/>
        </w:rPr>
      </w:pPr>
    </w:p>
    <w:p w14:paraId="652884DC" w14:textId="77777777" w:rsidR="00FD6795" w:rsidRDefault="0E82BB5F" w:rsidP="007A32FD">
      <w:pPr>
        <w:keepNext/>
      </w:pPr>
      <w:r>
        <w:rPr>
          <w:noProof/>
        </w:rPr>
        <w:drawing>
          <wp:inline distT="0" distB="0" distL="0" distR="0" wp14:anchorId="571D1D86" wp14:editId="569EB41A">
            <wp:extent cx="3088930" cy="676275"/>
            <wp:effectExtent l="0" t="0" r="0" b="0"/>
            <wp:docPr id="471848639"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1848639" name="Picture 471848639"/>
                    <pic:cNvPicPr/>
                  </pic:nvPicPr>
                  <pic:blipFill>
                    <a:blip r:embed="rId16">
                      <a:extLst>
                        <a:ext uri="{28A0092B-C50C-407E-A947-70E740481C1C}">
                          <a14:useLocalDpi xmlns:a14="http://schemas.microsoft.com/office/drawing/2010/main"/>
                        </a:ext>
                      </a:extLst>
                    </a:blip>
                    <a:stretch>
                      <a:fillRect/>
                    </a:stretch>
                  </pic:blipFill>
                  <pic:spPr>
                    <a:xfrm>
                      <a:off x="0" y="0"/>
                      <a:ext cx="3225009" cy="706067"/>
                    </a:xfrm>
                    <a:prstGeom prst="rect">
                      <a:avLst/>
                    </a:prstGeom>
                  </pic:spPr>
                </pic:pic>
              </a:graphicData>
            </a:graphic>
          </wp:inline>
        </w:drawing>
      </w:r>
    </w:p>
    <w:p w14:paraId="6A68555F" w14:textId="14BDB149" w:rsidR="1210E0D4" w:rsidRPr="00A60225" w:rsidRDefault="00FD6795" w:rsidP="1210E0D4">
      <w:pPr>
        <w:pStyle w:val="figurecaption"/>
      </w:pPr>
      <w:bookmarkStart w:id="24" w:name="_Ref228489546"/>
      <w:r w:rsidRPr="00FD6795">
        <w:t>S</w:t>
      </w:r>
      <w:r w:rsidR="003B5AD9">
        <w:t>eismic s</w:t>
      </w:r>
      <w:r w:rsidRPr="00FD6795">
        <w:t>haking table control loop</w:t>
      </w:r>
      <w:bookmarkEnd w:id="24"/>
    </w:p>
    <w:p w14:paraId="509E654C" w14:textId="1DEA6088" w:rsidR="00BC2592" w:rsidRPr="00C84DEA" w:rsidRDefault="75690683" w:rsidP="6A0DF047">
      <w:pPr>
        <w:jc w:val="both"/>
      </w:pPr>
      <w:r w:rsidRPr="7956383A">
        <w:rPr>
          <w:rFonts w:eastAsia="Times New Roman"/>
          <w:lang w:val="en-US"/>
        </w:rPr>
        <w:t>The control strategy currently implemented at LNEC is the OLI control approach. For the majority of applications, the PI</w:t>
      </w:r>
      <w:r w:rsidR="00A376DC">
        <w:rPr>
          <w:rFonts w:eastAsia="Times New Roman"/>
          <w:lang w:val="en-US"/>
        </w:rPr>
        <w:t xml:space="preserve">D </w:t>
      </w:r>
      <w:r w:rsidRPr="7956383A">
        <w:rPr>
          <w:rFonts w:eastAsia="Times New Roman"/>
          <w:lang w:val="en-US"/>
        </w:rPr>
        <w:t>controller parameters are tuned in advance for a specific test configuration and subsequently kept fixed throughout most experimental campaigns.</w:t>
      </w:r>
    </w:p>
    <w:p w14:paraId="26D498C9" w14:textId="42E60961" w:rsidR="1210E0D4" w:rsidRDefault="1210E0D4" w:rsidP="1210E0D4">
      <w:pPr>
        <w:jc w:val="both"/>
        <w:rPr>
          <w:rFonts w:eastAsia="Times New Roman"/>
          <w:lang w:val="en-US"/>
        </w:rPr>
      </w:pPr>
    </w:p>
    <w:p w14:paraId="67A0EDC6" w14:textId="77777777" w:rsidR="00BC2592" w:rsidRPr="00B92DFC" w:rsidRDefault="00BC2592" w:rsidP="00BC2592">
      <w:pPr>
        <w:pStyle w:val="Heading1"/>
        <w:rPr>
          <w:noProof w:val="0"/>
        </w:rPr>
      </w:pPr>
      <w:r w:rsidRPr="00B92DFC">
        <w:rPr>
          <w:noProof w:val="0"/>
        </w:rPr>
        <w:t>Methodology</w:t>
      </w:r>
    </w:p>
    <w:p w14:paraId="23CEA49D" w14:textId="77777777" w:rsidR="00BC2592" w:rsidRPr="00B92DFC" w:rsidRDefault="00BC2592" w:rsidP="00BC2592">
      <w:pPr>
        <w:pStyle w:val="Heading2"/>
        <w:rPr>
          <w:noProof w:val="0"/>
        </w:rPr>
      </w:pPr>
      <w:r w:rsidRPr="00B92DFC">
        <w:rPr>
          <w:noProof w:val="0"/>
        </w:rPr>
        <w:t>Foreword</w:t>
      </w:r>
    </w:p>
    <w:p w14:paraId="65B5EA05" w14:textId="694EC4AB" w:rsidR="00BC2592" w:rsidRPr="00A56E56" w:rsidRDefault="00C94EC8" w:rsidP="00035627">
      <w:pPr>
        <w:pStyle w:val="BodyText"/>
        <w:rPr>
          <w:lang w:val="en-US"/>
        </w:rPr>
      </w:pPr>
      <w:r w:rsidRPr="00A56E56">
        <w:rPr>
          <w:lang w:val="en-US"/>
        </w:rPr>
        <w:t>This section details</w:t>
      </w:r>
      <w:r w:rsidR="00A56E56" w:rsidRPr="00A56E56">
        <w:rPr>
          <w:lang w:val="en-US"/>
        </w:rPr>
        <w:t xml:space="preserve"> the </w:t>
      </w:r>
      <w:r w:rsidR="00781E77">
        <w:rPr>
          <w:lang w:val="en-US"/>
        </w:rPr>
        <w:t>system identification method used</w:t>
      </w:r>
      <w:r w:rsidR="00703D21">
        <w:rPr>
          <w:lang w:val="en-US"/>
        </w:rPr>
        <w:t xml:space="preserve">, </w:t>
      </w:r>
      <w:r w:rsidR="00781E77">
        <w:rPr>
          <w:lang w:val="en-US"/>
        </w:rPr>
        <w:t>the controllers design</w:t>
      </w:r>
      <w:r w:rsidR="00703D21">
        <w:rPr>
          <w:lang w:val="en-US"/>
        </w:rPr>
        <w:t xml:space="preserve">, and </w:t>
      </w:r>
      <w:r w:rsidR="00781E77">
        <w:rPr>
          <w:lang w:val="en-US"/>
        </w:rPr>
        <w:t xml:space="preserve">how the performance </w:t>
      </w:r>
      <w:r w:rsidR="003A3284">
        <w:rPr>
          <w:lang w:val="en-US"/>
        </w:rPr>
        <w:t>evaluation</w:t>
      </w:r>
      <w:r w:rsidR="00573307">
        <w:rPr>
          <w:lang w:val="en-US"/>
        </w:rPr>
        <w:t xml:space="preserve"> </w:t>
      </w:r>
      <w:r w:rsidR="00781E77">
        <w:rPr>
          <w:lang w:val="en-US"/>
        </w:rPr>
        <w:t>is measured</w:t>
      </w:r>
      <w:r w:rsidR="00573307">
        <w:rPr>
          <w:lang w:val="en-US"/>
        </w:rPr>
        <w:t>.</w:t>
      </w:r>
      <w:r w:rsidR="003A3284">
        <w:rPr>
          <w:lang w:val="en-US"/>
        </w:rPr>
        <w:t xml:space="preserve"> </w:t>
      </w:r>
      <w:r w:rsidR="00A52F59">
        <w:rPr>
          <w:lang w:val="en-US"/>
        </w:rPr>
        <w:t xml:space="preserve">Firstly, the two-stage </w:t>
      </w:r>
      <w:r w:rsidR="00FD16E6">
        <w:rPr>
          <w:lang w:val="en-US"/>
        </w:rPr>
        <w:t xml:space="preserve">closed-loop </w:t>
      </w:r>
      <w:r w:rsidR="00A52F59">
        <w:rPr>
          <w:lang w:val="en-US"/>
        </w:rPr>
        <w:t xml:space="preserve">identification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D35609">
        <w:rPr>
          <w:lang w:val="en-US"/>
        </w:rPr>
        <w:t>[17]</w:t>
      </w:r>
      <w:r w:rsidR="00B416A9">
        <w:rPr>
          <w:lang w:val="en-US"/>
        </w:rPr>
        <w:fldChar w:fldCharType="end"/>
      </w:r>
      <w:r w:rsidR="00FD16E6">
        <w:rPr>
          <w:lang w:val="en-US"/>
        </w:rPr>
        <w:t xml:space="preserve"> </w:t>
      </w:r>
      <w:r w:rsidR="00A52F59">
        <w:rPr>
          <w:lang w:val="en-US"/>
        </w:rPr>
        <w:t xml:space="preserve">is </w:t>
      </w:r>
      <w:r w:rsidR="008D1E66">
        <w:rPr>
          <w:lang w:val="en-US"/>
        </w:rPr>
        <w:t>address</w:t>
      </w:r>
      <w:r w:rsidR="00246617">
        <w:rPr>
          <w:lang w:val="en-US"/>
        </w:rPr>
        <w:t>ed</w:t>
      </w:r>
      <w:r w:rsidR="002016D0">
        <w:rPr>
          <w:lang w:val="en-US"/>
        </w:rPr>
        <w:t>.</w:t>
      </w:r>
      <w:r w:rsidR="00F16E24">
        <w:rPr>
          <w:lang w:val="en-US"/>
        </w:rPr>
        <w:t xml:space="preserve"> </w:t>
      </w:r>
      <w:r w:rsidR="0082741C" w:rsidRPr="00725B68">
        <w:rPr>
          <w:lang w:val="en-US"/>
        </w:rPr>
        <w:t>The</w:t>
      </w:r>
      <w:r w:rsidR="00246617">
        <w:rPr>
          <w:lang w:val="en-US"/>
        </w:rPr>
        <w:t>n</w:t>
      </w:r>
      <w:r w:rsidR="0082741C" w:rsidRPr="00725B68">
        <w:rPr>
          <w:lang w:val="en-US"/>
        </w:rPr>
        <w:t xml:space="preserve"> </w:t>
      </w:r>
      <w:r w:rsidR="00246617">
        <w:rPr>
          <w:lang w:val="en-US"/>
        </w:rPr>
        <w:t>t</w:t>
      </w:r>
      <w:r w:rsidR="00FA2208" w:rsidRPr="00725B68">
        <w:rPr>
          <w:lang w:val="en-US"/>
        </w:rPr>
        <w:t xml:space="preserve">he open-loop </w:t>
      </w:r>
      <w:r w:rsidR="00B419CA" w:rsidRPr="00725B68">
        <w:rPr>
          <w:lang w:val="en-US"/>
        </w:rPr>
        <w:t xml:space="preserve">driver signal design </w:t>
      </w:r>
      <w:r w:rsidR="00187A03">
        <w:rPr>
          <w:lang w:val="en-US"/>
        </w:rPr>
        <w:t>procedure</w:t>
      </w:r>
      <w:r w:rsidR="00187A03" w:rsidRPr="00725B68">
        <w:rPr>
          <w:lang w:val="en-US"/>
        </w:rPr>
        <w:t xml:space="preserve"> </w:t>
      </w:r>
      <w:r w:rsidR="00B419CA" w:rsidRPr="00725B68">
        <w:rPr>
          <w:lang w:val="en-US"/>
        </w:rPr>
        <w:t>currently used at LNEC</w:t>
      </w:r>
      <w:r w:rsidR="002E654D" w:rsidRPr="00725B68">
        <w:rPr>
          <w:lang w:val="en-US"/>
        </w:rPr>
        <w:t xml:space="preserve"> </w:t>
      </w:r>
      <w:r w:rsidR="00246617">
        <w:rPr>
          <w:lang w:val="en-US"/>
        </w:rPr>
        <w:t xml:space="preserve">is </w:t>
      </w:r>
      <w:r w:rsidR="00B8062F">
        <w:rPr>
          <w:lang w:val="en-US"/>
        </w:rPr>
        <w:t>described</w:t>
      </w:r>
      <w:r w:rsidR="00246617">
        <w:rPr>
          <w:lang w:val="en-US"/>
        </w:rPr>
        <w:t xml:space="preserve">. This method </w:t>
      </w:r>
      <w:r w:rsidR="00B419CA" w:rsidRPr="00725B68">
        <w:rPr>
          <w:lang w:val="en-US"/>
        </w:rPr>
        <w:t xml:space="preserve">will serve as a baseline </w:t>
      </w:r>
      <w:r w:rsidR="00F126CE" w:rsidRPr="00725B68">
        <w:rPr>
          <w:lang w:val="en-US"/>
        </w:rPr>
        <w:t xml:space="preserve">for </w:t>
      </w:r>
      <w:r w:rsidR="00187A03">
        <w:rPr>
          <w:lang w:val="en-US"/>
        </w:rPr>
        <w:t xml:space="preserve">different </w:t>
      </w:r>
      <w:r w:rsidR="00F126CE" w:rsidRPr="00725B68">
        <w:rPr>
          <w:lang w:val="en-US"/>
        </w:rPr>
        <w:t xml:space="preserve">controller performance </w:t>
      </w:r>
      <w:r w:rsidR="00187A03">
        <w:rPr>
          <w:lang w:val="en-US"/>
        </w:rPr>
        <w:t>comparison</w:t>
      </w:r>
      <w:r w:rsidR="00246617">
        <w:rPr>
          <w:lang w:val="en-US"/>
        </w:rPr>
        <w:t>. Finally,</w:t>
      </w:r>
      <w:r w:rsidR="00187A03">
        <w:rPr>
          <w:lang w:val="en-US"/>
        </w:rPr>
        <w:t xml:space="preserve"> </w:t>
      </w:r>
      <w:r w:rsidR="00246617">
        <w:rPr>
          <w:lang w:val="en-US"/>
        </w:rPr>
        <w:t>the</w:t>
      </w:r>
      <w:r w:rsidR="002E654D">
        <w:rPr>
          <w:lang w:val="en-US"/>
        </w:rPr>
        <w:t xml:space="preserve"> t</w:t>
      </w:r>
      <w:r w:rsidR="00BB6F76">
        <w:rPr>
          <w:lang w:val="en-US"/>
        </w:rPr>
        <w:t xml:space="preserve">wo proposed </w:t>
      </w:r>
      <w:r w:rsidR="00246617">
        <w:rPr>
          <w:lang w:val="en-US"/>
        </w:rPr>
        <w:t xml:space="preserve">controllers are </w:t>
      </w:r>
      <w:r w:rsidR="00187A03">
        <w:rPr>
          <w:lang w:val="en-US"/>
        </w:rPr>
        <w:t>designed.</w:t>
      </w:r>
    </w:p>
    <w:p w14:paraId="0EDFAD44" w14:textId="77777777" w:rsidR="00BC2592" w:rsidRPr="00B92DFC" w:rsidRDefault="00BC2592" w:rsidP="00BC2592">
      <w:pPr>
        <w:pStyle w:val="Heading2"/>
        <w:rPr>
          <w:noProof w:val="0"/>
        </w:rPr>
      </w:pPr>
      <w:r w:rsidRPr="00B92DFC">
        <w:rPr>
          <w:noProof w:val="0"/>
        </w:rPr>
        <w:t>System identification</w:t>
      </w:r>
    </w:p>
    <w:p w14:paraId="6DD7DF1E" w14:textId="76DFC1AE" w:rsidR="00144D9F" w:rsidRDefault="008567E1" w:rsidP="00CC14B3">
      <w:pPr>
        <w:pStyle w:val="BodyText"/>
      </w:pPr>
      <w:r>
        <w:t xml:space="preserve">A </w:t>
      </w:r>
      <w:r w:rsidR="009D60B4">
        <w:t xml:space="preserve">dynamic model identification of the plant </w:t>
      </w:r>
      <w:r w:rsidR="00956F5F">
        <w:t xml:space="preserve">(shaking table and the mounted coupled structure) </w:t>
      </w:r>
      <w:r w:rsidR="00204309">
        <w:t xml:space="preserve">is </w:t>
      </w:r>
      <w:r w:rsidR="009D60B4">
        <w:t>needed</w:t>
      </w:r>
      <w:r w:rsidR="00204309">
        <w:t xml:space="preserve"> for tunning the controllers</w:t>
      </w:r>
      <w:r w:rsidR="00105E2D" w:rsidRPr="00105E2D">
        <w:t xml:space="preserve">. </w:t>
      </w:r>
      <w:r w:rsidR="002746CD">
        <w:t>To</w:t>
      </w:r>
      <w:r w:rsidR="00AF4BFF" w:rsidRPr="00AF4BFF">
        <w:t xml:space="preserve"> this </w:t>
      </w:r>
      <w:r w:rsidR="002746CD">
        <w:t>end</w:t>
      </w:r>
      <w:r w:rsidR="00AF4BFF" w:rsidRPr="00AF4BFF">
        <w:t xml:space="preserve"> an identification experiment </w:t>
      </w:r>
      <w:r w:rsidR="000420A6">
        <w:t>is</w:t>
      </w:r>
      <w:r w:rsidR="00AF4BFF" w:rsidRPr="00AF4BFF">
        <w:t xml:space="preserve"> carried out using a </w:t>
      </w:r>
      <w:r w:rsidR="0063553A">
        <w:t>ba</w:t>
      </w:r>
      <w:r w:rsidR="00D13A9B">
        <w:t>n</w:t>
      </w:r>
      <w:r w:rsidR="0063553A">
        <w:t>d-limite</w:t>
      </w:r>
      <w:r w:rsidR="00D13A9B">
        <w:t>d</w:t>
      </w:r>
      <w:r w:rsidR="00AF4BFF" w:rsidRPr="00AF4BFF">
        <w:t xml:space="preserve"> pink noise </w:t>
      </w:r>
      <w:r w:rsidR="00257B27">
        <w:t xml:space="preserve">driver </w:t>
      </w:r>
      <w:r w:rsidR="00AF4BFF" w:rsidRPr="00AF4BFF">
        <w:t>signal</w:t>
      </w:r>
      <w:r w:rsidR="001F3145">
        <w:t>, with amplitude of ap</w:t>
      </w:r>
      <w:r w:rsidR="00F8741B">
        <w:t xml:space="preserve">proximately </w:t>
      </w:r>
      <w:r w:rsidR="00277AF1">
        <w:t>±4</w:t>
      </w:r>
      <w:r w:rsidR="006964CA">
        <w:t xml:space="preserve"> </w:t>
      </w:r>
      <w:r w:rsidR="00277AF1">
        <w:t>mm</w:t>
      </w:r>
      <w:r w:rsidR="00AF4BFF" w:rsidRPr="00AF4BFF">
        <w:t>, with the controller</w:t>
      </w:r>
      <w:r w:rsidR="007448F1">
        <w:t xml:space="preserve"> </w:t>
      </w:r>
      <w:r w:rsidR="00AF4BFF" w:rsidRPr="00AF4BFF">
        <w:t>set with proportional gain</w:t>
      </w:r>
      <w:r w:rsidR="00C52EF1">
        <w:t xml:space="preserve"> K</w:t>
      </w:r>
      <w:r w:rsidR="00C52EF1">
        <w:rPr>
          <w:vertAlign w:val="subscript"/>
        </w:rPr>
        <w:t>p</w:t>
      </w:r>
      <w:r w:rsidR="00C52EF1">
        <w:t>=</w:t>
      </w:r>
      <w:commentRangeStart w:id="25"/>
      <w:commentRangeStart w:id="26"/>
      <w:r w:rsidR="00C52EF1">
        <w:t>10</w:t>
      </w:r>
      <w:r w:rsidR="006E72E9">
        <w:t xml:space="preserve"> V/m</w:t>
      </w:r>
      <w:r w:rsidR="007223E4">
        <w:t>,</w:t>
      </w:r>
      <w:commentRangeEnd w:id="25"/>
      <w:r w:rsidR="001D20B5">
        <w:rPr>
          <w:rStyle w:val="CommentReference"/>
          <w:sz w:val="20"/>
          <w:szCs w:val="20"/>
        </w:rPr>
        <w:commentReference w:id="25"/>
      </w:r>
      <w:commentRangeEnd w:id="26"/>
      <w:r w:rsidR="006A0524">
        <w:rPr>
          <w:rStyle w:val="CommentReference"/>
          <w:sz w:val="20"/>
          <w:szCs w:val="20"/>
        </w:rPr>
        <w:commentReference w:id="26"/>
      </w:r>
      <w:r w:rsidR="007223E4">
        <w:t xml:space="preserve"> and </w:t>
      </w:r>
      <w:r w:rsidR="00917D23">
        <w:t xml:space="preserve">data </w:t>
      </w:r>
      <w:r w:rsidR="007223E4">
        <w:t xml:space="preserve">acquisition </w:t>
      </w:r>
      <w:r w:rsidR="00917D23">
        <w:t>at 200</w:t>
      </w:r>
      <w:r w:rsidR="004B240A">
        <w:t xml:space="preserve"> </w:t>
      </w:r>
      <w:r w:rsidR="00917D23">
        <w:t>Hz</w:t>
      </w:r>
      <w:r w:rsidR="006964CA">
        <w:t xml:space="preserve">. A </w:t>
      </w:r>
      <w:r w:rsidR="006964CA" w:rsidRPr="006B22BE">
        <w:t>sampling period of 5 ms is used throughout</w:t>
      </w:r>
      <w:r w:rsidR="006964CA">
        <w:t>.</w:t>
      </w:r>
      <w:r w:rsidR="00AF4BFF" w:rsidRPr="00AF4BFF">
        <w:t xml:space="preserve"> </w:t>
      </w:r>
      <w:r w:rsidR="00BC2592" w:rsidRPr="00B92DFC">
        <w:t>The imperative of running experiments under closed-loop control poses additional challenges for identifying the plant</w:t>
      </w:r>
      <w:r w:rsidR="00956F5F">
        <w:t xml:space="preserve">. </w:t>
      </w:r>
      <w:r w:rsidR="0048430F">
        <w:t>T</w:t>
      </w:r>
      <w:r w:rsidR="00C21F57" w:rsidRPr="00C21F57">
        <w:rPr>
          <w:lang w:val="en-US"/>
        </w:rPr>
        <w:t xml:space="preserve">o address the particularities of </w:t>
      </w:r>
      <w:r w:rsidR="000420A6">
        <w:rPr>
          <w:lang w:val="en-US"/>
        </w:rPr>
        <w:t xml:space="preserve">a </w:t>
      </w:r>
      <w:r w:rsidR="00C21F57" w:rsidRPr="00C21F57">
        <w:rPr>
          <w:lang w:val="en-US"/>
        </w:rPr>
        <w:t xml:space="preserve">closed-loop identification, the two-stage method </w:t>
      </w:r>
      <w:r w:rsidR="00B416A9">
        <w:rPr>
          <w:lang w:val="en-US"/>
        </w:rPr>
        <w:fldChar w:fldCharType="begin"/>
      </w:r>
      <w:r w:rsidR="00B416A9">
        <w:rPr>
          <w:lang w:val="en-US"/>
        </w:rPr>
        <w:instrText xml:space="preserve"> REF _Ref228489482 \n \h </w:instrText>
      </w:r>
      <w:r w:rsidR="00B416A9">
        <w:rPr>
          <w:lang w:val="en-US"/>
        </w:rPr>
      </w:r>
      <w:r w:rsidR="00B416A9">
        <w:rPr>
          <w:lang w:val="en-US"/>
        </w:rPr>
        <w:fldChar w:fldCharType="separate"/>
      </w:r>
      <w:r w:rsidR="00D35609">
        <w:rPr>
          <w:lang w:val="en-US"/>
        </w:rPr>
        <w:t>[17]</w:t>
      </w:r>
      <w:r w:rsidR="00B416A9">
        <w:rPr>
          <w:lang w:val="en-US"/>
        </w:rPr>
        <w:fldChar w:fldCharType="end"/>
      </w:r>
      <w:r w:rsidR="00CC14B3">
        <w:rPr>
          <w:lang w:val="en-US"/>
        </w:rPr>
        <w:t xml:space="preserve"> illustrated in</w:t>
      </w:r>
      <w:r w:rsidR="00264003">
        <w:t xml:space="preserve"> </w:t>
      </w:r>
      <w:r w:rsidR="00CC14B3">
        <w:rPr>
          <w:noProof/>
        </w:rPr>
        <w:t>Figure 5 is applied.</w:t>
      </w:r>
      <w:r w:rsidR="00CC14B3">
        <w:t xml:space="preserve"> </w:t>
      </w:r>
    </w:p>
    <w:p w14:paraId="7EB99B76" w14:textId="77777777" w:rsidR="00144D9F" w:rsidRDefault="00144D9F" w:rsidP="00144D9F">
      <w:pPr>
        <w:pStyle w:val="BodyText"/>
        <w:ind w:firstLine="0pt"/>
      </w:pPr>
    </w:p>
    <w:p w14:paraId="77BC2F6F" w14:textId="77777777" w:rsidR="00144D9F" w:rsidRDefault="00144D9F" w:rsidP="00144D9F">
      <w:pPr>
        <w:pStyle w:val="BodyText"/>
        <w:keepNext/>
        <w:ind w:firstLine="0pt"/>
        <w:jc w:val="center"/>
      </w:pPr>
      <w:r>
        <w:fldChar w:fldCharType="begin"/>
      </w:r>
      <w:r>
        <w:instrText xml:space="preserve"> INCLUDEPICTURE "file:///Users/Miguel/Library/Group%20Containers/UBF8T346G9.ms/WebArchiveCopyPasteTempFiles/com.microsoft.Word/cidA795C2E9-26B3-4EE5-9F45-12C7E5BBE663" \* MERGEFORMATINET </w:instrText>
      </w:r>
      <w:r>
        <w:fldChar w:fldCharType="separate"/>
      </w:r>
      <w:r>
        <w:rPr>
          <w:noProof/>
        </w:rPr>
        <w:drawing>
          <wp:inline distT="0" distB="0" distL="0" distR="0" wp14:anchorId="5BDAFF6E" wp14:editId="59730947">
            <wp:extent cx="3073958" cy="1214169"/>
            <wp:effectExtent l="0" t="0" r="0" b="5080"/>
            <wp:docPr id="1826104173" name="Picture 2" descr="two_stage_block_diagra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A795C2E9-26B3-4EE5-9F45-12C7E5BBE663&gt;" descr="two_stage_block_diagram.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9718" cy="1236193"/>
                    </a:xfrm>
                    <a:prstGeom prst="rect">
                      <a:avLst/>
                    </a:prstGeom>
                    <a:noFill/>
                    <a:ln>
                      <a:noFill/>
                    </a:ln>
                  </pic:spPr>
                </pic:pic>
              </a:graphicData>
            </a:graphic>
          </wp:inline>
        </w:drawing>
      </w:r>
      <w:r>
        <w:fldChar w:fldCharType="end"/>
      </w:r>
    </w:p>
    <w:p w14:paraId="2D730012" w14:textId="5B873D15" w:rsidR="00144D9F" w:rsidRPr="008D1F97" w:rsidRDefault="00144D9F" w:rsidP="008D1F97">
      <w:pPr>
        <w:pStyle w:val="figurecaption"/>
        <w:rPr>
          <w:noProof w:val="0"/>
          <w:lang w:val="en-GB"/>
        </w:rPr>
      </w:pPr>
      <w:r>
        <w:rPr>
          <w:noProof w:val="0"/>
          <w:lang w:val="en-GB"/>
        </w:rPr>
        <w:t>Block diagram illustrating the two-stage method, with</w:t>
      </w:r>
      <w:commentRangeStart w:id="27"/>
      <w:r>
        <w:rPr>
          <w:noProof w:val="0"/>
          <w:lang w:val="en-GB"/>
        </w:rPr>
        <w:t xml:space="preserve"> </w:t>
      </w:r>
      <w:r w:rsidRPr="000A3510">
        <w:rPr>
          <w:i/>
          <w:iCs/>
          <w:noProof w:val="0"/>
          <w:lang w:val="en-GB"/>
        </w:rPr>
        <w:t>S</w:t>
      </w:r>
      <w:r>
        <w:rPr>
          <w:noProof w:val="0"/>
          <w:vertAlign w:val="subscript"/>
          <w:lang w:val="en-GB"/>
        </w:rPr>
        <w:t>0</w:t>
      </w:r>
      <w:r w:rsidR="00116785">
        <w:rPr>
          <w:noProof w:val="0"/>
          <w:lang w:val="en-GB"/>
        </w:rPr>
        <w:t>C</w:t>
      </w:r>
      <w:r>
        <w:rPr>
          <w:noProof w:val="0"/>
          <w:lang w:val="en-GB"/>
        </w:rPr>
        <w:t xml:space="preserve"> </w:t>
      </w:r>
      <w:commentRangeEnd w:id="27"/>
      <w:r w:rsidR="00116785">
        <w:rPr>
          <w:rStyle w:val="CommentReference"/>
          <w:noProof w:val="0"/>
          <w:lang w:val="en-GB"/>
        </w:rPr>
        <w:commentReference w:id="27"/>
      </w:r>
      <w:r>
        <w:rPr>
          <w:noProof w:val="0"/>
          <w:lang w:val="en-GB"/>
        </w:rPr>
        <w:t xml:space="preserve">being a </w:t>
      </w:r>
      <w:r w:rsidRPr="004E7968">
        <w:rPr>
          <w:noProof w:val="0"/>
          <w:lang w:val="en-GB"/>
        </w:rPr>
        <w:t>Hammerstein-Wiener</w:t>
      </w:r>
      <w:r>
        <w:rPr>
          <w:noProof w:val="0"/>
          <w:lang w:val="en-GB"/>
        </w:rPr>
        <w:t xml:space="preserve"> model to better represent the real system dynamics with control action saturation (</w:t>
      </w:r>
      <w:r w:rsidRPr="000A3510">
        <w:rPr>
          <w:i/>
          <w:iCs/>
          <w:noProof w:val="0"/>
          <w:lang w:val="en-GB"/>
        </w:rPr>
        <w:t>C</w:t>
      </w:r>
      <w:r>
        <w:rPr>
          <w:noProof w:val="0"/>
          <w:lang w:val="en-GB"/>
        </w:rPr>
        <w:t xml:space="preserve"> – controller; </w:t>
      </w:r>
      <w:commentRangeStart w:id="28"/>
      <w:r w:rsidRPr="000A3510">
        <w:rPr>
          <w:i/>
          <w:iCs/>
          <w:noProof w:val="0"/>
          <w:lang w:val="en-GB"/>
        </w:rPr>
        <w:t>S</w:t>
      </w:r>
      <w:r w:rsidRPr="00264003">
        <w:rPr>
          <w:noProof w:val="0"/>
          <w:vertAlign w:val="subscript"/>
          <w:lang w:val="en-GB"/>
        </w:rPr>
        <w:t>0</w:t>
      </w:r>
      <w:r>
        <w:rPr>
          <w:noProof w:val="0"/>
          <w:lang w:val="en-GB"/>
        </w:rPr>
        <w:t xml:space="preserve"> – sensi</w:t>
      </w:r>
      <w:r w:rsidR="006E72E9">
        <w:rPr>
          <w:noProof w:val="0"/>
          <w:lang w:val="en-GB"/>
        </w:rPr>
        <w:t>tivity</w:t>
      </w:r>
      <w:r>
        <w:rPr>
          <w:noProof w:val="0"/>
          <w:lang w:val="en-GB"/>
        </w:rPr>
        <w:t xml:space="preserve"> </w:t>
      </w:r>
      <w:commentRangeEnd w:id="28"/>
      <w:r w:rsidR="006E72E9">
        <w:rPr>
          <w:rStyle w:val="CommentReference"/>
          <w:noProof w:val="0"/>
          <w:lang w:val="en-GB"/>
        </w:rPr>
        <w:commentReference w:id="28"/>
      </w:r>
      <w:r>
        <w:rPr>
          <w:noProof w:val="0"/>
          <w:lang w:val="en-GB"/>
        </w:rPr>
        <w:t xml:space="preserve">function; </w:t>
      </w:r>
      <w:r w:rsidRPr="000A3510">
        <w:rPr>
          <w:i/>
          <w:iCs/>
          <w:noProof w:val="0"/>
          <w:lang w:val="en-GB"/>
        </w:rPr>
        <w:t>G</w:t>
      </w:r>
      <w:r w:rsidRPr="00264003">
        <w:rPr>
          <w:noProof w:val="0"/>
          <w:vertAlign w:val="subscript"/>
          <w:lang w:val="en-GB"/>
        </w:rPr>
        <w:t>0</w:t>
      </w:r>
      <w:r>
        <w:rPr>
          <w:noProof w:val="0"/>
          <w:lang w:val="en-GB"/>
        </w:rPr>
        <w:t xml:space="preserve"> – model plant; </w:t>
      </w:r>
      <w:r w:rsidRPr="000A3510">
        <w:rPr>
          <w:i/>
          <w:iCs/>
          <w:noProof w:val="0"/>
          <w:lang w:val="en-GB"/>
        </w:rPr>
        <w:t>H</w:t>
      </w:r>
      <w:r w:rsidRPr="00264003">
        <w:rPr>
          <w:noProof w:val="0"/>
          <w:vertAlign w:val="subscript"/>
          <w:lang w:val="en-GB"/>
        </w:rPr>
        <w:t>0</w:t>
      </w:r>
      <w:r>
        <w:rPr>
          <w:noProof w:val="0"/>
          <w:lang w:val="en-GB"/>
        </w:rPr>
        <w:t xml:space="preserve"> – noise model; </w:t>
      </w:r>
      <w:r w:rsidRPr="000A3510">
        <w:rPr>
          <w:i/>
          <w:iCs/>
          <w:noProof w:val="0"/>
          <w:lang w:val="en-GB"/>
        </w:rPr>
        <w:t>e</w:t>
      </w:r>
      <w:r>
        <w:rPr>
          <w:noProof w:val="0"/>
          <w:lang w:val="en-GB"/>
        </w:rPr>
        <w:t xml:space="preserve"> – white noise; </w:t>
      </w:r>
      <w:r w:rsidRPr="000A3510">
        <w:rPr>
          <w:i/>
          <w:iCs/>
          <w:noProof w:val="0"/>
          <w:lang w:val="en-GB"/>
        </w:rPr>
        <w:t>u</w:t>
      </w:r>
      <w:r w:rsidRPr="00264003">
        <w:rPr>
          <w:noProof w:val="0"/>
          <w:vertAlign w:val="subscript"/>
          <w:lang w:val="en-GB"/>
        </w:rPr>
        <w:t xml:space="preserve">r </w:t>
      </w:r>
      <w:r>
        <w:rPr>
          <w:noProof w:val="0"/>
          <w:lang w:val="en-GB"/>
        </w:rPr>
        <w:t>– noise free control action).</w:t>
      </w:r>
    </w:p>
    <w:p w14:paraId="5A971FE5" w14:textId="77777777" w:rsidR="00470DB9" w:rsidRDefault="00470DB9" w:rsidP="00144D9F">
      <w:pPr>
        <w:pStyle w:val="BodyText"/>
        <w:ind w:firstLine="0pt"/>
      </w:pPr>
    </w:p>
    <w:p w14:paraId="3606CF50" w14:textId="4CA46A84" w:rsidR="0084712B" w:rsidRDefault="00632113" w:rsidP="00144D9F">
      <w:pPr>
        <w:pStyle w:val="BodyText"/>
        <w:ind w:firstLine="0pt"/>
      </w:pPr>
      <w:r>
        <w:lastRenderedPageBreak/>
        <w:t xml:space="preserve">Firstly, </w:t>
      </w:r>
      <w:r w:rsidR="00264003">
        <w:t xml:space="preserve">the </w:t>
      </w:r>
      <w:r>
        <w:t>sensitivity function</w:t>
      </w:r>
      <w:r w:rsidR="00EE39F0">
        <w:t xml:space="preserve"> with</w:t>
      </w:r>
      <w:r w:rsidR="0048430F">
        <w:t xml:space="preserve"> </w:t>
      </w:r>
      <w:r w:rsidR="00EE39F0">
        <w:t>controller</w:t>
      </w:r>
      <w:r w:rsidR="00264003">
        <w:t>,</w:t>
      </w:r>
      <w:r w:rsidR="009304A3">
        <w:t xml:space="preserve"> </w:t>
      </w:r>
      <w:r w:rsidR="009304A3" w:rsidRPr="000A3510">
        <w:rPr>
          <w:i/>
          <w:iCs/>
        </w:rPr>
        <w:t>S</w:t>
      </w:r>
      <w:r w:rsidR="009304A3">
        <w:rPr>
          <w:vertAlign w:val="subscript"/>
        </w:rPr>
        <w:t>0</w:t>
      </w:r>
      <w:r w:rsidR="00EE39F0" w:rsidRPr="000A3510">
        <w:rPr>
          <w:i/>
          <w:iCs/>
        </w:rPr>
        <w:t>C</w:t>
      </w:r>
      <w:r>
        <w:t>,</w:t>
      </w:r>
      <w:r w:rsidR="00EE39F0">
        <w:t xml:space="preserve"> is</w:t>
      </w:r>
      <w:r w:rsidR="00264003">
        <w:t xml:space="preserve"> identifi</w:t>
      </w:r>
      <w:r w:rsidR="00EE39F0">
        <w:t>ed</w:t>
      </w:r>
      <w:r>
        <w:t xml:space="preserve"> </w:t>
      </w:r>
      <w:r w:rsidR="00FC2366">
        <w:t xml:space="preserve">by fitting </w:t>
      </w:r>
      <w:r>
        <w:t xml:space="preserve">a linear FIR model with 100 parameters (the </w:t>
      </w:r>
      <w:r w:rsidR="004D175C">
        <w:t>order of the model needs to be high</w:t>
      </w:r>
      <w:r w:rsidR="00D51156">
        <w:t xml:space="preserve"> enough to rep</w:t>
      </w:r>
      <w:r w:rsidR="00347FE7">
        <w:t>roduce the noise-free control action, and high variance is not of concern</w:t>
      </w:r>
      <w:r>
        <w:t>). Then</w:t>
      </w:r>
      <w:r w:rsidR="00F2340B">
        <w:t xml:space="preserve"> </w:t>
      </w:r>
      <w:r>
        <w:t xml:space="preserve">a Hammerstein-Wiener model </w:t>
      </w:r>
      <w:r w:rsidR="009B76AE">
        <w:t>is</w:t>
      </w:r>
      <w:r>
        <w:t xml:space="preserve"> defined, using the previously identified FIR model as the linear block, and with the output nonlinearity equal to that of the physical system (saturation of the control action at known values), resulting in a </w:t>
      </w:r>
      <w:r w:rsidR="00B60178">
        <w:t xml:space="preserve">more </w:t>
      </w:r>
      <w:r>
        <w:t>refined model</w:t>
      </w:r>
      <w:r w:rsidR="00B60178">
        <w:t xml:space="preserve"> for</w:t>
      </w:r>
      <w:r w:rsidR="00A107FA">
        <w:t xml:space="preserve"> the sensitivity function</w:t>
      </w:r>
      <w:r>
        <w:t>.</w:t>
      </w:r>
      <w:r w:rsidR="00E67EAE" w:rsidRPr="00E67EAE">
        <w:rPr>
          <w:noProof/>
        </w:rPr>
        <w:t xml:space="preserve"> </w:t>
      </w:r>
      <w:r w:rsidR="00C20AE7">
        <w:rPr>
          <w:noProof/>
        </w:rPr>
        <w:t xml:space="preserve">This function </w:t>
      </w:r>
      <w:r w:rsidR="00CC14B3">
        <w:rPr>
          <w:noProof/>
        </w:rPr>
        <w:t>is</w:t>
      </w:r>
      <w:r w:rsidR="00C20AE7">
        <w:rPr>
          <w:noProof/>
        </w:rPr>
        <w:t xml:space="preserve"> then used to compute </w:t>
      </w:r>
      <w:r w:rsidR="00D52D85">
        <w:rPr>
          <w:noProof/>
        </w:rPr>
        <w:t xml:space="preserve">the </w:t>
      </w:r>
      <w:r w:rsidR="00C20AE7">
        <w:rPr>
          <w:noProof/>
        </w:rPr>
        <w:t>noise-free contro</w:t>
      </w:r>
      <w:r w:rsidR="00D52D85">
        <w:rPr>
          <w:noProof/>
        </w:rPr>
        <w:t>l acti</w:t>
      </w:r>
      <w:r w:rsidR="00BD78BA">
        <w:rPr>
          <w:noProof/>
        </w:rPr>
        <w:t>on</w:t>
      </w:r>
      <w:r w:rsidR="00570295">
        <w:rPr>
          <w:noProof/>
        </w:rPr>
        <w:t xml:space="preserve"> </w:t>
      </w:r>
      <w:r w:rsidR="00570295" w:rsidRPr="000A3510">
        <w:rPr>
          <w:i/>
          <w:iCs/>
          <w:noProof/>
        </w:rPr>
        <w:t>u</w:t>
      </w:r>
      <w:r w:rsidR="00570295">
        <w:rPr>
          <w:noProof/>
          <w:vertAlign w:val="subscript"/>
        </w:rPr>
        <w:t>r</w:t>
      </w:r>
      <w:r w:rsidR="00732260">
        <w:rPr>
          <w:noProof/>
        </w:rPr>
        <w:t xml:space="preserve">, </w:t>
      </w:r>
      <w:r w:rsidR="009064C5">
        <w:rPr>
          <w:noProof/>
        </w:rPr>
        <w:t xml:space="preserve">from </w:t>
      </w:r>
      <w:r w:rsidR="00732260">
        <w:rPr>
          <w:noProof/>
        </w:rPr>
        <w:t>which</w:t>
      </w:r>
      <w:r w:rsidR="00396DE1">
        <w:rPr>
          <w:noProof/>
        </w:rPr>
        <w:t xml:space="preserve"> (</w:t>
      </w:r>
      <w:r w:rsidR="00E90462">
        <w:rPr>
          <w:noProof/>
        </w:rPr>
        <w:t>by being uncorrelated with the output</w:t>
      </w:r>
      <w:r w:rsidR="00CF6233">
        <w:rPr>
          <w:noProof/>
        </w:rPr>
        <w:t xml:space="preserve"> </w:t>
      </w:r>
      <w:r w:rsidR="00CF6233" w:rsidRPr="000A3510">
        <w:rPr>
          <w:i/>
          <w:iCs/>
          <w:noProof/>
        </w:rPr>
        <w:t>y</w:t>
      </w:r>
      <w:r w:rsidR="00396DE1">
        <w:rPr>
          <w:noProof/>
        </w:rPr>
        <w:t>)</w:t>
      </w:r>
      <w:r w:rsidR="00E90462">
        <w:rPr>
          <w:noProof/>
        </w:rPr>
        <w:t xml:space="preserve"> </w:t>
      </w:r>
      <w:r w:rsidR="00B17CA9">
        <w:rPr>
          <w:noProof/>
        </w:rPr>
        <w:t>the plant</w:t>
      </w:r>
      <w:r w:rsidR="003A4ABC">
        <w:rPr>
          <w:noProof/>
        </w:rPr>
        <w:t xml:space="preserve"> </w:t>
      </w:r>
      <w:r w:rsidR="003A4ABC" w:rsidRPr="000A3510">
        <w:rPr>
          <w:i/>
          <w:iCs/>
          <w:noProof/>
        </w:rPr>
        <w:t>G</w:t>
      </w:r>
      <w:r w:rsidR="003A4ABC">
        <w:rPr>
          <w:noProof/>
          <w:vertAlign w:val="subscript"/>
        </w:rPr>
        <w:t>0</w:t>
      </w:r>
      <w:r w:rsidR="00B17CA9">
        <w:rPr>
          <w:noProof/>
        </w:rPr>
        <w:t xml:space="preserve"> </w:t>
      </w:r>
      <w:r w:rsidR="002909CF">
        <w:rPr>
          <w:noProof/>
        </w:rPr>
        <w:t xml:space="preserve">can now </w:t>
      </w:r>
      <w:r w:rsidR="008961F9">
        <w:rPr>
          <w:noProof/>
        </w:rPr>
        <w:t xml:space="preserve">be estimated </w:t>
      </w:r>
      <w:r w:rsidR="00FF2CE5">
        <w:rPr>
          <w:noProof/>
        </w:rPr>
        <w:t xml:space="preserve">without </w:t>
      </w:r>
      <w:r w:rsidR="00427B62">
        <w:rPr>
          <w:noProof/>
        </w:rPr>
        <w:t xml:space="preserve">bias introduced by the </w:t>
      </w:r>
      <w:r w:rsidR="004C272B">
        <w:rPr>
          <w:noProof/>
        </w:rPr>
        <w:t>contr</w:t>
      </w:r>
      <w:r w:rsidR="0062051F">
        <w:rPr>
          <w:noProof/>
        </w:rPr>
        <w:t>o</w:t>
      </w:r>
      <w:r w:rsidR="004C272B">
        <w:rPr>
          <w:noProof/>
        </w:rPr>
        <w:t>ller</w:t>
      </w:r>
      <w:r w:rsidR="00C2421A">
        <w:rPr>
          <w:noProof/>
        </w:rPr>
        <w:t xml:space="preserve"> </w:t>
      </w:r>
      <w:r w:rsidR="003D764C">
        <w:rPr>
          <w:noProof/>
        </w:rPr>
        <w:t>in the feedback loop</w:t>
      </w:r>
      <w:r w:rsidR="006D76F9">
        <w:rPr>
          <w:noProof/>
        </w:rPr>
        <w:t>.</w:t>
      </w:r>
      <w:r w:rsidR="00933BF9">
        <w:rPr>
          <w:noProof/>
        </w:rPr>
        <w:t xml:space="preserve"> </w:t>
      </w:r>
    </w:p>
    <w:p w14:paraId="3E4C0016" w14:textId="77777777" w:rsidR="00BC2592" w:rsidRPr="00B92DFC" w:rsidRDefault="00BC2592" w:rsidP="00BC2592">
      <w:pPr>
        <w:pStyle w:val="Heading2"/>
        <w:rPr>
          <w:noProof w:val="0"/>
        </w:rPr>
      </w:pPr>
      <w:r w:rsidRPr="00B92DFC">
        <w:rPr>
          <w:noProof w:val="0"/>
        </w:rPr>
        <w:t>Control Strategies</w:t>
      </w:r>
    </w:p>
    <w:p w14:paraId="5B28AE91" w14:textId="681C1516" w:rsidR="00BC2592" w:rsidRPr="00B92DFC" w:rsidRDefault="00BC2592" w:rsidP="00787BF8">
      <w:pPr>
        <w:pStyle w:val="BodyText"/>
      </w:pPr>
      <w:r w:rsidRPr="00B92DFC">
        <w:rPr>
          <w:u w:val="single"/>
        </w:rPr>
        <w:t>LNEC’s driver signal iterative adaptation process</w:t>
      </w:r>
      <w:r w:rsidRPr="00B92DFC">
        <w:t xml:space="preserve">: This control technique </w:t>
      </w:r>
      <w:r w:rsidR="00187A03">
        <w:t xml:space="preserve">is </w:t>
      </w:r>
      <w:r w:rsidRPr="00B92DFC">
        <w:t>known as Online Iteration (OLI) [MTS Systems], as it iteratively modifies the command input on an individual sample-by-sample basis until the system response is close to the target.</w:t>
      </w:r>
      <w:r w:rsidR="006A2CF0">
        <w:t xml:space="preserve"> </w:t>
      </w:r>
    </w:p>
    <w:p w14:paraId="0DDC5DE9" w14:textId="1861E15C" w:rsidR="00B75A66" w:rsidRDefault="00BC6A30" w:rsidP="00B75A66">
      <w:pPr>
        <w:pStyle w:val="BodyText"/>
      </w:pPr>
      <w:r>
        <w:t xml:space="preserve">This method </w:t>
      </w:r>
      <w:r w:rsidR="00511AC3">
        <w:t>co</w:t>
      </w:r>
      <w:r w:rsidR="006968E1">
        <w:t>mpensates the</w:t>
      </w:r>
      <w:r w:rsidR="00E376CC">
        <w:t xml:space="preserve"> next</w:t>
      </w:r>
      <w:r w:rsidR="006968E1">
        <w:t xml:space="preserve"> drive signal </w:t>
      </w:r>
      <w:r w:rsidR="00680A9E">
        <w:t xml:space="preserve">with </w:t>
      </w:r>
      <w:r w:rsidR="005B592D">
        <w:t>a drive correction signal</w:t>
      </w:r>
      <w:r w:rsidR="00CC0FE8">
        <w:t xml:space="preserve"> which is computed from </w:t>
      </w:r>
      <w:r w:rsidR="006059BE">
        <w:t xml:space="preserve">filtering the previous iteration error with the inverse model of the </w:t>
      </w:r>
      <w:r w:rsidR="00895F08">
        <w:t xml:space="preserve">closed-loop </w:t>
      </w:r>
      <w:r w:rsidR="008A2DC2">
        <w:t>frequency respo</w:t>
      </w:r>
      <w:r w:rsidR="006C5940">
        <w:t>nse function</w:t>
      </w:r>
      <w:r w:rsidR="00B41A72">
        <w:t xml:space="preserve">. The </w:t>
      </w:r>
      <w:r w:rsidR="00585C5E">
        <w:t>closed-loop frequency response</w:t>
      </w:r>
      <w:r w:rsidR="004F0C1B">
        <w:t xml:space="preserve"> function (FRF)</w:t>
      </w:r>
      <w:r w:rsidR="00585C5E">
        <w:t xml:space="preserve"> is estimated via a nonparametric identification </w:t>
      </w:r>
      <w:r w:rsidR="00050414">
        <w:t>method</w:t>
      </w:r>
      <w:r w:rsidR="00DA0AF3">
        <w:t xml:space="preserve"> </w:t>
      </w:r>
      <w:r w:rsidR="00FC7C43">
        <w:t>by spectral analysis.</w:t>
      </w:r>
      <w:r w:rsidR="001F5573">
        <w:t xml:space="preserve"> To this end, the</w:t>
      </w:r>
      <w:r w:rsidR="00502BDD">
        <w:t xml:space="preserve"> user</w:t>
      </w:r>
      <w:r w:rsidR="001F5573">
        <w:t xml:space="preserve"> interface </w:t>
      </w:r>
      <w:r w:rsidR="007A065A">
        <w:t xml:space="preserve">of the </w:t>
      </w:r>
      <w:r w:rsidR="00A60225">
        <w:t xml:space="preserve">driver iteration </w:t>
      </w:r>
      <w:r w:rsidR="007A065A">
        <w:t xml:space="preserve">program </w:t>
      </w:r>
      <w:r w:rsidR="008A5931">
        <w:t xml:space="preserve">allows </w:t>
      </w:r>
      <w:r w:rsidR="00267F3E">
        <w:t xml:space="preserve">many </w:t>
      </w:r>
      <w:r w:rsidR="00571E48">
        <w:t xml:space="preserve">different settings for the </w:t>
      </w:r>
      <w:r w:rsidR="00A60225">
        <w:t>identification</w:t>
      </w:r>
      <w:r w:rsidR="00B50A15">
        <w:t>. For the simulations o</w:t>
      </w:r>
      <w:r w:rsidR="0081242C">
        <w:t>f the</w:t>
      </w:r>
      <w:r w:rsidR="00844B6D">
        <w:t xml:space="preserve"> OLI method, the </w:t>
      </w:r>
      <w:r w:rsidR="003A1B73">
        <w:t xml:space="preserve">identification used the same </w:t>
      </w:r>
      <w:r w:rsidR="00FB623B">
        <w:t xml:space="preserve">experimentally acquired data with </w:t>
      </w:r>
      <w:r w:rsidR="00C748AF">
        <w:t>the band-limited pink noise</w:t>
      </w:r>
      <w:r w:rsidR="004501F8">
        <w:t xml:space="preserve">, </w:t>
      </w:r>
      <w:r w:rsidR="000E2F9B">
        <w:t xml:space="preserve">and the FRF identification settings </w:t>
      </w:r>
      <w:r w:rsidR="007950E0">
        <w:t xml:space="preserve">use </w:t>
      </w:r>
      <w:r w:rsidR="008374F9">
        <w:t>Hanning</w:t>
      </w:r>
      <w:r w:rsidR="007950E0">
        <w:t xml:space="preserve"> window with</w:t>
      </w:r>
      <w:r w:rsidR="008374F9">
        <w:t xml:space="preserve"> </w:t>
      </w:r>
      <w:r w:rsidR="007950E0">
        <w:t xml:space="preserve">the </w:t>
      </w:r>
      <w:r w:rsidR="009A032D">
        <w:t>number of windows set to 8192</w:t>
      </w:r>
      <w:r w:rsidR="000E2F9B">
        <w:t xml:space="preserve"> </w:t>
      </w:r>
      <w:r w:rsidR="00363497">
        <w:t xml:space="preserve">and </w:t>
      </w:r>
      <w:r w:rsidR="00E60DDA">
        <w:t>97% overlap</w:t>
      </w:r>
      <w:r w:rsidR="00A16E46">
        <w:t xml:space="preserve">, and the FRF </w:t>
      </w:r>
      <w:r w:rsidR="00B44FBD">
        <w:t xml:space="preserve">mode </w:t>
      </w:r>
      <w:r w:rsidR="007950E0">
        <w:t xml:space="preserve">is </w:t>
      </w:r>
      <w:r w:rsidR="00B44FBD">
        <w:t>set</w:t>
      </w:r>
      <w:r w:rsidR="00A16E46">
        <w:t xml:space="preserve"> to H3</w:t>
      </w:r>
      <w:r w:rsidR="00BD3FA1">
        <w:t xml:space="preserve">. </w:t>
      </w:r>
      <w:r w:rsidR="001953A2">
        <w:t>During the driver adaptation process,</w:t>
      </w:r>
      <w:r w:rsidR="00A60180">
        <w:t xml:space="preserve"> settings such as correction factor</w:t>
      </w:r>
      <w:r w:rsidR="00745061">
        <w:t xml:space="preserve"> and maximum frequency compensation </w:t>
      </w:r>
      <w:r w:rsidR="001B5C64">
        <w:t>are</w:t>
      </w:r>
      <w:r w:rsidR="00745061">
        <w:t xml:space="preserve"> adjusted as needed</w:t>
      </w:r>
      <w:r w:rsidR="00FC0DD9">
        <w:t xml:space="preserve">, while the coherence threshold </w:t>
      </w:r>
      <w:r w:rsidR="00443E3E">
        <w:t>is</w:t>
      </w:r>
      <w:r w:rsidR="00FC0DD9">
        <w:t xml:space="preserve"> left at 90%.</w:t>
      </w:r>
    </w:p>
    <w:p w14:paraId="0AD59680" w14:textId="4833FF77" w:rsidR="008D3A06" w:rsidRPr="00CB4F56" w:rsidRDefault="008D3A06" w:rsidP="00B75A66">
      <w:pPr>
        <w:pStyle w:val="BodyText"/>
      </w:pPr>
      <w:r w:rsidRPr="003C1EFB">
        <w:t>The closed-loop transfer function used in the</w:t>
      </w:r>
      <w:r>
        <w:t xml:space="preserve"> simulations of the</w:t>
      </w:r>
      <w:r w:rsidRPr="003C1EFB">
        <w:t xml:space="preserve"> OLI method was estimated by direct identification (from signals “r” and “y”, resorting to Fig. 4)</w:t>
      </w:r>
      <w:r>
        <w:t xml:space="preserve">, and its frequency response is shown in </w:t>
      </w:r>
      <w:r w:rsidRPr="003C1EFB">
        <w:t xml:space="preserve">Fig. </w:t>
      </w:r>
      <w:r>
        <w:t>6.</w:t>
      </w:r>
    </w:p>
    <w:p w14:paraId="2AF61834" w14:textId="3D9389ED" w:rsidR="003B4974" w:rsidRDefault="00BC2592" w:rsidP="003B4974">
      <w:pPr>
        <w:pStyle w:val="BodyText"/>
      </w:pPr>
      <w:r w:rsidRPr="00B92DFC">
        <w:rPr>
          <w:u w:val="single"/>
        </w:rPr>
        <w:t>PID</w:t>
      </w:r>
      <w:r w:rsidR="008E3DFD">
        <w:rPr>
          <w:u w:val="single"/>
        </w:rPr>
        <w:t>-</w:t>
      </w:r>
      <w:r w:rsidRPr="00B92DFC">
        <w:rPr>
          <w:u w:val="single"/>
        </w:rPr>
        <w:t>F control strategy:</w:t>
      </w:r>
      <w:r w:rsidRPr="00B92DFC">
        <w:t xml:space="preserve"> </w:t>
      </w:r>
      <w:r w:rsidR="00956F5F">
        <w:t>Following</w:t>
      </w:r>
      <w:r w:rsidRPr="00B92DFC">
        <w:t xml:space="preserve"> the</w:t>
      </w:r>
      <w:r w:rsidR="00956F5F">
        <w:t xml:space="preserve"> experimental</w:t>
      </w:r>
      <w:r w:rsidRPr="00B92DFC">
        <w:t xml:space="preserve"> test procedure at LNEC </w:t>
      </w:r>
      <w:r w:rsidR="004E493C">
        <w:t>(</w:t>
      </w:r>
      <w:r w:rsidR="00067F90">
        <w:fldChar w:fldCharType="begin"/>
      </w:r>
      <w:r w:rsidR="00067F90">
        <w:instrText xml:space="preserve"> REF _Ref228487915 \n \h </w:instrText>
      </w:r>
      <w:r w:rsidR="00067F90">
        <w:fldChar w:fldCharType="separate"/>
      </w:r>
      <w:r w:rsidR="00D35609">
        <w:t>Fig. 1</w:t>
      </w:r>
      <w:r w:rsidR="00067F90">
        <w:fldChar w:fldCharType="end"/>
      </w:r>
      <w:r w:rsidR="004E493C">
        <w:t>)</w:t>
      </w:r>
      <w:r w:rsidRPr="00B92DFC">
        <w:t>, where the identification is carried out each time the target signal is scaled up</w:t>
      </w:r>
      <w:r w:rsidR="00F97572">
        <w:t xml:space="preserve">, </w:t>
      </w:r>
      <w:r w:rsidRPr="00B92DFC">
        <w:t>one possible straightforward improvement would be to update the controller tune</w:t>
      </w:r>
      <w:r w:rsidR="007D3135">
        <w:t xml:space="preserve"> accordingly</w:t>
      </w:r>
      <w:r w:rsidRPr="00B92DFC">
        <w:t xml:space="preserve"> using this information. Another simple enhancement would be to add a filtered derivative term to the </w:t>
      </w:r>
      <w:r w:rsidR="000537F1">
        <w:t xml:space="preserve">PI </w:t>
      </w:r>
      <w:r w:rsidRPr="00B92DFC">
        <w:t>controller (making it a PID</w:t>
      </w:r>
      <w:r w:rsidR="001C40F9">
        <w:t>-</w:t>
      </w:r>
      <w:r w:rsidRPr="00B92DFC">
        <w:t>F), since this should be of simple implementation in the existing version of the control software</w:t>
      </w:r>
      <w:r w:rsidR="00722B6A">
        <w:t>,</w:t>
      </w:r>
      <w:r w:rsidRPr="00B92DFC">
        <w:t xml:space="preserve"> </w:t>
      </w:r>
      <w:r w:rsidR="00722B6A">
        <w:t>as</w:t>
      </w:r>
      <w:r w:rsidR="00722B6A" w:rsidRPr="00B92DFC">
        <w:t xml:space="preserve"> </w:t>
      </w:r>
      <w:r w:rsidRPr="00B92DFC">
        <w:t>it</w:t>
      </w:r>
      <w:r w:rsidR="00F97572">
        <w:t xml:space="preserve"> is</w:t>
      </w:r>
      <w:r w:rsidRPr="00B92DFC">
        <w:t xml:space="preserve"> </w:t>
      </w:r>
      <w:r w:rsidR="00F97572">
        <w:t>merely</w:t>
      </w:r>
      <w:r w:rsidRPr="00B92DFC">
        <w:t xml:space="preserve"> an extension of the existing controller structure</w:t>
      </w:r>
      <w:r w:rsidR="003B4974">
        <w:t xml:space="preserve">, </w:t>
      </w:r>
      <w:r w:rsidR="00956F5F">
        <w:t xml:space="preserve">while it </w:t>
      </w:r>
      <w:r w:rsidR="003B4974">
        <w:t xml:space="preserve">allows </w:t>
      </w:r>
      <w:r w:rsidR="00956F5F">
        <w:t xml:space="preserve">for </w:t>
      </w:r>
      <w:r w:rsidR="003B4974">
        <w:t>more tuneability</w:t>
      </w:r>
      <w:r w:rsidR="003B4974" w:rsidRPr="00B92DFC">
        <w:t>.</w:t>
      </w:r>
    </w:p>
    <w:p w14:paraId="0BB925B0" w14:textId="601F2E06" w:rsidR="00AB7C8F" w:rsidRDefault="00BC2592" w:rsidP="00DF1476">
      <w:pPr>
        <w:pStyle w:val="BodyText"/>
      </w:pPr>
      <w:r w:rsidRPr="00B92DFC">
        <w:rPr>
          <w:u w:val="single"/>
        </w:rPr>
        <w:t>LQI control strategy:</w:t>
      </w:r>
      <w:r w:rsidR="008D5BBE">
        <w:t xml:space="preserve"> </w:t>
      </w:r>
      <w:r w:rsidR="008E3F9E">
        <w:t xml:space="preserve">The </w:t>
      </w:r>
      <w:r w:rsidR="00182747">
        <w:t>controllable canonical form</w:t>
      </w:r>
      <w:r w:rsidR="008E3F9E">
        <w:t xml:space="preserve"> state space representation of the plant transfer fu</w:t>
      </w:r>
      <w:r w:rsidR="00AB7C8F">
        <w:t>n</w:t>
      </w:r>
      <w:r w:rsidR="008E3F9E">
        <w:t>ction</w:t>
      </w:r>
      <w:r w:rsidR="00AB7C8F">
        <w:t xml:space="preserve"> obtained via the closed-loop two</w:t>
      </w:r>
      <w:r w:rsidR="00B71F49">
        <w:t>-</w:t>
      </w:r>
      <w:r w:rsidR="00AB7C8F">
        <w:t>stage method identification is used in the minimization of the</w:t>
      </w:r>
      <w:r w:rsidR="008567E1">
        <w:t xml:space="preserve"> following</w:t>
      </w:r>
      <w:r w:rsidR="00AB7C8F" w:rsidRPr="00B92DFC">
        <w:t xml:space="preserve"> </w:t>
      </w:r>
      <w:r w:rsidR="00AB7C8F">
        <w:t xml:space="preserve">LQI </w:t>
      </w:r>
      <w:r w:rsidR="00AB7C8F" w:rsidRPr="00B92DFC">
        <w:t>cost function</w:t>
      </w:r>
      <w:r w:rsidR="00AB7C8F">
        <w:t>:</w:t>
      </w:r>
    </w:p>
    <w:p w14:paraId="3E1CF5F9" w14:textId="3112F1AB" w:rsidR="00127CB2" w:rsidRDefault="00AB7C8F" w:rsidP="00C610B5">
      <w:pPr>
        <w:pStyle w:val="BodyText"/>
      </w:pPr>
      <w:r>
        <w:t xml:space="preserve"> </w:t>
      </w:r>
      <m:oMath>
        <m:r>
          <w:rPr>
            <w:rFonts w:ascii="Cambria Math" w:hAnsi="Cambria Math"/>
          </w:rPr>
          <m:t>J</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rPr>
          <m:t>=</m:t>
        </m:r>
        <m:nary>
          <m:naryPr>
            <m:chr m:val="∑"/>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x</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Q</m:t>
            </m:r>
            <m:ctrlPr>
              <w:rPr>
                <w:rFonts w:ascii="Cambria Math" w:hAnsi="Cambria Math"/>
                <w:i/>
              </w:rPr>
            </m:ctrlPr>
          </m:e>
        </m:nary>
        <m:r>
          <w:rPr>
            <w:rFonts w:ascii="Cambria Math" w:hAnsi="Cambria Math"/>
          </w:rPr>
          <m:t>x(t)+</m:t>
        </m:r>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t</m:t>
                </m:r>
              </m:e>
            </m:d>
          </m:e>
          <m:sup>
            <m:r>
              <m:rPr>
                <m:sty m:val="p"/>
              </m:rPr>
              <w:rPr>
                <w:rFonts w:ascii="Cambria Math" w:hAnsi="Cambria Math"/>
              </w:rPr>
              <m:t>⊺</m:t>
            </m:r>
          </m:sup>
        </m:sSup>
        <m:r>
          <w:rPr>
            <w:rFonts w:ascii="Cambria Math" w:hAnsi="Cambria Math"/>
          </w:rPr>
          <m:t>Ru(t) dt</m:t>
        </m:r>
      </m:oMath>
      <w:r>
        <w:t xml:space="preserve">   (1)</w:t>
      </w:r>
    </w:p>
    <w:p w14:paraId="1DB4467F" w14:textId="2300AC4E" w:rsidR="00CE2AAC" w:rsidRDefault="00CE2AAC" w:rsidP="00CE2AAC">
      <w:pPr>
        <w:pStyle w:val="BodyText"/>
        <w:ind w:firstLine="0pt"/>
      </w:pPr>
      <w:r>
        <w:t xml:space="preserve">where Q and R have appropriate dimensions, with R=1 and Q being a diagonal matrix where each parameter was found via </w:t>
      </w:r>
      <w:r w:rsidRPr="0041614D">
        <w:t>Nelder-Mead simplex algorithm</w:t>
      </w:r>
      <w:r>
        <w:t xml:space="preserve"> </w:t>
      </w:r>
      <w:r>
        <w:fldChar w:fldCharType="begin"/>
      </w:r>
      <w:r>
        <w:instrText xml:space="preserve"> REF _Ref228490080 \n \h </w:instrText>
      </w:r>
      <w:r>
        <w:fldChar w:fldCharType="separate"/>
      </w:r>
      <w:r w:rsidR="00D35609">
        <w:t>[18]</w:t>
      </w:r>
      <w:r>
        <w:fldChar w:fldCharType="end"/>
      </w:r>
      <w:r>
        <w:t xml:space="preserve"> in order to minimize the acceleration response spectrum MSE for the seismic signal on test, computed for 100 logarithmically spaced points between 0.1Hz and 30Hz. </w:t>
      </w:r>
      <w:r w:rsidRPr="00B92DFC">
        <w:t xml:space="preserve">The optimal state feedback control </w:t>
      </w:r>
      <w:r>
        <w:t xml:space="preserve">law is </w:t>
      </w:r>
      <w:r>
        <w:t>given by u(t) = K</w:t>
      </w:r>
      <w:ins w:id="29" w:author="Fernando Oliveira" w:date="2026-05-26T10:54:00Z" w16du:dateUtc="2026-05-26T09:54:00Z">
        <w:r w:rsidR="003B0CD1">
          <w:t> </w:t>
        </w:r>
        <w:r w:rsidR="003B0CD1">
          <w:rPr>
            <w:rFonts w:ascii="Aptos Narrow" w:hAnsi="Aptos Narrow"/>
          </w:rPr>
          <w:t>∙</w:t>
        </w:r>
      </w:ins>
      <w:del w:id="30" w:author="Fernando Oliveira" w:date="2026-05-26T10:54:00Z" w16du:dateUtc="2026-05-26T09:54:00Z">
        <w:r w:rsidDel="003B0CD1">
          <w:delText xml:space="preserve"> </w:delText>
        </w:r>
      </w:del>
      <w:ins w:id="31" w:author="Fernando Oliveira" w:date="2026-05-26T10:55:00Z" w16du:dateUtc="2026-05-26T09:55:00Z">
        <w:r w:rsidR="008649E6">
          <w:t> </w:t>
        </w:r>
      </w:ins>
      <w:r>
        <w:t>[x(t) x</w:t>
      </w:r>
      <w:r>
        <w:rPr>
          <w:vertAlign w:val="subscript"/>
        </w:rPr>
        <w:t>i</w:t>
      </w:r>
      <w:r>
        <w:t>(t)]</w:t>
      </w:r>
      <w:r w:rsidR="004B240A" w:rsidRPr="004B240A">
        <w:rPr>
          <w:vertAlign w:val="superscript"/>
        </w:rPr>
        <w:t>T</w:t>
      </w:r>
      <w:r>
        <w:t>, with x</w:t>
      </w:r>
      <w:r w:rsidRPr="005602F3">
        <w:rPr>
          <w:vertAlign w:val="subscript"/>
        </w:rPr>
        <w:t>i</w:t>
      </w:r>
      <w:r>
        <w:t xml:space="preserve">(t) being the integral of the tracking error. </w:t>
      </w:r>
      <w:r w:rsidR="00B95772">
        <w:t xml:space="preserve"> </w:t>
      </w:r>
    </w:p>
    <w:p w14:paraId="2E481693" w14:textId="27358FB9" w:rsidR="0007008C" w:rsidRPr="00ED1183" w:rsidRDefault="00CE2AAC" w:rsidP="00593F6C">
      <w:pPr>
        <w:pStyle w:val="BodyText"/>
        <w:ind w:firstLine="0pt"/>
      </w:pPr>
      <w:r w:rsidRPr="00A956D5">
        <w:t>The simulations with the</w:t>
      </w:r>
      <w:r w:rsidR="00262DF3">
        <w:t xml:space="preserve"> PID-F and the</w:t>
      </w:r>
      <w:r w:rsidRPr="00A956D5">
        <w:t xml:space="preserve"> </w:t>
      </w:r>
      <w:r>
        <w:t>LQI</w:t>
      </w:r>
      <w:r w:rsidRPr="00A956D5">
        <w:t xml:space="preserve"> controller</w:t>
      </w:r>
      <w:r w:rsidR="00262DF3">
        <w:t>s</w:t>
      </w:r>
      <w:r w:rsidRPr="00A956D5">
        <w:t xml:space="preserve"> use the plant model resulting from the two-stage identification.</w:t>
      </w:r>
    </w:p>
    <w:p w14:paraId="697184DD" w14:textId="0DB4F374" w:rsidR="00BC2592" w:rsidRPr="00B92DFC" w:rsidRDefault="006075F3" w:rsidP="00BC2592">
      <w:pPr>
        <w:pStyle w:val="Heading2"/>
        <w:rPr>
          <w:noProof w:val="0"/>
        </w:rPr>
      </w:pPr>
      <w:r>
        <w:rPr>
          <w:noProof w:val="0"/>
        </w:rPr>
        <w:t>P</w:t>
      </w:r>
      <w:r w:rsidR="00BC2592" w:rsidRPr="00B92DFC">
        <w:rPr>
          <w:noProof w:val="0"/>
        </w:rPr>
        <w:t>erformance evaluatio</w:t>
      </w:r>
      <w:r>
        <w:rPr>
          <w:noProof w:val="0"/>
        </w:rPr>
        <w:t>n</w:t>
      </w:r>
    </w:p>
    <w:p w14:paraId="02E86096" w14:textId="4CD76321" w:rsidR="006075F3" w:rsidRPr="00B92DFC" w:rsidRDefault="006075F3" w:rsidP="00F15355">
      <w:pPr>
        <w:pStyle w:val="BodyText"/>
      </w:pPr>
      <w:r>
        <w:t>A</w:t>
      </w:r>
      <w:r w:rsidRPr="1C907F59">
        <w:t xml:space="preserve"> set of recorded earthquake ground-motion time histories covering a wide range of seismic characteristics </w:t>
      </w:r>
      <w:r>
        <w:t>are</w:t>
      </w:r>
      <w:r w:rsidRPr="1C907F59">
        <w:t xml:space="preserve"> considered in this study, namely </w:t>
      </w:r>
      <w:r>
        <w:fldChar w:fldCharType="begin"/>
      </w:r>
      <w:r>
        <w:instrText xml:space="preserve"> REF _Ref228489452 \n \h </w:instrText>
      </w:r>
      <w:r>
        <w:fldChar w:fldCharType="separate"/>
      </w:r>
      <w:r w:rsidR="00D35609">
        <w:t>[19]</w:t>
      </w:r>
      <w:r>
        <w:fldChar w:fldCharType="end"/>
      </w:r>
      <w:r>
        <w:t>: i) 1940 Imperial Valley earthquake, El Centro Fault Normal (FN) and Fault Parallel (FP) records; ii) 1992 Erzikan earthquake, Erzikan North-South (NS) and East-West (EW) record; iii) 1995 Kobe earthquake, Kobe NS and EW records; iv) 2009 L’Aquila earthquake; v) 1994 Northridge earthquake</w:t>
      </w:r>
      <w:r w:rsidRPr="1C907F59">
        <w:t>, Newhall</w:t>
      </w:r>
      <w:r>
        <w:t xml:space="preserve"> FN and FP records; vi) 1994 Northridge earthquake</w:t>
      </w:r>
      <w:r w:rsidRPr="1C907F59">
        <w:t>, Rinaldi</w:t>
      </w:r>
      <w:r>
        <w:t xml:space="preserve"> FN and FP records; vii) 1994 Northridge earthquake</w:t>
      </w:r>
      <w:r w:rsidRPr="1C907F59">
        <w:t>, Sylmar</w:t>
      </w:r>
      <w:r>
        <w:t xml:space="preserve"> FN and FP records; viii) 1976 Friuli earthquake, Tolmezzo record.</w:t>
      </w:r>
      <w:r w:rsidRPr="1C907F59">
        <w:t xml:space="preserve"> To ensure that the imposed inputs remained within the displacement capacity of the shaking table, appropriate scale factors were </w:t>
      </w:r>
      <w:r w:rsidR="00644F02">
        <w:t xml:space="preserve">found </w:t>
      </w:r>
      <w:r>
        <w:t xml:space="preserve">by taking the quotient of </w:t>
      </w:r>
      <w:r w:rsidR="00E54894">
        <w:t xml:space="preserve">the </w:t>
      </w:r>
      <w:r>
        <w:t>maximum desired displacement of 4 mm with the maximum displacement of any direction of the seismic signal (rounded to 3 decimal places) and then applied</w:t>
      </w:r>
      <w:r w:rsidRPr="1C907F59">
        <w:t xml:space="preserve"> to the ground-motion signals.</w:t>
      </w:r>
      <w:r w:rsidRPr="00B92DFC">
        <w:t xml:space="preserve"> </w:t>
      </w:r>
    </w:p>
    <w:p w14:paraId="67481E52" w14:textId="7F63C36A" w:rsidR="00BC2592" w:rsidRPr="00B92DFC" w:rsidRDefault="006075F3" w:rsidP="00BC2592">
      <w:pPr>
        <w:pStyle w:val="bulletlist"/>
        <w:numPr>
          <w:ilvl w:val="0"/>
          <w:numId w:val="0"/>
        </w:numPr>
      </w:pPr>
      <w:r w:rsidRPr="00B92DFC">
        <w:t xml:space="preserve">The performance of each control </w:t>
      </w:r>
      <w:r>
        <w:t>method</w:t>
      </w:r>
      <w:r w:rsidRPr="00B92DFC">
        <w:t xml:space="preserve"> </w:t>
      </w:r>
      <w:r>
        <w:t>is</w:t>
      </w:r>
      <w:r w:rsidRPr="00B92DFC">
        <w:t xml:space="preserve"> evaluated </w:t>
      </w:r>
      <w:r>
        <w:t>through the</w:t>
      </w:r>
      <w:r w:rsidRPr="00B92DFC">
        <w:t xml:space="preserve"> acceleration and displacement response spectrum mean squared error (MSE)</w:t>
      </w:r>
      <w:r>
        <w:t xml:space="preserve"> for every input action described in the previous section</w:t>
      </w:r>
      <w:r w:rsidRPr="00B92DFC">
        <w:t xml:space="preserve">. The </w:t>
      </w:r>
      <w:r w:rsidR="005B6224">
        <w:t xml:space="preserve">displacement and </w:t>
      </w:r>
      <w:r w:rsidRPr="00B92DFC">
        <w:t>acceleration response spectr</w:t>
      </w:r>
      <w:r w:rsidR="005B6224">
        <w:t>a</w:t>
      </w:r>
      <w:r w:rsidRPr="00B92DFC">
        <w:t xml:space="preserve"> </w:t>
      </w:r>
      <w:del w:id="32" w:author="Fernando Oliveira" w:date="2026-05-26T10:57:00Z" w16du:dateUtc="2026-05-26T09:57:00Z">
        <w:r w:rsidDel="00045384">
          <w:delText>is</w:delText>
        </w:r>
        <w:r w:rsidRPr="00B92DFC" w:rsidDel="00045384">
          <w:delText xml:space="preserve"> </w:delText>
        </w:r>
      </w:del>
      <w:ins w:id="33" w:author="Fernando Oliveira" w:date="2026-05-26T10:57:00Z" w16du:dateUtc="2026-05-26T09:57:00Z">
        <w:r w:rsidR="00045384">
          <w:t>are</w:t>
        </w:r>
        <w:r w:rsidR="00045384" w:rsidRPr="00B92DFC">
          <w:t xml:space="preserve"> </w:t>
        </w:r>
      </w:ins>
      <w:r w:rsidRPr="00B92DFC">
        <w:t>computed from 0.1</w:t>
      </w:r>
      <w:r w:rsidR="00B95772">
        <w:t xml:space="preserve"> </w:t>
      </w:r>
      <w:r w:rsidRPr="00B92DFC">
        <w:t>Hz to 30</w:t>
      </w:r>
      <w:r w:rsidR="00B95772">
        <w:t xml:space="preserve"> </w:t>
      </w:r>
      <w:r w:rsidRPr="00B92DFC">
        <w:t>Hz for 500 logarithmically spaced points</w:t>
      </w:r>
      <w:r w:rsidR="00DB4239" w:rsidRPr="00B92DFC">
        <w:t>.</w:t>
      </w:r>
    </w:p>
    <w:p w14:paraId="54C03024" w14:textId="77777777" w:rsidR="00BC2592" w:rsidRPr="00B92DFC" w:rsidRDefault="00BC2592" w:rsidP="00BC2592">
      <w:pPr>
        <w:pStyle w:val="BodyText"/>
      </w:pPr>
    </w:p>
    <w:p w14:paraId="51455D63" w14:textId="637026A8" w:rsidR="00127CB2" w:rsidRDefault="00BC2592" w:rsidP="009C103E">
      <w:pPr>
        <w:pStyle w:val="Heading1"/>
        <w:rPr>
          <w:noProof w:val="0"/>
        </w:rPr>
      </w:pPr>
      <w:r w:rsidRPr="00B92DFC">
        <w:rPr>
          <w:noProof w:val="0"/>
        </w:rPr>
        <w:t>Results</w:t>
      </w:r>
      <w:r w:rsidR="00565D6E">
        <w:rPr>
          <w:noProof w:val="0"/>
        </w:rPr>
        <w:t xml:space="preserve">   </w:t>
      </w:r>
    </w:p>
    <w:p w14:paraId="45E4238E" w14:textId="57735305" w:rsidR="00264B71" w:rsidRPr="00B92DFC" w:rsidRDefault="00264B71" w:rsidP="00264B71">
      <w:pPr>
        <w:pStyle w:val="Heading2"/>
        <w:rPr>
          <w:noProof w:val="0"/>
        </w:rPr>
      </w:pPr>
      <w:r>
        <w:rPr>
          <w:noProof w:val="0"/>
        </w:rPr>
        <w:t>System identification</w:t>
      </w:r>
      <w:r w:rsidR="009C103E">
        <w:rPr>
          <w:noProof w:val="0"/>
        </w:rPr>
        <w:t xml:space="preserve"> </w:t>
      </w:r>
      <w:r w:rsidR="00A163E5">
        <w:rPr>
          <w:noProof w:val="0"/>
        </w:rPr>
        <w:t>and</w:t>
      </w:r>
      <w:r w:rsidR="009C103E">
        <w:rPr>
          <w:noProof w:val="0"/>
        </w:rPr>
        <w:t xml:space="preserve"> controller tunning</w:t>
      </w:r>
    </w:p>
    <w:p w14:paraId="3CE47226" w14:textId="69C11A17" w:rsidR="00F43A5F" w:rsidRDefault="009C103E" w:rsidP="0072255D">
      <w:pPr>
        <w:pStyle w:val="BodyText"/>
        <w:ind w:firstLine="0pt"/>
      </w:pPr>
      <w:r>
        <w:t xml:space="preserve">The closed-loop frequency response obtained with each control method is shown on the </w:t>
      </w:r>
      <w:r w:rsidRPr="00726FEF">
        <w:t>Bode plot</w:t>
      </w:r>
      <w:r>
        <w:t xml:space="preserve"> of </w:t>
      </w:r>
      <w:r w:rsidRPr="002455AC">
        <w:t xml:space="preserve">Fig. </w:t>
      </w:r>
      <w:r>
        <w:t>6</w:t>
      </w:r>
      <w:r w:rsidR="00A163E5">
        <w:t xml:space="preserve"> for a particular earthquake ground-motion history</w:t>
      </w:r>
      <w:r w:rsidR="003610D3">
        <w:t>.</w:t>
      </w:r>
    </w:p>
    <w:p w14:paraId="18FAE392" w14:textId="7C914250" w:rsidR="00D35ACA" w:rsidRDefault="007448F1" w:rsidP="003610D3">
      <w:pPr>
        <w:pStyle w:val="BodyText"/>
        <w:ind w:firstLine="0pt"/>
        <w:jc w:val="center"/>
      </w:pPr>
      <w:r>
        <w:fldChar w:fldCharType="begin"/>
      </w:r>
      <w:r>
        <w:instrText xml:space="preserve"> INCLUDEPICTURE "file:///Users/Miguel/Library/Group%20Containers/UBF8T346G9.ms/WebArchiveCopyPasteTempFiles/com.microsoft.Word/cidEE806DBB-6B22-4578-A8E7-62041D8AA3F9" \* MERGEFORMATINET </w:instrText>
      </w:r>
      <w:r>
        <w:fldChar w:fldCharType="separate"/>
      </w:r>
      <w:r>
        <w:rPr>
          <w:noProof/>
        </w:rPr>
        <w:drawing>
          <wp:inline distT="0" distB="0" distL="0" distR="0" wp14:anchorId="2BA4749A" wp14:editId="79643ABF">
            <wp:extent cx="2690191" cy="2139088"/>
            <wp:effectExtent l="0" t="0" r="2540" b="0"/>
            <wp:docPr id="1629797233" name="Picture 2" descr="Bode_ClosedLoop.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EE806DBB-6B22-4578-A8E7-62041D8AA3F9&gt;" descr="Bode_ClosedLoop.jpg"/>
                    <pic:cNvPicPr>
                      <a:picLocks noChangeAspect="1" noChangeArrowheads="1"/>
                    </pic:cNvPicPr>
                  </pic:nvPicPr>
                  <pic:blipFill rotWithShape="1">
                    <a:blip r:embed="rId18">
                      <a:extLst>
                        <a:ext uri="{28A0092B-C50C-407E-A947-70E740481C1C}">
                          <a14:useLocalDpi xmlns:a14="http://schemas.microsoft.com/office/drawing/2010/main" val="0"/>
                        </a:ext>
                      </a:extLst>
                    </a:blip>
                    <a:srcRect l="5.121%" t="5.31%" r="5.523%"/>
                    <a:stretch>
                      <a:fillRect/>
                    </a:stretch>
                  </pic:blipFill>
                  <pic:spPr bwMode="auto">
                    <a:xfrm>
                      <a:off x="0" y="0"/>
                      <a:ext cx="2732659" cy="2172856"/>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B2AEDCE" w14:textId="42011050" w:rsidR="00BF304A" w:rsidRPr="006823BD" w:rsidRDefault="000A4351" w:rsidP="006823BD">
      <w:pPr>
        <w:pStyle w:val="figurecaption"/>
        <w:rPr>
          <w:noProof w:val="0"/>
          <w:lang w:val="en-GB"/>
        </w:rPr>
      </w:pPr>
      <w:bookmarkStart w:id="34" w:name="_Ref228495219"/>
      <w:r>
        <w:rPr>
          <w:noProof w:val="0"/>
          <w:lang w:val="en-GB"/>
        </w:rPr>
        <w:t>Shaking table control loop frequency response</w:t>
      </w:r>
      <w:bookmarkEnd w:id="34"/>
      <w:r w:rsidR="006075F3">
        <w:rPr>
          <w:noProof w:val="0"/>
          <w:lang w:val="en-GB"/>
        </w:rPr>
        <w:t xml:space="preserve"> with controllers optimized for the Tolmezzo earthquake</w:t>
      </w:r>
      <w:r w:rsidR="0056216B">
        <w:rPr>
          <w:noProof w:val="0"/>
          <w:lang w:val="en-GB"/>
        </w:rPr>
        <w:t>.</w:t>
      </w:r>
    </w:p>
    <w:p w14:paraId="45BD171B" w14:textId="3CC1ACC5" w:rsidR="009C103E" w:rsidRDefault="009C103E" w:rsidP="008D71CD">
      <w:pPr>
        <w:pStyle w:val="BodyText"/>
        <w:ind w:firstLine="0pt"/>
      </w:pPr>
      <w:r w:rsidRPr="009B120D">
        <w:rPr>
          <w:noProof/>
          <w:lang w:val="en-US"/>
        </w:rPr>
        <w:t xml:space="preserve">The </w:t>
      </w:r>
      <w:r w:rsidRPr="009B120D">
        <w:t>frequency response</w:t>
      </w:r>
      <w:r w:rsidR="009B120D">
        <w:t>s</w:t>
      </w:r>
      <w:r w:rsidRPr="009B120D">
        <w:rPr>
          <w:noProof/>
          <w:lang w:val="en-US"/>
        </w:rPr>
        <w:t xml:space="preserve"> </w:t>
      </w:r>
      <w:r w:rsidR="009B120D">
        <w:rPr>
          <w:noProof/>
          <w:lang w:val="en-US"/>
        </w:rPr>
        <w:t>c</w:t>
      </w:r>
      <w:r w:rsidRPr="009B120D">
        <w:rPr>
          <w:noProof/>
          <w:lang w:val="en-US"/>
        </w:rPr>
        <w:t xml:space="preserve">learly highlights the </w:t>
      </w:r>
      <w:r w:rsidR="00D93B72">
        <w:rPr>
          <w:noProof/>
          <w:lang w:val="en-US"/>
        </w:rPr>
        <w:t>meriths</w:t>
      </w:r>
      <w:r w:rsidR="00D93B72" w:rsidRPr="009B120D">
        <w:rPr>
          <w:noProof/>
          <w:lang w:val="en-US"/>
        </w:rPr>
        <w:t xml:space="preserve"> </w:t>
      </w:r>
      <w:r w:rsidRPr="009B120D">
        <w:rPr>
          <w:noProof/>
          <w:lang w:val="en-US"/>
        </w:rPr>
        <w:t xml:space="preserve">of the </w:t>
      </w:r>
      <w:r w:rsidR="00D93B72">
        <w:rPr>
          <w:noProof/>
          <w:lang w:val="en-US"/>
        </w:rPr>
        <w:t xml:space="preserve">PID-F and LQI </w:t>
      </w:r>
      <w:r w:rsidRPr="009B120D">
        <w:rPr>
          <w:noProof/>
          <w:lang w:val="en-US"/>
        </w:rPr>
        <w:t>controllers</w:t>
      </w:r>
      <w:r w:rsidR="00812D65">
        <w:rPr>
          <w:noProof/>
          <w:lang w:val="en-US"/>
        </w:rPr>
        <w:t xml:space="preserve"> </w:t>
      </w:r>
      <w:r w:rsidR="00D93B72">
        <w:rPr>
          <w:noProof/>
          <w:lang w:val="en-US"/>
        </w:rPr>
        <w:t>in contrast witht the OLI method: a</w:t>
      </w:r>
      <w:r w:rsidRPr="009B120D">
        <w:rPr>
          <w:noProof/>
          <w:lang w:val="en-US"/>
        </w:rPr>
        <w:t xml:space="preserve"> larger bandwidth is obtained while maintaining a unitary gain at lower frequencies. This directly translates to improvements in the response spectrum, which will meet the target on the first run, instead of requiring several iterations.</w:t>
      </w:r>
    </w:p>
    <w:p w14:paraId="46498BFA" w14:textId="77777777" w:rsidR="000956B3" w:rsidRPr="00B92DFC" w:rsidRDefault="000956B3" w:rsidP="008D71CD">
      <w:pPr>
        <w:pStyle w:val="BodyText"/>
        <w:ind w:firstLine="0pt"/>
      </w:pPr>
    </w:p>
    <w:p w14:paraId="6A01E890" w14:textId="7DDFB018" w:rsidR="00BC2592" w:rsidRPr="00B92DFC" w:rsidRDefault="7C5A62C3" w:rsidP="00BC2592">
      <w:pPr>
        <w:pStyle w:val="Heading2"/>
        <w:rPr>
          <w:noProof w:val="0"/>
        </w:rPr>
      </w:pPr>
      <w:r w:rsidRPr="00B92DFC">
        <w:rPr>
          <w:noProof w:val="0"/>
        </w:rPr>
        <w:t>Summary of results</w:t>
      </w:r>
    </w:p>
    <w:p w14:paraId="3631C6F2" w14:textId="26CCF4F1" w:rsidR="00190245" w:rsidRPr="0074615C" w:rsidRDefault="003B57F4" w:rsidP="002C4A04">
      <w:pPr>
        <w:pStyle w:val="BodyText"/>
        <w:ind w:firstLine="0pt"/>
      </w:pPr>
      <w:r>
        <w:t>The results obtained show how the</w:t>
      </w:r>
      <w:r w:rsidR="00C327F2">
        <w:t xml:space="preserve"> tunning/optimization can improve significantly </w:t>
      </w:r>
      <w:r w:rsidR="00687FBF">
        <w:t xml:space="preserve">the performance of the system. It can be observed in </w:t>
      </w:r>
      <w:r w:rsidR="00687FBF">
        <w:fldChar w:fldCharType="begin"/>
      </w:r>
      <w:r w:rsidR="00687FBF">
        <w:instrText xml:space="preserve"> REF _Ref228496414 \n \h </w:instrText>
      </w:r>
      <w:r w:rsidR="00687FBF">
        <w:fldChar w:fldCharType="separate"/>
      </w:r>
      <w:r w:rsidR="00D35609">
        <w:t>Fig. 7</w:t>
      </w:r>
      <w:r w:rsidR="00687FBF">
        <w:fldChar w:fldCharType="end"/>
      </w:r>
      <w:r w:rsidR="00F80487">
        <w:t xml:space="preserve"> </w:t>
      </w:r>
      <w:r w:rsidR="00DC0150">
        <w:t>and</w:t>
      </w:r>
      <w:r w:rsidR="008859E3">
        <w:t xml:space="preserve"> </w:t>
      </w:r>
      <w:r w:rsidR="008859E3">
        <w:fldChar w:fldCharType="begin"/>
      </w:r>
      <w:r w:rsidR="008859E3">
        <w:instrText xml:space="preserve"> REF _Ref228496418 \n \h </w:instrText>
      </w:r>
      <w:r w:rsidR="008859E3">
        <w:fldChar w:fldCharType="separate"/>
      </w:r>
      <w:r w:rsidR="00D35609">
        <w:t>Fig. 8</w:t>
      </w:r>
      <w:r w:rsidR="008859E3">
        <w:fldChar w:fldCharType="end"/>
      </w:r>
      <w:r w:rsidR="00DC0150">
        <w:t xml:space="preserve"> </w:t>
      </w:r>
      <w:r w:rsidR="00F80487">
        <w:t xml:space="preserve">for acceleration and </w:t>
      </w:r>
      <w:r w:rsidR="002C26FE">
        <w:t>d</w:t>
      </w:r>
      <w:r w:rsidR="00F80487">
        <w:t xml:space="preserve">isplacement </w:t>
      </w:r>
      <w:r w:rsidR="002C26FE">
        <w:t>response spectra</w:t>
      </w:r>
      <w:r w:rsidR="00DC0150">
        <w:t xml:space="preserve"> </w:t>
      </w:r>
      <w:r w:rsidR="001E339E">
        <w:t xml:space="preserve">for the </w:t>
      </w:r>
      <w:commentRangeStart w:id="35"/>
      <w:r w:rsidR="00116785">
        <w:t>Newhall</w:t>
      </w:r>
      <w:commentRangeEnd w:id="35"/>
      <w:r w:rsidR="00116785">
        <w:rPr>
          <w:rStyle w:val="CommentReference"/>
          <w:sz w:val="20"/>
          <w:szCs w:val="20"/>
        </w:rPr>
        <w:commentReference w:id="35"/>
      </w:r>
      <w:r w:rsidR="00117091">
        <w:t xml:space="preserve"> earthquake, respectively</w:t>
      </w:r>
      <w:r w:rsidR="00D77C87">
        <w:t xml:space="preserve">, </w:t>
      </w:r>
      <w:r w:rsidR="00C70A63">
        <w:t xml:space="preserve">that </w:t>
      </w:r>
      <w:r w:rsidR="00032310">
        <w:t xml:space="preserve">the PID-F </w:t>
      </w:r>
      <w:r w:rsidR="0030424D" w:rsidRPr="0030424D">
        <w:t>controller closely matches the target response, the LQI achieves an even closer match, whereas the OLI method remains further from the target even after the third drive iteration.</w:t>
      </w:r>
    </w:p>
    <w:p w14:paraId="08A82C1E" w14:textId="6B57EA86" w:rsidR="00F73B4A" w:rsidRPr="00900803" w:rsidRDefault="00896317" w:rsidP="00900803">
      <w:pPr>
        <w:rPr>
          <w:rFonts w:eastAsia="Times New Roman"/>
          <w:sz w:val="24"/>
          <w:szCs w:val="24"/>
          <w:lang w:eastAsia="en-GB"/>
        </w:rPr>
      </w:pPr>
      <w:r>
        <w:rPr>
          <w:rFonts w:eastAsia="Times New Roman"/>
          <w:noProof/>
          <w:sz w:val="24"/>
          <w:szCs w:val="24"/>
          <w:lang w:eastAsia="en-GB"/>
        </w:rPr>
        <w:drawing>
          <wp:inline distT="0" distB="0" distL="0" distR="0" wp14:anchorId="1B716AA9" wp14:editId="1F932750">
            <wp:extent cx="3086100" cy="3267075"/>
            <wp:effectExtent l="0" t="0" r="0" b="9525"/>
            <wp:docPr id="1684751604" name="Image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6100" cy="3267075"/>
                    </a:xfrm>
                    <a:prstGeom prst="rect">
                      <a:avLst/>
                    </a:prstGeom>
                    <a:noFill/>
                    <a:ln>
                      <a:noFill/>
                    </a:ln>
                  </pic:spPr>
                </pic:pic>
              </a:graphicData>
            </a:graphic>
          </wp:inline>
        </w:drawing>
      </w:r>
      <w:commentRangeStart w:id="36"/>
      <w:r w:rsidR="00900803" w:rsidRPr="00900803">
        <w:rPr>
          <w:rFonts w:eastAsia="Times New Roman"/>
          <w:sz w:val="24"/>
          <w:szCs w:val="24"/>
          <w:lang w:eastAsia="en-GB"/>
        </w:rPr>
        <w:fldChar w:fldCharType="begin"/>
      </w:r>
      <w:r w:rsidR="00900803" w:rsidRPr="00900803">
        <w:rPr>
          <w:rFonts w:eastAsia="Times New Roman"/>
          <w:sz w:val="24"/>
          <w:szCs w:val="24"/>
          <w:lang w:eastAsia="en-GB"/>
        </w:rPr>
        <w:instrText xml:space="preserve"> INCLUDEPICTURE </w:instrText>
      </w:r>
      <w:r w:rsidR="00900803">
        <w:rPr>
          <w:rFonts w:eastAsia="Times New Roman"/>
          <w:sz w:val="24"/>
          <w:szCs w:val="24"/>
          <w:lang w:eastAsia="en-GB"/>
        </w:rPr>
        <w:instrText xml:space="preserve">"file:///Users/Miguel/Library/Group%20Containers/UBF8T346G9.ms/WebArchiveCopyPasteTempFiles/com.microsoft.Word/cid445FD211-FBE4-4F84-9BCC-158E3D75AC76" </w:instrText>
      </w:r>
      <w:r w:rsidR="00900803" w:rsidRPr="00900803">
        <w:rPr>
          <w:rFonts w:eastAsia="Times New Roman"/>
          <w:sz w:val="24"/>
          <w:szCs w:val="24"/>
          <w:lang w:eastAsia="en-GB"/>
        </w:rPr>
        <w:instrText xml:space="preserve">\* MERGEFORMATINET </w:instrText>
      </w:r>
      <w:r w:rsidR="00900803" w:rsidRPr="00900803">
        <w:rPr>
          <w:rFonts w:eastAsia="Times New Roman"/>
          <w:sz w:val="24"/>
          <w:szCs w:val="24"/>
          <w:lang w:eastAsia="en-GB"/>
        </w:rPr>
        <w:fldChar w:fldCharType="separate"/>
      </w:r>
      <w:r w:rsidR="00900803" w:rsidRPr="00900803">
        <w:rPr>
          <w:rFonts w:eastAsia="Times New Roman"/>
          <w:sz w:val="24"/>
          <w:szCs w:val="24"/>
          <w:lang w:eastAsia="en-GB"/>
        </w:rPr>
        <w:fldChar w:fldCharType="end"/>
      </w:r>
      <w:commentRangeEnd w:id="36"/>
      <w:r w:rsidR="00190245" w:rsidRPr="00900803">
        <w:rPr>
          <w:rStyle w:val="CommentReference"/>
          <w:rFonts w:eastAsia="Times New Roman"/>
          <w:sz w:val="24"/>
          <w:szCs w:val="24"/>
          <w:lang w:eastAsia="en-GB"/>
        </w:rPr>
        <w:commentReference w:id="36"/>
      </w:r>
    </w:p>
    <w:p w14:paraId="74741779" w14:textId="570A8461" w:rsidR="008D71CD" w:rsidRDefault="00382F8D" w:rsidP="00042BBF">
      <w:pPr>
        <w:pStyle w:val="figurecaption"/>
        <w:ind w:start="26.65pt" w:hanging="26.65pt"/>
        <w:rPr>
          <w:noProof w:val="0"/>
          <w:lang w:val="en-GB"/>
        </w:rPr>
      </w:pPr>
      <w:bookmarkStart w:id="37" w:name="_Ref228496414"/>
      <w:r>
        <w:rPr>
          <w:noProof w:val="0"/>
          <w:lang w:val="en-GB"/>
        </w:rPr>
        <w:t>Comparison of the a</w:t>
      </w:r>
      <w:r w:rsidR="00F73B4A" w:rsidRPr="00B92DFC">
        <w:rPr>
          <w:noProof w:val="0"/>
          <w:lang w:val="en-GB"/>
        </w:rPr>
        <w:t xml:space="preserve">cceleration response spectrum for </w:t>
      </w:r>
      <w:r w:rsidR="00616649">
        <w:rPr>
          <w:noProof w:val="0"/>
          <w:lang w:val="en-GB"/>
        </w:rPr>
        <w:t xml:space="preserve">a scaled </w:t>
      </w:r>
      <w:r w:rsidR="007B67B0">
        <w:rPr>
          <w:noProof w:val="0"/>
          <w:lang w:val="en-GB"/>
        </w:rPr>
        <w:t xml:space="preserve">down </w:t>
      </w:r>
      <w:r w:rsidR="008F02C9">
        <w:rPr>
          <w:noProof w:val="0"/>
          <w:lang w:val="en-GB"/>
        </w:rPr>
        <w:t>Newhall</w:t>
      </w:r>
      <w:r w:rsidR="001F7C7B">
        <w:rPr>
          <w:noProof w:val="0"/>
          <w:lang w:val="en-GB"/>
        </w:rPr>
        <w:t xml:space="preserve"> (FP)</w:t>
      </w:r>
      <w:r w:rsidR="00616649">
        <w:rPr>
          <w:noProof w:val="0"/>
          <w:lang w:val="en-GB"/>
        </w:rPr>
        <w:t xml:space="preserve"> </w:t>
      </w:r>
      <w:r w:rsidR="00F73B4A" w:rsidRPr="00B92DFC">
        <w:rPr>
          <w:noProof w:val="0"/>
          <w:lang w:val="en-GB"/>
        </w:rPr>
        <w:t>seismic signal</w:t>
      </w:r>
      <w:bookmarkEnd w:id="37"/>
    </w:p>
    <w:p w14:paraId="0ECC6CC5" w14:textId="5EEA1439" w:rsidR="007B67B0" w:rsidRDefault="00896317" w:rsidP="00190245">
      <w:pPr>
        <w:keepNext/>
      </w:pPr>
      <w:r>
        <w:rPr>
          <w:noProof/>
        </w:rPr>
        <w:drawing>
          <wp:inline distT="0" distB="0" distL="0" distR="0" wp14:anchorId="19D7A944" wp14:editId="33E4785B">
            <wp:extent cx="3086100" cy="3352800"/>
            <wp:effectExtent l="0" t="0" r="0" b="0"/>
            <wp:docPr id="2038786566" name="Image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6100" cy="3352800"/>
                    </a:xfrm>
                    <a:prstGeom prst="rect">
                      <a:avLst/>
                    </a:prstGeom>
                    <a:noFill/>
                    <a:ln>
                      <a:noFill/>
                    </a:ln>
                  </pic:spPr>
                </pic:pic>
              </a:graphicData>
            </a:graphic>
          </wp:inline>
        </w:drawing>
      </w:r>
    </w:p>
    <w:p w14:paraId="2760136E" w14:textId="4E12FD2F" w:rsidR="00091DDB" w:rsidRPr="009A0454" w:rsidRDefault="00382F8D" w:rsidP="009A0454">
      <w:pPr>
        <w:pStyle w:val="figurecaption"/>
        <w:rPr>
          <w:noProof w:val="0"/>
          <w:lang w:val="en-GB"/>
        </w:rPr>
      </w:pPr>
      <w:bookmarkStart w:id="38" w:name="_Ref228496418"/>
      <w:r>
        <w:rPr>
          <w:noProof w:val="0"/>
          <w:lang w:val="en-GB"/>
        </w:rPr>
        <w:t>Comparison of the d</w:t>
      </w:r>
      <w:r w:rsidR="00C80B4B">
        <w:rPr>
          <w:noProof w:val="0"/>
          <w:lang w:val="en-GB"/>
        </w:rPr>
        <w:t>isplacement</w:t>
      </w:r>
      <w:r w:rsidR="007B67B0" w:rsidRPr="00B92DFC">
        <w:rPr>
          <w:noProof w:val="0"/>
          <w:lang w:val="en-GB"/>
        </w:rPr>
        <w:t xml:space="preserve"> response spectrum for </w:t>
      </w:r>
      <w:r w:rsidR="007B67B0">
        <w:rPr>
          <w:noProof w:val="0"/>
          <w:lang w:val="en-GB"/>
        </w:rPr>
        <w:t xml:space="preserve">a scaled down </w:t>
      </w:r>
      <w:r w:rsidR="008F02C9">
        <w:rPr>
          <w:noProof w:val="0"/>
          <w:lang w:val="en-GB"/>
        </w:rPr>
        <w:t>Newhall</w:t>
      </w:r>
      <w:r w:rsidR="001F7C7B">
        <w:rPr>
          <w:noProof w:val="0"/>
          <w:lang w:val="en-GB"/>
        </w:rPr>
        <w:t xml:space="preserve"> (FP)</w:t>
      </w:r>
      <w:r w:rsidR="007B67B0">
        <w:rPr>
          <w:noProof w:val="0"/>
          <w:lang w:val="en-GB"/>
        </w:rPr>
        <w:t xml:space="preserve"> </w:t>
      </w:r>
      <w:r w:rsidR="007B67B0" w:rsidRPr="00B92DFC">
        <w:rPr>
          <w:noProof w:val="0"/>
          <w:lang w:val="en-GB"/>
        </w:rPr>
        <w:t>seismic signal</w:t>
      </w:r>
      <w:bookmarkEnd w:id="38"/>
    </w:p>
    <w:p w14:paraId="53F2F11E" w14:textId="77777777" w:rsidR="00716BEE" w:rsidRDefault="00716BEE" w:rsidP="00716BEE">
      <w:pPr>
        <w:pStyle w:val="figurecaption"/>
        <w:numPr>
          <w:ilvl w:val="0"/>
          <w:numId w:val="0"/>
        </w:numPr>
        <w:rPr>
          <w:noProof w:val="0"/>
          <w:lang w:val="en-GB"/>
        </w:rPr>
      </w:pPr>
    </w:p>
    <w:p w14:paraId="4BE4EF96" w14:textId="77777777" w:rsidR="00241533" w:rsidRDefault="00241533" w:rsidP="00241533">
      <w:pPr>
        <w:pStyle w:val="BodyText"/>
        <w:ind w:firstLine="0pt"/>
      </w:pPr>
    </w:p>
    <w:p w14:paraId="6F84A28D" w14:textId="2B6064F4" w:rsidR="005B13B7" w:rsidRDefault="00241533" w:rsidP="009166DF">
      <w:pPr>
        <w:pStyle w:val="BodyText"/>
        <w:ind w:firstLine="0pt"/>
      </w:pPr>
      <w:r w:rsidRPr="009A0454">
        <w:t>The results obtained for the remaining earthquakes exhibit the same trend</w:t>
      </w:r>
      <w:r>
        <w:t xml:space="preserve">, </w:t>
      </w:r>
      <w:r w:rsidRPr="009A0454">
        <w:t xml:space="preserve">as shown in Fig. 9 and Fig. 10. </w:t>
      </w:r>
    </w:p>
    <w:p w14:paraId="02D4D6BC" w14:textId="77777777" w:rsidR="00241533" w:rsidRPr="00B92DFC" w:rsidRDefault="00241533" w:rsidP="00241533">
      <w:pPr>
        <w:pStyle w:val="figurecaption"/>
        <w:numPr>
          <w:ilvl w:val="0"/>
          <w:numId w:val="0"/>
        </w:numPr>
        <w:jc w:val="center"/>
        <w:rPr>
          <w:lang w:eastAsia="en-GB"/>
        </w:rPr>
      </w:pPr>
      <w:r w:rsidRPr="00CA750F">
        <w:rPr>
          <w:lang w:eastAsia="en-GB"/>
        </w:rPr>
        <w:fldChar w:fldCharType="begin"/>
      </w:r>
      <w:r w:rsidRPr="00CA750F">
        <w:rPr>
          <w:lang w:eastAsia="en-GB"/>
        </w:rPr>
        <w:instrText xml:space="preserve"> INCLUDEPICTURE </w:instrText>
      </w:r>
      <w:r>
        <w:rPr>
          <w:lang w:eastAsia="en-GB"/>
        </w:rPr>
        <w:instrText xml:space="preserve">"file:///Users/Miguel/Library/Group%20Containers/UBF8T346G9.ms/WebArchiveCopyPasteTempFiles/com.microsoft.Word/cid5C0BE162-E832-4308-AE22-E41DED101B9C" </w:instrText>
      </w:r>
      <w:r w:rsidRPr="00CA750F">
        <w:rPr>
          <w:lang w:eastAsia="en-GB"/>
        </w:rPr>
        <w:instrText xml:space="preserve">\* MERGEFORMATINET </w:instrText>
      </w:r>
      <w:r w:rsidRPr="00CA750F">
        <w:rPr>
          <w:lang w:eastAsia="en-GB"/>
        </w:rPr>
        <w:fldChar w:fldCharType="separate"/>
      </w:r>
      <w:r w:rsidRPr="00CA750F">
        <w:rPr>
          <w:lang w:eastAsia="en-GB"/>
        </w:rPr>
        <w:drawing>
          <wp:inline distT="0" distB="0" distL="0" distR="0" wp14:anchorId="1D3EDEDA" wp14:editId="0FF800DA">
            <wp:extent cx="3038764" cy="2479222"/>
            <wp:effectExtent l="0" t="0" r="0" b="0"/>
            <wp:docPr id="891724186" name="Picture 3" descr="BarChart_Accel.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5C0BE162-E832-4308-AE22-E41DED101B9C&gt;" descr="BarChart_Accel.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04326" cy="2532712"/>
                    </a:xfrm>
                    <a:prstGeom prst="rect">
                      <a:avLst/>
                    </a:prstGeom>
                    <a:noFill/>
                    <a:ln>
                      <a:noFill/>
                    </a:ln>
                  </pic:spPr>
                </pic:pic>
              </a:graphicData>
            </a:graphic>
          </wp:inline>
        </w:drawing>
      </w:r>
      <w:r w:rsidRPr="00CA750F">
        <w:rPr>
          <w:lang w:eastAsia="en-GB"/>
        </w:rPr>
        <w:fldChar w:fldCharType="end"/>
      </w:r>
    </w:p>
    <w:p w14:paraId="3A3EA005" w14:textId="77777777" w:rsidR="00241533" w:rsidRPr="00716BEE" w:rsidRDefault="00241533" w:rsidP="00241533">
      <w:pPr>
        <w:pStyle w:val="figurecaption"/>
        <w:rPr>
          <w:noProof w:val="0"/>
          <w:lang w:val="en-GB"/>
        </w:rPr>
      </w:pPr>
      <w:r w:rsidRPr="00B92DFC">
        <w:rPr>
          <w:noProof w:val="0"/>
          <w:lang w:val="en-GB"/>
        </w:rPr>
        <w:t xml:space="preserve"> </w:t>
      </w:r>
      <w:r>
        <w:rPr>
          <w:noProof w:val="0"/>
          <w:lang w:val="en-GB"/>
        </w:rPr>
        <w:t xml:space="preserve">Comparing OLI, PID-F and LQI acceleration spectrum performance for 8 </w:t>
      </w:r>
      <w:r w:rsidRPr="00DD3FEE">
        <w:rPr>
          <w:noProof w:val="0"/>
          <w:lang w:val="en-GB"/>
        </w:rPr>
        <w:t>recorded earthquake ground-motion time histories</w:t>
      </w:r>
    </w:p>
    <w:p w14:paraId="0F8DC2BA" w14:textId="77777777" w:rsidR="00241533" w:rsidRPr="00B92DFC" w:rsidRDefault="00241533" w:rsidP="00241533">
      <w:pPr>
        <w:pStyle w:val="figurecaption"/>
        <w:keepNext/>
        <w:numPr>
          <w:ilvl w:val="0"/>
          <w:numId w:val="0"/>
        </w:numPr>
        <w:jc w:val="center"/>
        <w:rPr>
          <w:noProof w:val="0"/>
          <w:lang w:val="en-GB"/>
        </w:rPr>
      </w:pPr>
      <w:r>
        <w:fldChar w:fldCharType="begin"/>
      </w:r>
      <w:r>
        <w:instrText xml:space="preserve"> INCLUDEPICTURE "file:///Users/Miguel/Library/Group%20Containers/UBF8T346G9.ms/WebArchiveCopyPasteTempFiles/com.microsoft.Word/cid8639D0D9-F4FE-47F2-9AEA-4A1E7AEE6B0C" \* MERGEFORMATINET </w:instrText>
      </w:r>
      <w:r>
        <w:fldChar w:fldCharType="separate"/>
      </w:r>
      <w:r>
        <w:drawing>
          <wp:inline distT="0" distB="0" distL="0" distR="0" wp14:anchorId="384572C1" wp14:editId="5B501B7F">
            <wp:extent cx="2953268" cy="2411896"/>
            <wp:effectExtent l="0" t="0" r="6350" b="1270"/>
            <wp:docPr id="859977747" name="Picture 4" descr="BarChart_Disp.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lt;8639D0D9-F4FE-47F2-9AEA-4A1E7AEE6B0C&gt;" descr="BarChart_Disp.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75476" cy="2430033"/>
                    </a:xfrm>
                    <a:prstGeom prst="rect">
                      <a:avLst/>
                    </a:prstGeom>
                    <a:noFill/>
                    <a:ln>
                      <a:noFill/>
                    </a:ln>
                  </pic:spPr>
                </pic:pic>
              </a:graphicData>
            </a:graphic>
          </wp:inline>
        </w:drawing>
      </w:r>
      <w:r>
        <w:fldChar w:fldCharType="end"/>
      </w:r>
    </w:p>
    <w:p w14:paraId="4C741B0F" w14:textId="77777777" w:rsidR="00241533" w:rsidRDefault="00241533" w:rsidP="00241533">
      <w:pPr>
        <w:pStyle w:val="figurecaption"/>
        <w:rPr>
          <w:noProof w:val="0"/>
          <w:lang w:val="en-GB"/>
        </w:rPr>
      </w:pPr>
      <w:bookmarkStart w:id="39" w:name="_Ref228497348"/>
      <w:r>
        <w:rPr>
          <w:noProof w:val="0"/>
          <w:lang w:val="en-GB"/>
        </w:rPr>
        <w:t>Comparing OLI, PID-F and LQI d</w:t>
      </w:r>
      <w:r w:rsidRPr="00B92DFC">
        <w:rPr>
          <w:noProof w:val="0"/>
          <w:lang w:val="en-GB"/>
        </w:rPr>
        <w:t xml:space="preserve">isplacement </w:t>
      </w:r>
      <w:r>
        <w:rPr>
          <w:noProof w:val="0"/>
          <w:lang w:val="en-GB"/>
        </w:rPr>
        <w:t>spectrum performance</w:t>
      </w:r>
      <w:bookmarkEnd w:id="39"/>
      <w:r>
        <w:rPr>
          <w:noProof w:val="0"/>
          <w:lang w:val="en-GB"/>
        </w:rPr>
        <w:t xml:space="preserve"> for 8 </w:t>
      </w:r>
      <w:r w:rsidRPr="00DD3FEE">
        <w:rPr>
          <w:noProof w:val="0"/>
          <w:lang w:val="en-GB"/>
        </w:rPr>
        <w:t>recorded earthquake ground-motion time histories</w:t>
      </w:r>
    </w:p>
    <w:p w14:paraId="3FDFABF6" w14:textId="77777777" w:rsidR="00241533" w:rsidRDefault="00241533" w:rsidP="00716BEE">
      <w:pPr>
        <w:pStyle w:val="figurecaption"/>
        <w:numPr>
          <w:ilvl w:val="0"/>
          <w:numId w:val="0"/>
        </w:numPr>
        <w:rPr>
          <w:noProof w:val="0"/>
          <w:lang w:val="en-GB"/>
        </w:rPr>
      </w:pPr>
    </w:p>
    <w:p w14:paraId="7DCEE130" w14:textId="77777777" w:rsidR="009166DF" w:rsidRDefault="009166DF" w:rsidP="009166DF">
      <w:pPr>
        <w:pStyle w:val="BodyText"/>
        <w:ind w:firstLine="0pt"/>
      </w:pPr>
      <w:r w:rsidRPr="009A0454">
        <w:t xml:space="preserve">This analysis confirms the benefits of using the proposed </w:t>
      </w:r>
      <w:r>
        <w:t>control methods</w:t>
      </w:r>
      <w:r w:rsidRPr="009A0454">
        <w:t xml:space="preserve">, consistently </w:t>
      </w:r>
      <w:r>
        <w:t>confirming</w:t>
      </w:r>
      <w:r w:rsidRPr="009A0454">
        <w:t xml:space="preserve"> the LQI as</w:t>
      </w:r>
      <w:r>
        <w:t xml:space="preserve"> having the</w:t>
      </w:r>
      <w:r w:rsidRPr="009A0454">
        <w:t xml:space="preserve"> </w:t>
      </w:r>
      <w:r>
        <w:t>best performance</w:t>
      </w:r>
      <w:r w:rsidRPr="009A0454">
        <w:t>.</w:t>
      </w:r>
    </w:p>
    <w:p w14:paraId="23FB6142" w14:textId="77777777" w:rsidR="009166DF" w:rsidRPr="00B92DFC" w:rsidRDefault="009166DF" w:rsidP="00716BEE">
      <w:pPr>
        <w:pStyle w:val="figurecaption"/>
        <w:numPr>
          <w:ilvl w:val="0"/>
          <w:numId w:val="0"/>
        </w:numPr>
        <w:rPr>
          <w:noProof w:val="0"/>
          <w:lang w:val="en-GB"/>
        </w:rPr>
      </w:pPr>
    </w:p>
    <w:p w14:paraId="42338781" w14:textId="4D8F8968" w:rsidR="00273C1E" w:rsidRPr="00B92DFC" w:rsidRDefault="00273C1E" w:rsidP="00BF5FE3">
      <w:pPr>
        <w:pStyle w:val="Heading1"/>
        <w:ind w:firstLine="0pt"/>
        <w:rPr>
          <w:noProof w:val="0"/>
        </w:rPr>
      </w:pPr>
      <w:r>
        <w:rPr>
          <w:noProof w:val="0"/>
        </w:rPr>
        <w:t>Conclusions &amp; Outlook</w:t>
      </w:r>
    </w:p>
    <w:p w14:paraId="23388132" w14:textId="77777777" w:rsidR="00382F8D" w:rsidRDefault="00382F8D" w:rsidP="00BE7077">
      <w:pPr>
        <w:pStyle w:val="BodyText"/>
        <w:ind w:firstLine="0pt"/>
        <w:rPr>
          <w:lang w:val="en-US"/>
        </w:rPr>
      </w:pPr>
    </w:p>
    <w:p w14:paraId="4345553D" w14:textId="77777777" w:rsidR="0056020D" w:rsidRPr="0056020D" w:rsidRDefault="0056020D" w:rsidP="0056020D">
      <w:pPr>
        <w:pStyle w:val="BodyText"/>
        <w:rPr>
          <w:lang w:val="en-US"/>
        </w:rPr>
      </w:pPr>
      <w:r w:rsidRPr="0056020D">
        <w:rPr>
          <w:lang w:val="en-US"/>
        </w:rPr>
        <w:t xml:space="preserve">This paper presents an improved solution to the current OLI method used at LNEC for the experimental reproduction of simulated earthquakes using laboratory seismic shaking-table setups. Based on the proposed model-based controllers and the application of the two-stage closed-loop identification method for plant identification, the PID-F and LQI controllers were shown to reproduce the target response spectra across the </w:t>
      </w:r>
      <w:r w:rsidRPr="0056020D">
        <w:rPr>
          <w:lang w:val="en-US"/>
        </w:rPr>
        <w:lastRenderedPageBreak/>
        <w:t>entire frequency range of the earthquake signal more accurately than the standard OLI method. The proposed controllers also require less user intervention and provide a more systematic approach to the control problem, with the LQI controller achieving the best performance by a significant margin across all simulated earthquake ground motions.</w:t>
      </w:r>
    </w:p>
    <w:p w14:paraId="55E3E511" w14:textId="2C1D4DC5" w:rsidR="0056020D" w:rsidRPr="0056020D" w:rsidRDefault="0056020D" w:rsidP="0056020D">
      <w:pPr>
        <w:pStyle w:val="BodyText"/>
        <w:rPr>
          <w:lang w:val="en-US"/>
        </w:rPr>
      </w:pPr>
      <w:r w:rsidRPr="0056020D">
        <w:rPr>
          <w:lang w:val="en-US"/>
        </w:rPr>
        <w:t>Given the nature of seismic shaking-table testing, the physical structures under investigation are often susceptible to plastic deformation, partial failure, or significant nonlinear behaviour that cannot be detected during low-intensity identification experiments. As a result, non-negligible shifts in dynamic properties and the excitation of previously unknown modes may occur during testing. These phenomena should be addressed by the control system</w:t>
      </w:r>
      <w:r w:rsidR="00BA1453">
        <w:rPr>
          <w:lang w:val="en-US"/>
        </w:rPr>
        <w:t>,</w:t>
      </w:r>
      <w:r w:rsidRPr="0056020D">
        <w:rPr>
          <w:lang w:val="en-US"/>
        </w:rPr>
        <w:t xml:space="preserve"> therefore, future work should focus on the implementation of adaptive online identification methods to support the development of nonlinear control algorithms.</w:t>
      </w:r>
    </w:p>
    <w:p w14:paraId="0CE75948" w14:textId="22D7AA33" w:rsidR="001D5355" w:rsidRDefault="0056020D" w:rsidP="0056020D">
      <w:pPr>
        <w:pStyle w:val="BodyText"/>
        <w:ind w:firstLine="0pt"/>
        <w:rPr>
          <w:lang w:val="en-US"/>
        </w:rPr>
      </w:pPr>
      <w:r w:rsidRPr="0056020D">
        <w:rPr>
          <w:lang w:val="en-US"/>
        </w:rPr>
        <w:t>The next stage of this research consists of implementing the proposed controllers on a real physical system, namely a small-scale shaking table, in order to verify and validate the performance improvements achieved in simulation. Subsequently, the methodology is intended to be implemented on LNEC’s uniaxial shaking table (ST1D), where the same analysis will be carried out to assess its effectiveness on larger-scale systems. This future stage aims to evaluate the scalability, robustness, and practical applicability of the proposed control strategies under more demanding experimental conditions.</w:t>
      </w:r>
    </w:p>
    <w:p w14:paraId="3B0FB667" w14:textId="77777777" w:rsidR="0056020D" w:rsidRPr="00DE5093" w:rsidRDefault="0056020D" w:rsidP="0056020D">
      <w:pPr>
        <w:pStyle w:val="BodyText"/>
        <w:ind w:firstLine="0pt"/>
        <w:rPr>
          <w:u w:val="single"/>
          <w:lang w:val="en-US"/>
        </w:rPr>
      </w:pPr>
    </w:p>
    <w:p w14:paraId="7FC814EC" w14:textId="09A1116B" w:rsidR="0080791D" w:rsidRDefault="0080791D" w:rsidP="0080791D">
      <w:pPr>
        <w:pStyle w:val="Heading5"/>
        <w:rPr>
          <w:noProof w:val="0"/>
        </w:rPr>
      </w:pPr>
      <w:r w:rsidRPr="00B92DFC">
        <w:rPr>
          <w:noProof w:val="0"/>
        </w:rPr>
        <w:t>Acknowledgment</w:t>
      </w:r>
    </w:p>
    <w:p w14:paraId="35364E27" w14:textId="77777777" w:rsidR="00D35609" w:rsidRPr="00D35609" w:rsidRDefault="00D35609" w:rsidP="00D35609"/>
    <w:p w14:paraId="2292DAEB" w14:textId="032D15D9" w:rsidR="00DE5093" w:rsidRPr="00605B0C" w:rsidRDefault="5E4D9325" w:rsidP="00605B0C">
      <w:pPr>
        <w:pStyle w:val="BodyText"/>
        <w:rPr>
          <w:rFonts w:eastAsia="Times New Roman"/>
        </w:rPr>
      </w:pPr>
      <w:r>
        <w:t xml:space="preserve">The authors acknowledge </w:t>
      </w:r>
      <w:r w:rsidR="00386C59" w:rsidRPr="00B92DFC">
        <w:t xml:space="preserve">LNEC </w:t>
      </w:r>
      <w:r w:rsidR="15C9AEF8">
        <w:t>f</w:t>
      </w:r>
      <w:r w:rsidR="6546874C">
        <w:t xml:space="preserve">or its financial support through </w:t>
      </w:r>
      <w:r w:rsidR="413D4ACF">
        <w:t>the</w:t>
      </w:r>
      <w:r w:rsidR="00386C59" w:rsidRPr="00B92DFC">
        <w:t xml:space="preserve"> research fellowship under the LNEC Research Programme </w:t>
      </w:r>
      <w:r w:rsidR="00826407" w:rsidRPr="00B92DFC">
        <w:rPr>
          <w:i/>
          <w:iCs/>
        </w:rPr>
        <w:t>Modela</w:t>
      </w:r>
      <w:r w:rsidR="00386C59" w:rsidRPr="00B92DFC">
        <w:rPr>
          <w:i/>
          <w:iCs/>
        </w:rPr>
        <w:t>ção</w:t>
      </w:r>
      <w:r w:rsidR="00826407" w:rsidRPr="00B92DFC">
        <w:rPr>
          <w:i/>
          <w:iCs/>
        </w:rPr>
        <w:t xml:space="preserve"> do Comportamento Estrutural- </w:t>
      </w:r>
      <w:r w:rsidR="65E385A3" w:rsidRPr="01681649">
        <w:rPr>
          <w:i/>
          <w:iCs/>
        </w:rPr>
        <w:t>M</w:t>
      </w:r>
      <w:r w:rsidR="369F69DB" w:rsidRPr="01681649">
        <w:rPr>
          <w:i/>
          <w:iCs/>
        </w:rPr>
        <w:t>e</w:t>
      </w:r>
      <w:r w:rsidR="65E385A3" w:rsidRPr="01681649">
        <w:rPr>
          <w:rFonts w:eastAsia="Times New Roman"/>
          <w:i/>
          <w:iCs/>
        </w:rPr>
        <w:t>str</w:t>
      </w:r>
      <w:r w:rsidR="3F7BF727" w:rsidRPr="01681649">
        <w:rPr>
          <w:rFonts w:eastAsia="Times New Roman"/>
          <w:i/>
          <w:iCs/>
        </w:rPr>
        <w:t xml:space="preserve">, </w:t>
      </w:r>
      <w:r w:rsidR="3F7BF727" w:rsidRPr="7630AEAE">
        <w:rPr>
          <w:rFonts w:eastAsia="Times New Roman"/>
          <w:color w:val="142441"/>
        </w:rPr>
        <w:t>a</w:t>
      </w:r>
      <w:r w:rsidR="3F7BF727" w:rsidRPr="000A3A4A">
        <w:rPr>
          <w:rFonts w:eastAsia="Times New Roman"/>
        </w:rPr>
        <w:t>nd</w:t>
      </w:r>
      <w:r w:rsidR="4206BD94" w:rsidRPr="000A3A4A">
        <w:rPr>
          <w:rFonts w:eastAsia="Times New Roman"/>
        </w:rPr>
        <w:t xml:space="preserve"> Fundação para a Ciência e a Tecnologia (FCT) for its financial support via LAETA (project </w:t>
      </w:r>
      <w:hyperlink r:id="rId23" w:history="1">
        <w:r w:rsidR="00DE5093" w:rsidRPr="000C347E">
          <w:rPr>
            <w:rStyle w:val="Hyperlink"/>
            <w:rFonts w:eastAsia="Times New Roman"/>
          </w:rPr>
          <w:t>https://doi.org/10.54499/UID/50022/2025</w:t>
        </w:r>
      </w:hyperlink>
      <w:r w:rsidR="4206BD94" w:rsidRPr="000A3A4A">
        <w:rPr>
          <w:rFonts w:eastAsia="Times New Roman"/>
        </w:rPr>
        <w:t>)</w:t>
      </w:r>
      <w:r w:rsidR="0B8DB497" w:rsidRPr="000A3A4A">
        <w:rPr>
          <w:rFonts w:eastAsia="Times New Roman"/>
        </w:rPr>
        <w:t>.</w:t>
      </w:r>
    </w:p>
    <w:p w14:paraId="523BEFEC" w14:textId="77777777" w:rsidR="00FE5D37" w:rsidRDefault="00FE5D37" w:rsidP="00605B0C">
      <w:pPr>
        <w:pStyle w:val="BodyText"/>
        <w:ind w:firstLine="0pt"/>
        <w:rPr>
          <w:rFonts w:eastAsia="Times New Roman"/>
          <w:color w:val="142441"/>
          <w:sz w:val="24"/>
          <w:szCs w:val="24"/>
        </w:rPr>
      </w:pPr>
    </w:p>
    <w:p w14:paraId="13DE2308" w14:textId="77777777" w:rsidR="00D35609" w:rsidRPr="00DE5093" w:rsidRDefault="00D35609" w:rsidP="00605B0C">
      <w:pPr>
        <w:pStyle w:val="BodyText"/>
        <w:ind w:firstLine="0pt"/>
        <w:rPr>
          <w:rFonts w:eastAsia="Times New Roman"/>
          <w:color w:val="142441"/>
          <w:sz w:val="24"/>
          <w:szCs w:val="24"/>
        </w:rPr>
      </w:pPr>
    </w:p>
    <w:p w14:paraId="21523B97" w14:textId="0DD001A9" w:rsidR="009303D9" w:rsidRDefault="009303D9" w:rsidP="00826407">
      <w:pPr>
        <w:pStyle w:val="Heading5"/>
        <w:rPr>
          <w:noProof w:val="0"/>
        </w:rPr>
      </w:pPr>
      <w:r w:rsidRPr="00B92DFC">
        <w:rPr>
          <w:noProof w:val="0"/>
        </w:rPr>
        <w:t>References</w:t>
      </w:r>
    </w:p>
    <w:p w14:paraId="07363BC6" w14:textId="77777777" w:rsidR="00DE5093" w:rsidRPr="00DE5093" w:rsidRDefault="00DE5093" w:rsidP="00DE5093"/>
    <w:p w14:paraId="3673923C" w14:textId="3BD086C4" w:rsidR="001F7C7B" w:rsidRDefault="001F7C7B" w:rsidP="001F7C7B">
      <w:pPr>
        <w:pStyle w:val="references"/>
        <w:rPr>
          <w:noProof w:val="0"/>
          <w:lang w:val="en-GB"/>
        </w:rPr>
      </w:pPr>
      <w:bookmarkStart w:id="40" w:name="_Ref228379249"/>
      <w:r w:rsidRPr="10946460">
        <w:rPr>
          <w:noProof w:val="0"/>
          <w:lang w:val="en-GB"/>
        </w:rPr>
        <w:t xml:space="preserve">S. J. Chapman, M. S. Williams, A. Blakeborough, “Laboratory testing of structures under dynamic loads: an introductory review”. Philos Trans A Math Phys Eng Sci; 359 (1786): 1651–1669, 15 September 2001. </w:t>
      </w:r>
      <w:hyperlink r:id="rId24">
        <w:r w:rsidRPr="10946460">
          <w:rPr>
            <w:rStyle w:val="Hyperlink"/>
            <w:noProof w:val="0"/>
            <w:lang w:val="en-GB"/>
          </w:rPr>
          <w:t>https://doi.org/10.1098/rsta.2001.0860</w:t>
        </w:r>
        <w:bookmarkEnd w:id="40"/>
      </w:hyperlink>
    </w:p>
    <w:p w14:paraId="0ABDD919" w14:textId="77777777" w:rsidR="001F7C7B" w:rsidRPr="00B92DFC" w:rsidRDefault="001F7C7B" w:rsidP="001F7C7B">
      <w:pPr>
        <w:pStyle w:val="references"/>
        <w:rPr>
          <w:noProof w:val="0"/>
          <w:lang w:val="en-GB"/>
        </w:rPr>
      </w:pPr>
      <w:bookmarkStart w:id="41" w:name="_Ref228379251"/>
      <w:r w:rsidRPr="00B92DFC">
        <w:rPr>
          <w:noProof w:val="0"/>
          <w:lang w:val="en-GB"/>
        </w:rPr>
        <w:t>E. C. Carvalho, “Seismic Testing of Structures”, 11th European Conference o</w:t>
      </w:r>
      <w:r>
        <w:rPr>
          <w:noProof w:val="0"/>
          <w:lang w:val="en-GB"/>
        </w:rPr>
        <w:t>n</w:t>
      </w:r>
      <w:r w:rsidRPr="00B92DFC">
        <w:rPr>
          <w:noProof w:val="0"/>
          <w:lang w:val="en-GB"/>
        </w:rPr>
        <w:t xml:space="preserve"> Earthquake Engineering, Balkema, Rotterdam, 1998.</w:t>
      </w:r>
      <w:bookmarkEnd w:id="41"/>
    </w:p>
    <w:p w14:paraId="303E4AA2" w14:textId="4B88871D" w:rsidR="001F7C7B" w:rsidRPr="00B92DFC" w:rsidRDefault="001F7C7B" w:rsidP="001F7C7B">
      <w:pPr>
        <w:pStyle w:val="references"/>
        <w:rPr>
          <w:noProof w:val="0"/>
          <w:lang w:val="en-GB"/>
        </w:rPr>
      </w:pPr>
      <w:bookmarkStart w:id="42" w:name="_Ref228381111"/>
      <w:r w:rsidRPr="00B92DFC">
        <w:rPr>
          <w:noProof w:val="0"/>
          <w:lang w:val="en-GB"/>
        </w:rPr>
        <w:t xml:space="preserve">P. X. Candeias, A. A. Correia, G. G. Tekeste, “Shake Table Testing Techniques: Current Challenges and New Trends,” In: Chastre, C., </w:t>
      </w:r>
      <w:r w:rsidRPr="00B92DFC">
        <w:rPr>
          <w:noProof w:val="0"/>
          <w:lang w:val="en-GB"/>
        </w:rPr>
        <w:t>Neves, J., Ribeiro, D., Neves, M.G., Faria, P. (eds)</w:t>
      </w:r>
      <w:r w:rsidR="00936256">
        <w:rPr>
          <w:noProof w:val="0"/>
          <w:lang w:val="en-GB"/>
        </w:rPr>
        <w:t>,</w:t>
      </w:r>
      <w:r w:rsidRPr="00B92DFC">
        <w:rPr>
          <w:noProof w:val="0"/>
          <w:lang w:val="en-GB"/>
        </w:rPr>
        <w:t xml:space="preserve"> Advances on Testing and Experimentation in Civil Engineering. Springer Tracts in Civil Engineering. Springer, </w:t>
      </w:r>
      <w:r>
        <w:rPr>
          <w:noProof w:val="0"/>
          <w:lang w:val="en-GB"/>
        </w:rPr>
        <w:t>2023</w:t>
      </w:r>
      <w:r w:rsidRPr="00B92DFC">
        <w:rPr>
          <w:noProof w:val="0"/>
          <w:lang w:val="en-GB"/>
        </w:rPr>
        <w:t xml:space="preserve">. </w:t>
      </w:r>
      <w:bookmarkEnd w:id="42"/>
      <w:r>
        <w:fldChar w:fldCharType="begin"/>
      </w:r>
      <w:r>
        <w:instrText>HYPERLINK "https://doi.org/10.1007/978-3-031-23888-8_8" \h</w:instrText>
      </w:r>
      <w:r>
        <w:fldChar w:fldCharType="separate"/>
      </w:r>
      <w:r w:rsidRPr="10946460">
        <w:rPr>
          <w:rStyle w:val="Hyperlink"/>
          <w:noProof w:val="0"/>
          <w:lang w:val="en-GB"/>
        </w:rPr>
        <w:t>https://doi.org/10.1007/978-3-031-23888-8_8</w:t>
      </w:r>
      <w:r>
        <w:fldChar w:fldCharType="end"/>
      </w:r>
    </w:p>
    <w:p w14:paraId="60C1E551" w14:textId="2F21D684" w:rsidR="001F7C7B" w:rsidRPr="00B92DFC" w:rsidRDefault="001F7C7B" w:rsidP="001F7C7B">
      <w:pPr>
        <w:pStyle w:val="references"/>
        <w:rPr>
          <w:noProof w:val="0"/>
          <w:lang w:val="en-GB"/>
        </w:rPr>
      </w:pPr>
      <w:bookmarkStart w:id="43" w:name="_Ref228380040"/>
      <w:r w:rsidRPr="00B92DFC">
        <w:rPr>
          <w:noProof w:val="0"/>
          <w:lang w:val="en-GB"/>
        </w:rPr>
        <w:t xml:space="preserve">T. Emílio, R. T. Duarte, F. Carvalhal, C. O. Costa, C. T. Vaz, M. R. Corrêa, </w:t>
      </w:r>
      <w:r w:rsidR="00F46D84">
        <w:rPr>
          <w:noProof w:val="0"/>
          <w:lang w:val="en-GB"/>
        </w:rPr>
        <w:t>“</w:t>
      </w:r>
      <w:r w:rsidRPr="00B92DFC">
        <w:rPr>
          <w:noProof w:val="0"/>
          <w:lang w:val="en-GB"/>
        </w:rPr>
        <w:t>The new LNEC shaking table for earthquake resistance testing”, Memória 757, LNEC, Lisboa, 1989.</w:t>
      </w:r>
      <w:bookmarkEnd w:id="43"/>
    </w:p>
    <w:p w14:paraId="098744AC" w14:textId="77777777" w:rsidR="001F7C7B" w:rsidRPr="00980C35" w:rsidRDefault="001F7C7B" w:rsidP="001F7C7B">
      <w:pPr>
        <w:pStyle w:val="references"/>
        <w:rPr>
          <w:noProof w:val="0"/>
          <w:lang w:val="pt-PT"/>
        </w:rPr>
      </w:pPr>
      <w:bookmarkStart w:id="44" w:name="_Ref228380530"/>
      <w:r w:rsidRPr="00980C35">
        <w:rPr>
          <w:noProof w:val="0"/>
          <w:lang w:val="pt-PT"/>
        </w:rPr>
        <w:t>R. Bairrão, Duque, Simulador Sísmico Uniaxial - Descrição e operação, Relatório LNEC, 94/1998 - C3ES/SES, LNEC, Lisboa, 1998.</w:t>
      </w:r>
      <w:bookmarkEnd w:id="44"/>
    </w:p>
    <w:p w14:paraId="256231B5" w14:textId="77777777" w:rsidR="001F7C7B" w:rsidRPr="00980C35" w:rsidRDefault="001F7C7B" w:rsidP="001F7C7B">
      <w:pPr>
        <w:pStyle w:val="references"/>
        <w:rPr>
          <w:noProof w:val="0"/>
          <w:lang w:val="pt-PT"/>
        </w:rPr>
      </w:pPr>
      <w:bookmarkStart w:id="45" w:name="_Ref228380531"/>
      <w:r w:rsidRPr="00980C35">
        <w:rPr>
          <w:noProof w:val="0"/>
          <w:lang w:val="pt-PT"/>
        </w:rPr>
        <w:t xml:space="preserve">P. Castro, Mesa Vibratória Vertical (Projeto), Relatório LNEC, Obra 76/53/1077, LNEC, Lisboa, </w:t>
      </w:r>
      <w:r>
        <w:rPr>
          <w:noProof w:val="0"/>
          <w:lang w:val="pt-PT"/>
        </w:rPr>
        <w:t>June</w:t>
      </w:r>
      <w:r w:rsidRPr="00980C35">
        <w:rPr>
          <w:noProof w:val="0"/>
          <w:lang w:val="pt-PT"/>
        </w:rPr>
        <w:t xml:space="preserve"> 1978.</w:t>
      </w:r>
      <w:bookmarkEnd w:id="45"/>
    </w:p>
    <w:p w14:paraId="4319C193" w14:textId="77777777" w:rsidR="001F7C7B" w:rsidRPr="00B92DFC" w:rsidRDefault="001F7C7B" w:rsidP="001F7C7B">
      <w:pPr>
        <w:pStyle w:val="references"/>
        <w:rPr>
          <w:noProof w:val="0"/>
          <w:lang w:val="en-GB"/>
        </w:rPr>
      </w:pPr>
      <w:bookmarkStart w:id="46" w:name="_Ref228403345"/>
      <w:r w:rsidRPr="00B92DFC">
        <w:rPr>
          <w:noProof w:val="0"/>
          <w:lang w:val="en-GB"/>
        </w:rPr>
        <w:t>F. Carvalhal, Simulation of Seismic Disturbances Using Adaptive Control, MSc Thesis, Victoria University of Manchester, Institute of Science and Technology, October 1974.</w:t>
      </w:r>
      <w:bookmarkEnd w:id="46"/>
    </w:p>
    <w:p w14:paraId="4E23EF8E" w14:textId="060B18AA" w:rsidR="001F7C7B" w:rsidRPr="00980C35" w:rsidRDefault="001F7C7B" w:rsidP="001F7C7B">
      <w:pPr>
        <w:pStyle w:val="references"/>
        <w:rPr>
          <w:noProof w:val="0"/>
          <w:lang w:val="pt-PT"/>
        </w:rPr>
      </w:pPr>
      <w:bookmarkStart w:id="47" w:name="_Ref228403347"/>
      <w:r w:rsidRPr="00980C35">
        <w:rPr>
          <w:noProof w:val="0"/>
          <w:lang w:val="pt-PT"/>
        </w:rPr>
        <w:t>F. Carvalhal, Controlo Adaptativo na Simulação de Solicitações Sísmicas, Tese para Especialista LNEC, STG/DPA, Proc. 76/13/5588, Lisboa, Ja</w:t>
      </w:r>
      <w:r>
        <w:rPr>
          <w:noProof w:val="0"/>
          <w:lang w:val="pt-PT"/>
        </w:rPr>
        <w:t>n</w:t>
      </w:r>
      <w:r w:rsidR="00BB5D28">
        <w:rPr>
          <w:noProof w:val="0"/>
          <w:lang w:val="pt-PT"/>
        </w:rPr>
        <w:t>eiro</w:t>
      </w:r>
      <w:r>
        <w:rPr>
          <w:noProof w:val="0"/>
          <w:lang w:val="pt-PT"/>
        </w:rPr>
        <w:t xml:space="preserve"> </w:t>
      </w:r>
      <w:r w:rsidRPr="00980C35">
        <w:rPr>
          <w:noProof w:val="0"/>
          <w:lang w:val="pt-PT"/>
        </w:rPr>
        <w:t>1979.</w:t>
      </w:r>
      <w:bookmarkEnd w:id="47"/>
    </w:p>
    <w:p w14:paraId="53A9FB8B" w14:textId="77777777" w:rsidR="001F7C7B" w:rsidRPr="00B92DFC" w:rsidRDefault="001F7C7B" w:rsidP="001F7C7B">
      <w:pPr>
        <w:pStyle w:val="references"/>
        <w:rPr>
          <w:noProof w:val="0"/>
          <w:lang w:val="en-GB"/>
        </w:rPr>
      </w:pPr>
      <w:bookmarkStart w:id="48" w:name="_Ref228403730"/>
      <w:r w:rsidRPr="00B92DFC">
        <w:rPr>
          <w:noProof w:val="0"/>
          <w:lang w:val="en-GB"/>
        </w:rPr>
        <w:t>K. Ogata, Modern Control Engineering. 5th Edition, Pearson, Upper Saddle River, 2010.</w:t>
      </w:r>
      <w:bookmarkEnd w:id="48"/>
    </w:p>
    <w:p w14:paraId="3B23DEFC" w14:textId="77777777" w:rsidR="001F7C7B" w:rsidRPr="00F23578" w:rsidRDefault="001F7C7B" w:rsidP="001F7C7B">
      <w:pPr>
        <w:pStyle w:val="references"/>
      </w:pPr>
      <w:bookmarkStart w:id="49" w:name="_Ref228386698"/>
      <w:r w:rsidRPr="00B92DFC">
        <w:rPr>
          <w:noProof w:val="0"/>
          <w:lang w:val="en-GB"/>
        </w:rPr>
        <w:t>B. Widrow, E. Walach, Adaptive Inverse Control: A Signal Processing Approach, Institute of Electrical and Electronic Engineers, July 2007. DOI:10.1002/9780470231616</w:t>
      </w:r>
      <w:bookmarkStart w:id="50" w:name="_Ref228545168"/>
      <w:bookmarkEnd w:id="49"/>
    </w:p>
    <w:p w14:paraId="6A2E3B11" w14:textId="77777777" w:rsidR="001F7C7B" w:rsidRPr="00C97C8F" w:rsidRDefault="001F7C7B" w:rsidP="001F7C7B">
      <w:pPr>
        <w:pStyle w:val="references"/>
        <w:rPr>
          <w:noProof w:val="0"/>
          <w:lang w:val="en-GB"/>
        </w:rPr>
      </w:pPr>
      <w:bookmarkStart w:id="51" w:name="_Ref228560636"/>
      <w:r w:rsidRPr="00F42BD8">
        <w:t xml:space="preserve">A. Henrique, M. Ayala Botto, F. </w:t>
      </w:r>
      <w:r w:rsidRPr="00F42BD8">
        <w:rPr>
          <w:noProof w:val="0"/>
        </w:rPr>
        <w:t>Oliveira, “Development of control strategies for earthquake reproduction on uniaxial shaking table</w:t>
      </w:r>
      <w:r w:rsidRPr="00F42BD8">
        <w:t>,” 13º Congresso Nacional de Mecânica Experimental – CNME2026, Universidade do Porto, Porto, 2026.</w:t>
      </w:r>
      <w:bookmarkStart w:id="52" w:name="_Ref228547076"/>
      <w:bookmarkEnd w:id="50"/>
      <w:bookmarkEnd w:id="51"/>
    </w:p>
    <w:p w14:paraId="0A9CECFF" w14:textId="77777777" w:rsidR="001F7C7B" w:rsidRDefault="001F7C7B" w:rsidP="001F7C7B">
      <w:pPr>
        <w:pStyle w:val="references"/>
        <w:rPr>
          <w:lang w:val="pt-PT"/>
        </w:rPr>
      </w:pPr>
      <w:bookmarkStart w:id="53" w:name="_Ref228407164"/>
      <w:bookmarkEnd w:id="52"/>
      <w:r w:rsidRPr="00B92DFC">
        <w:rPr>
          <w:noProof w:val="0"/>
          <w:lang w:val="en-GB"/>
        </w:rPr>
        <w:t>G. G. Tekeste, Real-Time Hybrid Simulation including a Shaking Table – Development and Application to Soil-Structure Interaction. PhD Thesis</w:t>
      </w:r>
      <w:r>
        <w:rPr>
          <w:noProof w:val="0"/>
          <w:lang w:val="en-GB"/>
        </w:rPr>
        <w:t>,</w:t>
      </w:r>
      <w:r w:rsidRPr="00B92DFC">
        <w:rPr>
          <w:noProof w:val="0"/>
          <w:lang w:val="en-GB"/>
        </w:rPr>
        <w:t xml:space="preserve"> Univ</w:t>
      </w:r>
      <w:r>
        <w:rPr>
          <w:noProof w:val="0"/>
          <w:lang w:val="en-GB"/>
        </w:rPr>
        <w:t>ersity of</w:t>
      </w:r>
      <w:r w:rsidRPr="00B92DFC">
        <w:rPr>
          <w:noProof w:val="0"/>
          <w:lang w:val="en-GB"/>
        </w:rPr>
        <w:t xml:space="preserve"> Aveiro, 2021.</w:t>
      </w:r>
      <w:bookmarkStart w:id="54" w:name="_Ref228545689"/>
      <w:bookmarkEnd w:id="53"/>
    </w:p>
    <w:p w14:paraId="413CA2BE" w14:textId="1C9788BA" w:rsidR="001F7C7B" w:rsidRDefault="001F7C7B" w:rsidP="001F7C7B">
      <w:pPr>
        <w:pStyle w:val="references"/>
      </w:pPr>
      <w:r>
        <w:t xml:space="preserve">N. </w:t>
      </w:r>
      <w:r w:rsidRPr="00F23578">
        <w:t>Nakata</w:t>
      </w:r>
      <w:r>
        <w:t>,</w:t>
      </w:r>
      <w:r w:rsidRPr="00F23578">
        <w:t xml:space="preserve"> </w:t>
      </w:r>
      <w:r>
        <w:t>“</w:t>
      </w:r>
      <w:r w:rsidRPr="00F23578">
        <w:t>Acceleration trajectory tracking control for earthquake simulators</w:t>
      </w:r>
      <w:r>
        <w:t>,”</w:t>
      </w:r>
      <w:r w:rsidRPr="00F23578">
        <w:t xml:space="preserve"> Engineering Structures, 32(8), 2229–2236,</w:t>
      </w:r>
      <w:r>
        <w:t xml:space="preserve"> 2010</w:t>
      </w:r>
      <w:r w:rsidRPr="00F23578">
        <w:t>.</w:t>
      </w:r>
      <w:r>
        <w:t xml:space="preserve"> </w:t>
      </w:r>
      <w:hyperlink r:id="rId25" w:history="1">
        <w:r w:rsidRPr="003E5CAA">
          <w:rPr>
            <w:rStyle w:val="Hyperlink"/>
          </w:rPr>
          <w:t>https://doi.org/10.1016/j.engstruct.2010.03.025</w:t>
        </w:r>
      </w:hyperlink>
      <w:bookmarkEnd w:id="54"/>
    </w:p>
    <w:p w14:paraId="4E3C1E07" w14:textId="549B577B" w:rsidR="001F7C7B" w:rsidRDefault="001F7C7B" w:rsidP="001F7C7B">
      <w:pPr>
        <w:pStyle w:val="references"/>
      </w:pPr>
      <w:bookmarkStart w:id="55" w:name="_Ref228546191"/>
      <w:r>
        <w:t xml:space="preserve">B. M. Phillips, B. F. Spencer, “Model-based feedforward-feedback actuator control for real-time hybrid simulation,” Journal of Structural Engineering, 139(7), 1205–1214, 2012. </w:t>
      </w:r>
      <w:hyperlink r:id="rId26" w:history="1">
        <w:r w:rsidRPr="00C113A1">
          <w:rPr>
            <w:rStyle w:val="Hyperlink"/>
          </w:rPr>
          <w:t>https://doi.org/10.1061/(ASCE)ST.1943-541X.0000606</w:t>
        </w:r>
      </w:hyperlink>
      <w:bookmarkEnd w:id="55"/>
    </w:p>
    <w:p w14:paraId="7358C590" w14:textId="398B27E1" w:rsidR="001F7C7B" w:rsidRDefault="001F7C7B" w:rsidP="001F7C7B">
      <w:pPr>
        <w:pStyle w:val="references"/>
      </w:pPr>
      <w:bookmarkStart w:id="56" w:name="_Ref228546836"/>
      <w:r>
        <w:t xml:space="preserve">B. M. Phillips, N. E. Wierschem, B. F. Spencer Jr, “Model-based multi-metric control of uniaxial shake tables,” Earthquake Engineering &amp; Structural Dynamics, 43(5), 681–699, 2014. </w:t>
      </w:r>
      <w:hyperlink r:id="rId27" w:history="1">
        <w:r w:rsidRPr="003E5CAA">
          <w:rPr>
            <w:rStyle w:val="Hyperlink"/>
          </w:rPr>
          <w:t>https://doi.org/10.1002/eqe.2366</w:t>
        </w:r>
      </w:hyperlink>
      <w:bookmarkEnd w:id="56"/>
    </w:p>
    <w:p w14:paraId="2FA0090B" w14:textId="77777777" w:rsidR="001F7C7B" w:rsidRDefault="001F7C7B" w:rsidP="001F7C7B">
      <w:pPr>
        <w:pStyle w:val="references"/>
      </w:pPr>
      <w:bookmarkStart w:id="57" w:name="_Ref228546852"/>
      <w:r>
        <w:t>D. P. Stoten, E. G. Gómez, “Adaptive control of shaking tables using the minimal control synthesis algorithm,” Philosophical Trans. Of The Royal Society 359(1786):1697-1723, Setember 2001. DOI:10.1098/rsta.2001.0862</w:t>
      </w:r>
      <w:bookmarkEnd w:id="57"/>
    </w:p>
    <w:p w14:paraId="2987BBD8" w14:textId="77777777" w:rsidR="001F7C7B" w:rsidRDefault="001F7C7B" w:rsidP="001F7C7B">
      <w:pPr>
        <w:pStyle w:val="references"/>
      </w:pPr>
      <w:bookmarkStart w:id="58" w:name="_Ref228489482"/>
      <w:bookmarkStart w:id="59" w:name="_Ref228416207"/>
      <w:r w:rsidRPr="00523576">
        <w:rPr>
          <w:noProof w:val="0"/>
        </w:rPr>
        <w:t>P</w:t>
      </w:r>
      <w:r>
        <w:rPr>
          <w:noProof w:val="0"/>
        </w:rPr>
        <w:t>.</w:t>
      </w:r>
      <w:r w:rsidRPr="00523576">
        <w:t xml:space="preserve"> M.</w:t>
      </w:r>
      <w:r>
        <w:rPr>
          <w:noProof w:val="0"/>
        </w:rPr>
        <w:t xml:space="preserve"> </w:t>
      </w:r>
      <w:r w:rsidRPr="00523576">
        <w:t xml:space="preserve">J. Van Den Hof, </w:t>
      </w:r>
      <w:r w:rsidRPr="00523576">
        <w:rPr>
          <w:noProof w:val="0"/>
        </w:rPr>
        <w:t>R</w:t>
      </w:r>
      <w:r>
        <w:rPr>
          <w:noProof w:val="0"/>
        </w:rPr>
        <w:t>.</w:t>
      </w:r>
      <w:r w:rsidRPr="00523576">
        <w:t xml:space="preserve"> J.</w:t>
      </w:r>
      <w:r>
        <w:rPr>
          <w:noProof w:val="0"/>
        </w:rPr>
        <w:t xml:space="preserve"> </w:t>
      </w:r>
      <w:r w:rsidRPr="00523576">
        <w:t>P. Schrama,</w:t>
      </w:r>
      <w:r>
        <w:rPr>
          <w:noProof w:val="0"/>
        </w:rPr>
        <w:t xml:space="preserve"> “</w:t>
      </w:r>
      <w:r w:rsidRPr="00523576">
        <w:rPr>
          <w:noProof w:val="0"/>
        </w:rPr>
        <w:t>An indirect method for transfer function estimation from closed loop data,</w:t>
      </w:r>
      <w:r>
        <w:rPr>
          <w:noProof w:val="0"/>
        </w:rPr>
        <w:t xml:space="preserve">” </w:t>
      </w:r>
      <w:r w:rsidRPr="00230C1D">
        <w:t>Automatica,</w:t>
      </w:r>
      <w:r w:rsidRPr="00230C1D">
        <w:rPr>
          <w:noProof w:val="0"/>
        </w:rPr>
        <w:t xml:space="preserve"> </w:t>
      </w:r>
      <w:r w:rsidRPr="00230C1D">
        <w:t>Volume 29, Issue 6,</w:t>
      </w:r>
      <w:r w:rsidRPr="00230C1D">
        <w:rPr>
          <w:noProof w:val="0"/>
        </w:rPr>
        <w:t xml:space="preserve"> </w:t>
      </w:r>
      <w:r w:rsidRPr="00230C1D">
        <w:t>Pages 1523-1527</w:t>
      </w:r>
      <w:r>
        <w:t>,</w:t>
      </w:r>
      <w:r>
        <w:rPr>
          <w:noProof w:val="0"/>
        </w:rPr>
        <w:t xml:space="preserve"> </w:t>
      </w:r>
      <w:r w:rsidRPr="00230C1D">
        <w:rPr>
          <w:noProof w:val="0"/>
        </w:rPr>
        <w:t>1993</w:t>
      </w:r>
      <w:r>
        <w:rPr>
          <w:noProof w:val="0"/>
        </w:rPr>
        <w:t xml:space="preserve">. DOI: </w:t>
      </w:r>
      <w:r w:rsidRPr="0042293D">
        <w:rPr>
          <w:noProof w:val="0"/>
        </w:rPr>
        <w:t>10.1016/0005-1098(93)90015-L.</w:t>
      </w:r>
      <w:bookmarkEnd w:id="58"/>
    </w:p>
    <w:p w14:paraId="573E26EF" w14:textId="77777777" w:rsidR="001F7C7B" w:rsidRPr="0096102D" w:rsidRDefault="001F7C7B" w:rsidP="001F7C7B">
      <w:pPr>
        <w:pStyle w:val="references"/>
      </w:pPr>
      <w:bookmarkStart w:id="60" w:name="_Ref228490080"/>
      <w:r>
        <w:t xml:space="preserve">J. C. A. </w:t>
      </w:r>
      <w:r w:rsidRPr="00513FF0">
        <w:t>Lagarias, Reeds, M. H. Wright, P. E. Wright. “Convergence Properties of the Nelder-Mead Simplex Method in Low Dimensions.” SIAM Journal of Optimization. Vol. 9, Number 1, 1998, pp. 112–147.</w:t>
      </w:r>
      <w:r>
        <w:t xml:space="preserve"> </w:t>
      </w:r>
      <w:r w:rsidRPr="00524001">
        <w:t>DOI:10.1137/S1052623496303470</w:t>
      </w:r>
      <w:bookmarkEnd w:id="60"/>
    </w:p>
    <w:p w14:paraId="06687406" w14:textId="77777777" w:rsidR="001F7C7B" w:rsidRPr="007E7FDB" w:rsidRDefault="001F7C7B" w:rsidP="001F7C7B">
      <w:pPr>
        <w:pStyle w:val="references"/>
      </w:pPr>
      <w:bookmarkStart w:id="61" w:name="_Ref228489452"/>
      <w:bookmarkEnd w:id="59"/>
      <w:r>
        <w:rPr>
          <w:noProof w:val="0"/>
        </w:rPr>
        <w:t xml:space="preserve">S. </w:t>
      </w:r>
      <w:r w:rsidRPr="10946460">
        <w:rPr>
          <w:noProof w:val="0"/>
        </w:rPr>
        <w:t>Narasimhan, S</w:t>
      </w:r>
      <w:r>
        <w:rPr>
          <w:noProof w:val="0"/>
        </w:rPr>
        <w:t>.</w:t>
      </w:r>
      <w:r w:rsidRPr="10946460">
        <w:rPr>
          <w:noProof w:val="0"/>
        </w:rPr>
        <w:t xml:space="preserve"> Nagarajaiah, </w:t>
      </w:r>
      <w:r>
        <w:rPr>
          <w:noProof w:val="0"/>
        </w:rPr>
        <w:t xml:space="preserve">E. A. </w:t>
      </w:r>
      <w:r w:rsidRPr="10946460">
        <w:rPr>
          <w:noProof w:val="0"/>
        </w:rPr>
        <w:t xml:space="preserve">Johnson, </w:t>
      </w:r>
      <w:r>
        <w:rPr>
          <w:noProof w:val="0"/>
        </w:rPr>
        <w:t>H. P.</w:t>
      </w:r>
      <w:r w:rsidRPr="10946460">
        <w:rPr>
          <w:noProof w:val="0"/>
        </w:rPr>
        <w:t xml:space="preserve"> Gavin, </w:t>
      </w:r>
      <w:r>
        <w:rPr>
          <w:noProof w:val="0"/>
        </w:rPr>
        <w:t>“</w:t>
      </w:r>
      <w:r w:rsidRPr="10946460">
        <w:rPr>
          <w:noProof w:val="0"/>
        </w:rPr>
        <w:t>Smart base-isolated benchmark building. Part I: problem definition,</w:t>
      </w:r>
      <w:r>
        <w:rPr>
          <w:noProof w:val="0"/>
        </w:rPr>
        <w:t>”</w:t>
      </w:r>
      <w:r w:rsidRPr="10946460">
        <w:rPr>
          <w:noProof w:val="0"/>
        </w:rPr>
        <w:t xml:space="preserve"> Structural Control and Health Monitoring 13:573–588, 2006</w:t>
      </w:r>
      <w:r>
        <w:rPr>
          <w:noProof w:val="0"/>
        </w:rPr>
        <w:t xml:space="preserve">. </w:t>
      </w:r>
      <w:r w:rsidRPr="003D0596">
        <w:rPr>
          <w:noProof w:val="0"/>
        </w:rPr>
        <w:t>DOI: 10.1002/stc.99</w:t>
      </w:r>
      <w:bookmarkEnd w:id="61"/>
    </w:p>
    <w:p w14:paraId="42B93153" w14:textId="77777777" w:rsidR="00285F66" w:rsidRDefault="00285F66" w:rsidP="008147B5">
      <w:pPr>
        <w:pStyle w:val="references"/>
        <w:numPr>
          <w:ilvl w:val="0"/>
          <w:numId w:val="0"/>
        </w:numPr>
        <w:ind w:start="17.70pt"/>
        <w:rPr>
          <w:b/>
          <w:u w:val="single"/>
          <w:lang w:val="en-GB"/>
        </w:rPr>
      </w:pPr>
    </w:p>
    <w:p w14:paraId="2CBC4D6A" w14:textId="3A5A761F" w:rsidR="00713127" w:rsidRPr="00B92DFC" w:rsidRDefault="00713127" w:rsidP="00713127">
      <w:pPr>
        <w:pStyle w:val="references"/>
        <w:numPr>
          <w:ilvl w:val="0"/>
          <w:numId w:val="0"/>
        </w:numPr>
        <w:spacing w:line="12pt" w:lineRule="auto"/>
        <w:ind w:start="18pt" w:hanging="18pt"/>
        <w:rPr>
          <w:rFonts w:eastAsia="SimSun"/>
          <w:b/>
          <w:noProof w:val="0"/>
          <w:color w:val="FF0000"/>
          <w:spacing w:val="-1"/>
          <w:sz w:val="20"/>
          <w:szCs w:val="20"/>
          <w:lang w:val="en-GB" w:eastAsia="x-none"/>
        </w:rPr>
        <w:sectPr w:rsidR="00713127" w:rsidRPr="00B92DFC" w:rsidSect="003B4E04">
          <w:type w:val="continuous"/>
          <w:pgSz w:w="595.30pt" w:h="841.90pt" w:code="9"/>
          <w:pgMar w:top="54pt" w:right="45.35pt" w:bottom="72pt" w:left="45.35pt" w:header="36pt" w:footer="36pt" w:gutter="0pt"/>
          <w:cols w:num="2" w:space="18pt"/>
          <w:docGrid w:linePitch="360"/>
        </w:sectPr>
      </w:pPr>
    </w:p>
    <w:p w14:paraId="4EF2B8B8" w14:textId="08A55B3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0" w:author="Fernando Oliveira" w:date="2026-05-26T10:22:00Z" w:initials="FO">
    <w:p w14:paraId="15A5F613" w14:textId="77777777" w:rsidR="00116E8A" w:rsidRDefault="00116E8A" w:rsidP="00116E8A">
      <w:pPr>
        <w:pStyle w:val="CommentText"/>
        <w:jc w:val="start"/>
      </w:pPr>
      <w:r>
        <w:rPr>
          <w:rStyle w:val="CommentReference"/>
        </w:rPr>
        <w:annotationRef/>
      </w:r>
      <w:r>
        <w:t>Tenho algumas reservas relativamente a esta afirmação, pois dá ideia que reproduzir os sismos é uma tarefa simples. Pelo que se pode questionar que sendo simple está resolvido. Eu poria a frase desta forma:</w:t>
      </w:r>
    </w:p>
    <w:p w14:paraId="1ADDE61C" w14:textId="77777777" w:rsidR="00116E8A" w:rsidRDefault="00116E8A" w:rsidP="00116E8A">
      <w:pPr>
        <w:pStyle w:val="CommentText"/>
        <w:jc w:val="start"/>
      </w:pPr>
      <w:r>
        <w:t>“</w:t>
      </w:r>
    </w:p>
    <w:p w14:paraId="4DD18448" w14:textId="77777777" w:rsidR="00116E8A" w:rsidRDefault="00116E8A" w:rsidP="00116E8A">
      <w:pPr>
        <w:pStyle w:val="CommentText"/>
        <w:jc w:val="start"/>
      </w:pPr>
      <w:r>
        <w:t>Reproducing recorded earthquake ground-motion time histories, along with the analysis of their effects on built structures through scaled laboratory experiments remains a challenging task.</w:t>
      </w:r>
    </w:p>
    <w:p w14:paraId="2C460692" w14:textId="77777777" w:rsidR="00116E8A" w:rsidRDefault="00116E8A" w:rsidP="00116E8A">
      <w:pPr>
        <w:pStyle w:val="CommentText"/>
        <w:jc w:val="start"/>
      </w:pPr>
      <w:r>
        <w:t>“</w:t>
      </w:r>
    </w:p>
  </w:comment>
  <w:comment w:id="21" w:author="Fernando Oliveira" w:date="2026-05-24T05:09:00Z" w:initials="FO">
    <w:p w14:paraId="6404604F" w14:textId="274408F7" w:rsidR="00F43A2C" w:rsidRDefault="00F43A2C" w:rsidP="00F43A2C">
      <w:pPr>
        <w:pStyle w:val="CommentText"/>
        <w:jc w:val="start"/>
      </w:pPr>
      <w:r>
        <w:rPr>
          <w:rStyle w:val="CommentReference"/>
        </w:rPr>
        <w:annotationRef/>
      </w:r>
      <w:r>
        <w:t>Confirmar se é -10 ou -40dB/dec</w:t>
      </w:r>
    </w:p>
  </w:comment>
  <w:comment w:id="22" w:author="afonso henrique" w:date="2026-05-25T11:03:00Z" w:initials="ah">
    <w:p w14:paraId="3D06EEF2" w14:textId="01EF58DF" w:rsidR="0001722E" w:rsidRDefault="0001722E" w:rsidP="0001722E">
      <w:pPr>
        <w:pStyle w:val="CommentText"/>
        <w:jc w:val="start"/>
      </w:pPr>
      <w:r>
        <w:rPr>
          <w:rStyle w:val="CommentReference"/>
        </w:rPr>
        <w:annotationRef/>
      </w:r>
      <w:r>
        <w:t>É -10 dB/dec</w:t>
      </w:r>
      <w:r>
        <w:br/>
      </w:r>
      <w:r>
        <w:rPr>
          <w:noProof/>
        </w:rPr>
        <w:drawing>
          <wp:inline distT="0" distB="0" distL="0" distR="0" wp14:anchorId="56311D3B" wp14:editId="7001FE96">
            <wp:extent cx="4906060" cy="3943900"/>
            <wp:effectExtent l="0" t="0" r="8890" b="0"/>
            <wp:docPr id="500871435" name="Imagem 2" descr="Imag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00871435" name="Imagem 500871435" descr="Image"/>
                    <pic:cNvPicPr/>
                  </pic:nvPicPr>
                  <pic:blipFill>
                    <a:blip r:embed="rId1">
                      <a:extLst>
                        <a:ext uri="{28A0092B-C50C-407E-A947-70E740481C1C}">
                          <a14:useLocalDpi xmlns:a14="http://schemas.microsoft.com/office/drawing/2010/main" val="0"/>
                        </a:ext>
                      </a:extLst>
                    </a:blip>
                    <a:stretch>
                      <a:fillRect/>
                    </a:stretch>
                  </pic:blipFill>
                  <pic:spPr>
                    <a:xfrm>
                      <a:off x="0" y="0"/>
                      <a:ext cx="4906060" cy="3943900"/>
                    </a:xfrm>
                    <a:prstGeom prst="rect">
                      <a:avLst/>
                    </a:prstGeom>
                  </pic:spPr>
                </pic:pic>
              </a:graphicData>
            </a:graphic>
          </wp:inline>
        </w:drawing>
      </w:r>
    </w:p>
  </w:comment>
  <w:comment w:id="25" w:author="Fernando Oliveira" w:date="2026-05-24T05:26:00Z" w:initials="FO">
    <w:p w14:paraId="06C23D44" w14:textId="77777777" w:rsidR="001D20B5" w:rsidRDefault="001D20B5" w:rsidP="001D20B5">
      <w:pPr>
        <w:pStyle w:val="CommentText"/>
        <w:jc w:val="start"/>
      </w:pPr>
      <w:r>
        <w:rPr>
          <w:rStyle w:val="CommentReference"/>
        </w:rPr>
        <w:annotationRef/>
      </w:r>
      <w:r>
        <w:t>Unidades?</w:t>
      </w:r>
    </w:p>
  </w:comment>
  <w:comment w:id="26" w:author="Fernando Oliveira" w:date="2026-05-24T05:29:00Z" w:initials="FO">
    <w:p w14:paraId="3724F910" w14:textId="77777777" w:rsidR="006A0524" w:rsidRDefault="006A0524" w:rsidP="006A0524">
      <w:pPr>
        <w:pStyle w:val="CommentText"/>
        <w:jc w:val="start"/>
      </w:pPr>
      <w:r>
        <w:rPr>
          <w:rStyle w:val="CommentReference"/>
        </w:rPr>
        <w:annotationRef/>
      </w:r>
      <w:r>
        <w:t>Unidades: V/m?</w:t>
      </w:r>
    </w:p>
  </w:comment>
  <w:comment w:id="27" w:author="afonso henrique" w:date="2026-05-25T16:36:00Z" w:initials="ah">
    <w:p w14:paraId="6E3F45C3" w14:textId="77777777" w:rsidR="00116785" w:rsidRDefault="00116785" w:rsidP="00116785">
      <w:pPr>
        <w:pStyle w:val="CommentText"/>
        <w:jc w:val="start"/>
      </w:pPr>
      <w:r>
        <w:rPr>
          <w:rStyle w:val="CommentReference"/>
        </w:rPr>
        <w:annotationRef/>
      </w:r>
      <w:r>
        <w:t>S0C, not S0</w:t>
      </w:r>
    </w:p>
  </w:comment>
  <w:comment w:id="28" w:author="afonso henrique" w:date="2026-05-25T14:41:00Z" w:initials="ah">
    <w:p w14:paraId="64C580D8" w14:textId="77777777" w:rsidR="006E72E9" w:rsidRDefault="006E72E9" w:rsidP="006E72E9">
      <w:pPr>
        <w:pStyle w:val="CommentText"/>
        <w:jc w:val="start"/>
      </w:pPr>
      <w:r>
        <w:rPr>
          <w:rStyle w:val="CommentReference"/>
        </w:rPr>
        <w:annotationRef/>
      </w:r>
      <w:r>
        <w:t>“sensitivity”, not “sensibility”</w:t>
      </w:r>
    </w:p>
  </w:comment>
  <w:comment w:id="35" w:author="afonso henrique" w:date="2026-05-25T16:37:00Z" w:initials="ah">
    <w:p w14:paraId="762FE6F3" w14:textId="77777777" w:rsidR="00116785" w:rsidRDefault="00116785" w:rsidP="00116785">
      <w:pPr>
        <w:pStyle w:val="CommentText"/>
        <w:jc w:val="start"/>
      </w:pPr>
      <w:r>
        <w:rPr>
          <w:rStyle w:val="CommentReference"/>
        </w:rPr>
        <w:annotationRef/>
      </w:r>
      <w:r>
        <w:t>"Newhall", not "Tolmezzo"</w:t>
      </w:r>
    </w:p>
  </w:comment>
  <w:comment w:id="36" w:author="Fernando Oliveira" w:date="2026-05-24T05:49:00Z" w:initials="FO">
    <w:p w14:paraId="2F5982DE" w14:textId="77777777" w:rsidR="00830044" w:rsidRDefault="004D20CA" w:rsidP="00830044">
      <w:pPr>
        <w:pStyle w:val="CommentText"/>
        <w:jc w:val="start"/>
      </w:pPr>
      <w:r>
        <w:rPr>
          <w:rStyle w:val="CommentReference"/>
        </w:rPr>
        <w:annotationRef/>
      </w:r>
      <w:r w:rsidR="00830044">
        <w:t>Alterar formatação do valor do MSE x.xx x10^y e colocar unidades</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2C460692" w15:done="0"/>
  <w15:commentEx w15:paraId="6404604F" w15:done="1"/>
  <w15:commentEx w15:paraId="3D06EEF2" w15:paraIdParent="6404604F" w15:done="1"/>
  <w15:commentEx w15:paraId="06C23D44" w15:done="1"/>
  <w15:commentEx w15:paraId="3724F910" w15:paraIdParent="06C23D44" w15:done="1"/>
  <w15:commentEx w15:paraId="6E3F45C3" w15:done="0"/>
  <w15:commentEx w15:paraId="64C580D8" w15:done="0"/>
  <w15:commentEx w15:paraId="762FE6F3" w15:done="0"/>
  <w15:commentEx w15:paraId="2F5982DE" w15:done="1"/>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4AF3E025" w16cex:dateUtc="2026-05-26T09:22:00Z"/>
  <w16cex:commentExtensible w16cex:durableId="25F2C861" w16cex:dateUtc="2026-05-24T04:09:00Z"/>
  <w16cex:commentExtensible w16cex:durableId="3F0DB392" w16cex:dateUtc="2026-05-25T10:03:00Z"/>
  <w16cex:commentExtensible w16cex:durableId="3D208922" w16cex:dateUtc="2026-05-24T04:26:00Z"/>
  <w16cex:commentExtensible w16cex:durableId="3D90FC08" w16cex:dateUtc="2026-05-24T04:29:00Z"/>
  <w16cex:commentExtensible w16cex:durableId="304DC0F5" w16cex:dateUtc="2026-05-25T15:36:00Z"/>
  <w16cex:commentExtensible w16cex:durableId="553E0A60" w16cex:dateUtc="2026-05-25T13:41:00Z"/>
  <w16cex:commentExtensible w16cex:durableId="10205E4E" w16cex:dateUtc="2026-05-25T15:37:00Z"/>
  <w16cex:commentExtensible w16cex:durableId="704FA7AB" w16cex:dateUtc="2026-05-24T04:49: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2C460692" w16cid:durableId="4AF3E025"/>
  <w16cid:commentId w16cid:paraId="6404604F" w16cid:durableId="25F2C861"/>
  <w16cid:commentId w16cid:paraId="3D06EEF2" w16cid:durableId="3F0DB392"/>
  <w16cid:commentId w16cid:paraId="06C23D44" w16cid:durableId="3D208922"/>
  <w16cid:commentId w16cid:paraId="3724F910" w16cid:durableId="3D90FC08"/>
  <w16cid:commentId w16cid:paraId="6E3F45C3" w16cid:durableId="304DC0F5"/>
  <w16cid:commentId w16cid:paraId="64C580D8" w16cid:durableId="553E0A60"/>
  <w16cid:commentId w16cid:paraId="762FE6F3" w16cid:durableId="10205E4E"/>
  <w16cid:commentId w16cid:paraId="2F5982DE" w16cid:durableId="704FA7AB"/>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00DABCD" w14:textId="77777777" w:rsidR="00131F98" w:rsidRPr="00B92DFC" w:rsidRDefault="00131F98" w:rsidP="001A3B3D">
      <w:r w:rsidRPr="00B92DFC">
        <w:separator/>
      </w:r>
    </w:p>
  </w:endnote>
  <w:endnote w:type="continuationSeparator" w:id="0">
    <w:p w14:paraId="2043FB70" w14:textId="77777777" w:rsidR="00131F98" w:rsidRPr="00B92DFC" w:rsidRDefault="00131F98" w:rsidP="001A3B3D">
      <w:r w:rsidRPr="00B92DFC">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Aptos Narrow">
    <w:charset w:characterSet="iso-8859-1"/>
    <w:family w:val="swiss"/>
    <w:pitch w:val="variable"/>
    <w:sig w:usb0="20000287" w:usb1="00000003" w:usb2="00000000" w:usb3="00000000" w:csb0="000001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B92DFC" w:rsidRDefault="001A3B3D" w:rsidP="0056610F">
    <w:pPr>
      <w:pStyle w:val="Footer"/>
      <w:jc w:val="start"/>
      <w:rPr>
        <w:sz w:val="16"/>
        <w:szCs w:val="16"/>
      </w:rPr>
    </w:pPr>
    <w:r w:rsidRPr="00B92DFC">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1897648" w14:textId="77777777" w:rsidR="00131F98" w:rsidRPr="00B92DFC" w:rsidRDefault="00131F98" w:rsidP="001A3B3D">
      <w:r w:rsidRPr="00B92DFC">
        <w:separator/>
      </w:r>
    </w:p>
  </w:footnote>
  <w:footnote w:type="continuationSeparator" w:id="0">
    <w:p w14:paraId="01B3320B" w14:textId="77777777" w:rsidR="00131F98" w:rsidRPr="00B92DFC" w:rsidRDefault="00131F98" w:rsidP="001A3B3D">
      <w:r w:rsidRPr="00B92DFC">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5AB016"/>
    <w:multiLevelType w:val="hybridMultilevel"/>
    <w:tmpl w:val="A6EE7EDE"/>
    <w:lvl w:ilvl="0" w:tplc="AEC66EDE">
      <w:start w:val="1"/>
      <w:numFmt w:val="decimal"/>
      <w:lvlText w:val="[%1]"/>
      <w:lvlJc w:val="start"/>
      <w:pPr>
        <w:ind w:start="18pt" w:hanging="18pt"/>
      </w:pPr>
    </w:lvl>
    <w:lvl w:ilvl="1" w:tplc="9E303926">
      <w:start w:val="1"/>
      <w:numFmt w:val="lowerLetter"/>
      <w:lvlText w:val="%2."/>
      <w:lvlJc w:val="start"/>
      <w:pPr>
        <w:ind w:start="54pt" w:hanging="18pt"/>
      </w:pPr>
    </w:lvl>
    <w:lvl w:ilvl="2" w:tplc="D0F036B8">
      <w:start w:val="1"/>
      <w:numFmt w:val="lowerRoman"/>
      <w:lvlText w:val="%3."/>
      <w:lvlJc w:val="end"/>
      <w:pPr>
        <w:ind w:start="90pt" w:hanging="9pt"/>
      </w:pPr>
    </w:lvl>
    <w:lvl w:ilvl="3" w:tplc="83E6701A">
      <w:start w:val="1"/>
      <w:numFmt w:val="decimal"/>
      <w:lvlText w:val="%4."/>
      <w:lvlJc w:val="start"/>
      <w:pPr>
        <w:ind w:start="126pt" w:hanging="18pt"/>
      </w:pPr>
    </w:lvl>
    <w:lvl w:ilvl="4" w:tplc="EFBED1CC">
      <w:start w:val="1"/>
      <w:numFmt w:val="lowerLetter"/>
      <w:lvlText w:val="%5."/>
      <w:lvlJc w:val="start"/>
      <w:pPr>
        <w:ind w:start="162pt" w:hanging="18pt"/>
      </w:pPr>
    </w:lvl>
    <w:lvl w:ilvl="5" w:tplc="2152B4F6">
      <w:start w:val="1"/>
      <w:numFmt w:val="lowerRoman"/>
      <w:lvlText w:val="%6."/>
      <w:lvlJc w:val="end"/>
      <w:pPr>
        <w:ind w:start="198pt" w:hanging="9pt"/>
      </w:pPr>
    </w:lvl>
    <w:lvl w:ilvl="6" w:tplc="B32C2F54">
      <w:start w:val="1"/>
      <w:numFmt w:val="decimal"/>
      <w:lvlText w:val="%7."/>
      <w:lvlJc w:val="start"/>
      <w:pPr>
        <w:ind w:start="234pt" w:hanging="18pt"/>
      </w:pPr>
    </w:lvl>
    <w:lvl w:ilvl="7" w:tplc="2E5E4E88">
      <w:start w:val="1"/>
      <w:numFmt w:val="lowerLetter"/>
      <w:lvlText w:val="%8."/>
      <w:lvlJc w:val="start"/>
      <w:pPr>
        <w:ind w:start="270pt" w:hanging="18pt"/>
      </w:pPr>
    </w:lvl>
    <w:lvl w:ilvl="8" w:tplc="42F8A2D8">
      <w:start w:val="1"/>
      <w:numFmt w:val="lowerRoman"/>
      <w:lvlText w:val="%9."/>
      <w:lvlJc w:val="end"/>
      <w:pPr>
        <w:ind w:start="306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6FCE20D2"/>
    <w:multiLevelType w:val="hybridMultilevel"/>
    <w:tmpl w:val="CB900FDE"/>
    <w:lvl w:ilvl="0" w:tplc="2EBA1078">
      <w:start w:val="1"/>
      <w:numFmt w:val="decimal"/>
      <w:lvlText w:val="[%1]"/>
      <w:lvlJc w:val="start"/>
      <w:pPr>
        <w:ind w:start="36pt" w:hanging="18pt"/>
      </w:pPr>
    </w:lvl>
    <w:lvl w:ilvl="1" w:tplc="11F8DA70">
      <w:start w:val="1"/>
      <w:numFmt w:val="lowerLetter"/>
      <w:lvlText w:val="%2."/>
      <w:lvlJc w:val="start"/>
      <w:pPr>
        <w:ind w:start="72pt" w:hanging="18pt"/>
      </w:pPr>
    </w:lvl>
    <w:lvl w:ilvl="2" w:tplc="AD984A82">
      <w:start w:val="1"/>
      <w:numFmt w:val="lowerRoman"/>
      <w:lvlText w:val="%3."/>
      <w:lvlJc w:val="end"/>
      <w:pPr>
        <w:ind w:start="108pt" w:hanging="9pt"/>
      </w:pPr>
    </w:lvl>
    <w:lvl w:ilvl="3" w:tplc="DE109C60">
      <w:start w:val="1"/>
      <w:numFmt w:val="decimal"/>
      <w:lvlText w:val="%4."/>
      <w:lvlJc w:val="start"/>
      <w:pPr>
        <w:ind w:start="144pt" w:hanging="18pt"/>
      </w:pPr>
    </w:lvl>
    <w:lvl w:ilvl="4" w:tplc="BE4E65F4">
      <w:start w:val="1"/>
      <w:numFmt w:val="lowerLetter"/>
      <w:lvlText w:val="%5."/>
      <w:lvlJc w:val="start"/>
      <w:pPr>
        <w:ind w:start="180pt" w:hanging="18pt"/>
      </w:pPr>
    </w:lvl>
    <w:lvl w:ilvl="5" w:tplc="AB4ADAFE">
      <w:start w:val="1"/>
      <w:numFmt w:val="lowerRoman"/>
      <w:lvlText w:val="%6."/>
      <w:lvlJc w:val="end"/>
      <w:pPr>
        <w:ind w:start="216pt" w:hanging="9pt"/>
      </w:pPr>
    </w:lvl>
    <w:lvl w:ilvl="6" w:tplc="D826DFB2">
      <w:start w:val="1"/>
      <w:numFmt w:val="decimal"/>
      <w:lvlText w:val="%7."/>
      <w:lvlJc w:val="start"/>
      <w:pPr>
        <w:ind w:start="252pt" w:hanging="18pt"/>
      </w:pPr>
    </w:lvl>
    <w:lvl w:ilvl="7" w:tplc="6CEC1A0C">
      <w:start w:val="1"/>
      <w:numFmt w:val="lowerLetter"/>
      <w:lvlText w:val="%8."/>
      <w:lvlJc w:val="start"/>
      <w:pPr>
        <w:ind w:start="288pt" w:hanging="18pt"/>
      </w:pPr>
    </w:lvl>
    <w:lvl w:ilvl="8" w:tplc="85B2A67E">
      <w:start w:val="1"/>
      <w:numFmt w:val="lowerRoman"/>
      <w:lvlText w:val="%9."/>
      <w:lvlJc w:val="end"/>
      <w:pPr>
        <w:ind w:start="324pt" w:hanging="9pt"/>
      </w:pPr>
    </w:lvl>
  </w:abstractNum>
  <w:abstractNum w:abstractNumId="24" w15:restartNumberingAfterBreak="0">
    <w:nsid w:val="77F010E6"/>
    <w:multiLevelType w:val="hybridMultilevel"/>
    <w:tmpl w:val="90128614"/>
    <w:lvl w:ilvl="0" w:tplc="0BA659C4">
      <w:numFmt w:val="none"/>
      <w:lvlText w:val=""/>
      <w:lvlJc w:val="start"/>
      <w:pPr>
        <w:tabs>
          <w:tab w:val="num" w:pos="18pt"/>
        </w:tabs>
      </w:pPr>
    </w:lvl>
    <w:lvl w:ilvl="1" w:tplc="2166C24E">
      <w:start w:val="1"/>
      <w:numFmt w:val="lowerLetter"/>
      <w:lvlText w:val="%2."/>
      <w:lvlJc w:val="start"/>
      <w:pPr>
        <w:ind w:start="72pt" w:hanging="18pt"/>
      </w:pPr>
    </w:lvl>
    <w:lvl w:ilvl="2" w:tplc="A89CED94">
      <w:start w:val="1"/>
      <w:numFmt w:val="lowerRoman"/>
      <w:lvlText w:val="%3."/>
      <w:lvlJc w:val="end"/>
      <w:pPr>
        <w:ind w:start="108pt" w:hanging="9pt"/>
      </w:pPr>
    </w:lvl>
    <w:lvl w:ilvl="3" w:tplc="EDA8EC32">
      <w:start w:val="1"/>
      <w:numFmt w:val="decimal"/>
      <w:lvlText w:val="%4."/>
      <w:lvlJc w:val="start"/>
      <w:pPr>
        <w:ind w:start="144pt" w:hanging="18pt"/>
      </w:pPr>
    </w:lvl>
    <w:lvl w:ilvl="4" w:tplc="BEC05BAA">
      <w:start w:val="1"/>
      <w:numFmt w:val="lowerLetter"/>
      <w:lvlText w:val="%5."/>
      <w:lvlJc w:val="start"/>
      <w:pPr>
        <w:ind w:start="180pt" w:hanging="18pt"/>
      </w:pPr>
    </w:lvl>
    <w:lvl w:ilvl="5" w:tplc="F7EA64DA">
      <w:start w:val="1"/>
      <w:numFmt w:val="lowerRoman"/>
      <w:lvlText w:val="%6."/>
      <w:lvlJc w:val="end"/>
      <w:pPr>
        <w:ind w:start="216pt" w:hanging="9pt"/>
      </w:pPr>
    </w:lvl>
    <w:lvl w:ilvl="6" w:tplc="87983AB8">
      <w:start w:val="1"/>
      <w:numFmt w:val="decimal"/>
      <w:lvlText w:val="%7."/>
      <w:lvlJc w:val="start"/>
      <w:pPr>
        <w:ind w:start="252pt" w:hanging="18pt"/>
      </w:pPr>
    </w:lvl>
    <w:lvl w:ilvl="7" w:tplc="2EE8BFFA">
      <w:start w:val="1"/>
      <w:numFmt w:val="lowerLetter"/>
      <w:lvlText w:val="%8."/>
      <w:lvlJc w:val="start"/>
      <w:pPr>
        <w:ind w:start="288pt" w:hanging="18pt"/>
      </w:pPr>
    </w:lvl>
    <w:lvl w:ilvl="8" w:tplc="5BE6DE90">
      <w:start w:val="1"/>
      <w:numFmt w:val="lowerRoman"/>
      <w:lvlText w:val="%9."/>
      <w:lvlJc w:val="end"/>
      <w:pPr>
        <w:ind w:start="324pt" w:hanging="9pt"/>
      </w:pPr>
    </w:lvl>
  </w:abstractNum>
  <w:abstractNum w:abstractNumId="25" w15:restartNumberingAfterBreak="0">
    <w:nsid w:val="7C3BA1D4"/>
    <w:multiLevelType w:val="hybridMultilevel"/>
    <w:tmpl w:val="FFFFFFFF"/>
    <w:lvl w:ilvl="0" w:tplc="FF10CAFA">
      <w:numFmt w:val="none"/>
      <w:lvlText w:val=""/>
      <w:lvlJc w:val="start"/>
      <w:pPr>
        <w:tabs>
          <w:tab w:val="num" w:pos="18pt"/>
        </w:tabs>
      </w:pPr>
    </w:lvl>
    <w:lvl w:ilvl="1" w:tplc="669A9AE4">
      <w:start w:val="1"/>
      <w:numFmt w:val="lowerLetter"/>
      <w:lvlText w:val="%2."/>
      <w:lvlJc w:val="start"/>
      <w:pPr>
        <w:ind w:start="72pt" w:hanging="18pt"/>
      </w:pPr>
    </w:lvl>
    <w:lvl w:ilvl="2" w:tplc="B3DEF04E">
      <w:start w:val="1"/>
      <w:numFmt w:val="lowerRoman"/>
      <w:lvlText w:val="%3."/>
      <w:lvlJc w:val="end"/>
      <w:pPr>
        <w:ind w:start="108pt" w:hanging="9pt"/>
      </w:pPr>
    </w:lvl>
    <w:lvl w:ilvl="3" w:tplc="9AD6A90E">
      <w:start w:val="1"/>
      <w:numFmt w:val="decimal"/>
      <w:lvlText w:val="%4."/>
      <w:lvlJc w:val="start"/>
      <w:pPr>
        <w:ind w:start="144pt" w:hanging="18pt"/>
      </w:pPr>
    </w:lvl>
    <w:lvl w:ilvl="4" w:tplc="0DD89E52">
      <w:start w:val="1"/>
      <w:numFmt w:val="lowerLetter"/>
      <w:lvlText w:val="%5."/>
      <w:lvlJc w:val="start"/>
      <w:pPr>
        <w:ind w:start="180pt" w:hanging="18pt"/>
      </w:pPr>
    </w:lvl>
    <w:lvl w:ilvl="5" w:tplc="2ADCB6E2">
      <w:start w:val="1"/>
      <w:numFmt w:val="lowerRoman"/>
      <w:lvlText w:val="%6."/>
      <w:lvlJc w:val="end"/>
      <w:pPr>
        <w:ind w:start="216pt" w:hanging="9pt"/>
      </w:pPr>
    </w:lvl>
    <w:lvl w:ilvl="6" w:tplc="967A4F3E">
      <w:start w:val="1"/>
      <w:numFmt w:val="decimal"/>
      <w:lvlText w:val="%7."/>
      <w:lvlJc w:val="start"/>
      <w:pPr>
        <w:ind w:start="252pt" w:hanging="18pt"/>
      </w:pPr>
    </w:lvl>
    <w:lvl w:ilvl="7" w:tplc="6B3A2CA4">
      <w:start w:val="1"/>
      <w:numFmt w:val="lowerLetter"/>
      <w:lvlText w:val="%8."/>
      <w:lvlJc w:val="start"/>
      <w:pPr>
        <w:ind w:start="288pt" w:hanging="18pt"/>
      </w:pPr>
    </w:lvl>
    <w:lvl w:ilvl="8" w:tplc="DAB4AD14">
      <w:start w:val="1"/>
      <w:numFmt w:val="lowerRoman"/>
      <w:lvlText w:val="%9."/>
      <w:lvlJc w:val="end"/>
      <w:pPr>
        <w:ind w:start="324pt" w:hanging="9pt"/>
      </w:pPr>
    </w:lvl>
  </w:abstractNum>
  <w:abstractNum w:abstractNumId="26" w15:restartNumberingAfterBreak="0">
    <w:nsid w:val="7E98DFCC"/>
    <w:multiLevelType w:val="hybridMultilevel"/>
    <w:tmpl w:val="FFFFFFFF"/>
    <w:lvl w:ilvl="0" w:tplc="74AC5A8E">
      <w:numFmt w:val="none"/>
      <w:lvlText w:val=""/>
      <w:lvlJc w:val="start"/>
      <w:pPr>
        <w:tabs>
          <w:tab w:val="num" w:pos="18pt"/>
        </w:tabs>
      </w:pPr>
    </w:lvl>
    <w:lvl w:ilvl="1" w:tplc="8A24F252">
      <w:start w:val="1"/>
      <w:numFmt w:val="lowerLetter"/>
      <w:lvlText w:val="%2."/>
      <w:lvlJc w:val="start"/>
      <w:pPr>
        <w:ind w:start="72pt" w:hanging="18pt"/>
      </w:pPr>
    </w:lvl>
    <w:lvl w:ilvl="2" w:tplc="DA8CDE58">
      <w:start w:val="1"/>
      <w:numFmt w:val="lowerRoman"/>
      <w:lvlText w:val="%3."/>
      <w:lvlJc w:val="end"/>
      <w:pPr>
        <w:ind w:start="108pt" w:hanging="9pt"/>
      </w:pPr>
    </w:lvl>
    <w:lvl w:ilvl="3" w:tplc="74625FD0">
      <w:start w:val="1"/>
      <w:numFmt w:val="decimal"/>
      <w:lvlText w:val="%4."/>
      <w:lvlJc w:val="start"/>
      <w:pPr>
        <w:ind w:start="144pt" w:hanging="18pt"/>
      </w:pPr>
    </w:lvl>
    <w:lvl w:ilvl="4" w:tplc="3FB0D0DC">
      <w:start w:val="1"/>
      <w:numFmt w:val="lowerLetter"/>
      <w:lvlText w:val="%5."/>
      <w:lvlJc w:val="start"/>
      <w:pPr>
        <w:ind w:start="180pt" w:hanging="18pt"/>
      </w:pPr>
    </w:lvl>
    <w:lvl w:ilvl="5" w:tplc="1960F296">
      <w:start w:val="1"/>
      <w:numFmt w:val="lowerRoman"/>
      <w:lvlText w:val="%6."/>
      <w:lvlJc w:val="end"/>
      <w:pPr>
        <w:ind w:start="216pt" w:hanging="9pt"/>
      </w:pPr>
    </w:lvl>
    <w:lvl w:ilvl="6" w:tplc="2AE87036">
      <w:start w:val="1"/>
      <w:numFmt w:val="decimal"/>
      <w:lvlText w:val="%7."/>
      <w:lvlJc w:val="start"/>
      <w:pPr>
        <w:ind w:start="252pt" w:hanging="18pt"/>
      </w:pPr>
    </w:lvl>
    <w:lvl w:ilvl="7" w:tplc="23143A94">
      <w:start w:val="1"/>
      <w:numFmt w:val="lowerLetter"/>
      <w:lvlText w:val="%8."/>
      <w:lvlJc w:val="start"/>
      <w:pPr>
        <w:ind w:start="288pt" w:hanging="18pt"/>
      </w:pPr>
    </w:lvl>
    <w:lvl w:ilvl="8" w:tplc="8A7C5D24">
      <w:start w:val="1"/>
      <w:numFmt w:val="lowerRoman"/>
      <w:lvlText w:val="%9."/>
      <w:lvlJc w:val="end"/>
      <w:pPr>
        <w:ind w:start="324pt" w:hanging="9pt"/>
      </w:pPr>
    </w:lvl>
  </w:abstractNum>
  <w:num w:numId="1" w16cid:durableId="1369909383">
    <w:abstractNumId w:val="15"/>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287324051">
    <w:abstractNumId w:val="17"/>
  </w:num>
  <w:num w:numId="26" w16cid:durableId="2102603442">
    <w:abstractNumId w:val="24"/>
  </w:num>
  <w:num w:numId="27" w16cid:durableId="568924503">
    <w:abstractNumId w:val="25"/>
  </w:num>
  <w:num w:numId="28" w16cid:durableId="1353412713">
    <w:abstractNumId w:val="26"/>
  </w:num>
  <w:num w:numId="29" w16cid:durableId="1162351991">
    <w:abstractNumId w:val="11"/>
  </w:num>
  <w:num w:numId="30" w16cid:durableId="370543619">
    <w:abstractNumId w:val="23"/>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Fernando Oliveira">
    <w15:presenceInfo w15:providerId="AD" w15:userId="S::FVOliveira@lnec.pt::408f4540-b89a-44a6-9ac3-48cfe4922be3"/>
  </w15:person>
  <w15:person w15:author="afonso henrique">
    <w15:presenceInfo w15:providerId="Windows Live" w15:userId="4c363ee6d3460e7c"/>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trackRevision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B60"/>
    <w:rsid w:val="000022C8"/>
    <w:rsid w:val="0000239E"/>
    <w:rsid w:val="00002651"/>
    <w:rsid w:val="00003042"/>
    <w:rsid w:val="000050C6"/>
    <w:rsid w:val="00006985"/>
    <w:rsid w:val="00006D3C"/>
    <w:rsid w:val="00007D89"/>
    <w:rsid w:val="000105E2"/>
    <w:rsid w:val="000131E9"/>
    <w:rsid w:val="0001462F"/>
    <w:rsid w:val="000154A1"/>
    <w:rsid w:val="00015767"/>
    <w:rsid w:val="00015E70"/>
    <w:rsid w:val="00016D35"/>
    <w:rsid w:val="0001722E"/>
    <w:rsid w:val="00021360"/>
    <w:rsid w:val="00021404"/>
    <w:rsid w:val="00021C1D"/>
    <w:rsid w:val="0002203E"/>
    <w:rsid w:val="0002233F"/>
    <w:rsid w:val="000229A2"/>
    <w:rsid w:val="00022F9F"/>
    <w:rsid w:val="00024496"/>
    <w:rsid w:val="0002638F"/>
    <w:rsid w:val="000275C7"/>
    <w:rsid w:val="000312B3"/>
    <w:rsid w:val="000319C8"/>
    <w:rsid w:val="000322BE"/>
    <w:rsid w:val="00032310"/>
    <w:rsid w:val="000334BC"/>
    <w:rsid w:val="00033960"/>
    <w:rsid w:val="00033A4F"/>
    <w:rsid w:val="0003432D"/>
    <w:rsid w:val="00034F56"/>
    <w:rsid w:val="000353CE"/>
    <w:rsid w:val="00035627"/>
    <w:rsid w:val="0003627A"/>
    <w:rsid w:val="00036462"/>
    <w:rsid w:val="00040F4E"/>
    <w:rsid w:val="00041167"/>
    <w:rsid w:val="00041ABF"/>
    <w:rsid w:val="000420A6"/>
    <w:rsid w:val="0004288B"/>
    <w:rsid w:val="00042BBF"/>
    <w:rsid w:val="00043B9A"/>
    <w:rsid w:val="0004421A"/>
    <w:rsid w:val="00045384"/>
    <w:rsid w:val="00047037"/>
    <w:rsid w:val="0004781E"/>
    <w:rsid w:val="00047F3E"/>
    <w:rsid w:val="00050414"/>
    <w:rsid w:val="00050EDD"/>
    <w:rsid w:val="00050FFB"/>
    <w:rsid w:val="00051994"/>
    <w:rsid w:val="00051EC6"/>
    <w:rsid w:val="00052E74"/>
    <w:rsid w:val="00053763"/>
    <w:rsid w:val="000537F1"/>
    <w:rsid w:val="000549B0"/>
    <w:rsid w:val="000549C5"/>
    <w:rsid w:val="00054CF7"/>
    <w:rsid w:val="00054D25"/>
    <w:rsid w:val="00054DCA"/>
    <w:rsid w:val="000558F0"/>
    <w:rsid w:val="00055F2C"/>
    <w:rsid w:val="000565A0"/>
    <w:rsid w:val="00057708"/>
    <w:rsid w:val="00057F43"/>
    <w:rsid w:val="000606AD"/>
    <w:rsid w:val="00061A1A"/>
    <w:rsid w:val="000631D0"/>
    <w:rsid w:val="000642BF"/>
    <w:rsid w:val="00066143"/>
    <w:rsid w:val="00066568"/>
    <w:rsid w:val="000666D4"/>
    <w:rsid w:val="00066BF6"/>
    <w:rsid w:val="0006794B"/>
    <w:rsid w:val="00067F90"/>
    <w:rsid w:val="0007008C"/>
    <w:rsid w:val="000707BD"/>
    <w:rsid w:val="00070B13"/>
    <w:rsid w:val="00070CA8"/>
    <w:rsid w:val="00070DAF"/>
    <w:rsid w:val="00073817"/>
    <w:rsid w:val="00075003"/>
    <w:rsid w:val="00075A7B"/>
    <w:rsid w:val="00076B58"/>
    <w:rsid w:val="00080159"/>
    <w:rsid w:val="000814D6"/>
    <w:rsid w:val="00081780"/>
    <w:rsid w:val="00083647"/>
    <w:rsid w:val="000868BB"/>
    <w:rsid w:val="000874FB"/>
    <w:rsid w:val="0008758A"/>
    <w:rsid w:val="00091003"/>
    <w:rsid w:val="00091932"/>
    <w:rsid w:val="00091D95"/>
    <w:rsid w:val="00091DDB"/>
    <w:rsid w:val="000923D8"/>
    <w:rsid w:val="000930A3"/>
    <w:rsid w:val="00093150"/>
    <w:rsid w:val="0009493C"/>
    <w:rsid w:val="00094CF7"/>
    <w:rsid w:val="000956B3"/>
    <w:rsid w:val="00095781"/>
    <w:rsid w:val="00095C31"/>
    <w:rsid w:val="00095D81"/>
    <w:rsid w:val="000961C8"/>
    <w:rsid w:val="000965B3"/>
    <w:rsid w:val="00096D78"/>
    <w:rsid w:val="000A0408"/>
    <w:rsid w:val="000A0564"/>
    <w:rsid w:val="000A0B92"/>
    <w:rsid w:val="000A10DA"/>
    <w:rsid w:val="000A1A41"/>
    <w:rsid w:val="000A23CA"/>
    <w:rsid w:val="000A3054"/>
    <w:rsid w:val="000A3267"/>
    <w:rsid w:val="000A3510"/>
    <w:rsid w:val="000A371D"/>
    <w:rsid w:val="000A3A4A"/>
    <w:rsid w:val="000A3B04"/>
    <w:rsid w:val="000A4351"/>
    <w:rsid w:val="000A43A4"/>
    <w:rsid w:val="000A4A4B"/>
    <w:rsid w:val="000A5B1C"/>
    <w:rsid w:val="000A5E0D"/>
    <w:rsid w:val="000A675C"/>
    <w:rsid w:val="000A718A"/>
    <w:rsid w:val="000B0EF5"/>
    <w:rsid w:val="000B3E0B"/>
    <w:rsid w:val="000B416E"/>
    <w:rsid w:val="000B44BA"/>
    <w:rsid w:val="000B45D0"/>
    <w:rsid w:val="000B6192"/>
    <w:rsid w:val="000B6252"/>
    <w:rsid w:val="000B6F6E"/>
    <w:rsid w:val="000B708F"/>
    <w:rsid w:val="000C0FC9"/>
    <w:rsid w:val="000C17BE"/>
    <w:rsid w:val="000C1E68"/>
    <w:rsid w:val="000C43C7"/>
    <w:rsid w:val="000C5592"/>
    <w:rsid w:val="000C56E5"/>
    <w:rsid w:val="000C5A16"/>
    <w:rsid w:val="000C6443"/>
    <w:rsid w:val="000C64F2"/>
    <w:rsid w:val="000C66D6"/>
    <w:rsid w:val="000C6AA0"/>
    <w:rsid w:val="000C6F81"/>
    <w:rsid w:val="000C7197"/>
    <w:rsid w:val="000D17C2"/>
    <w:rsid w:val="000D17FD"/>
    <w:rsid w:val="000D1EB6"/>
    <w:rsid w:val="000D2355"/>
    <w:rsid w:val="000D4CDD"/>
    <w:rsid w:val="000D4FA9"/>
    <w:rsid w:val="000D552A"/>
    <w:rsid w:val="000D58D3"/>
    <w:rsid w:val="000D59EA"/>
    <w:rsid w:val="000D5F47"/>
    <w:rsid w:val="000D65F9"/>
    <w:rsid w:val="000D6B05"/>
    <w:rsid w:val="000D6C09"/>
    <w:rsid w:val="000D7546"/>
    <w:rsid w:val="000D7E25"/>
    <w:rsid w:val="000E0722"/>
    <w:rsid w:val="000E0885"/>
    <w:rsid w:val="000E11EB"/>
    <w:rsid w:val="000E123C"/>
    <w:rsid w:val="000E1838"/>
    <w:rsid w:val="000E25BA"/>
    <w:rsid w:val="000E2C2C"/>
    <w:rsid w:val="000E2F9B"/>
    <w:rsid w:val="000E4B4A"/>
    <w:rsid w:val="000E51D6"/>
    <w:rsid w:val="000E558D"/>
    <w:rsid w:val="000E5FE6"/>
    <w:rsid w:val="000E6328"/>
    <w:rsid w:val="000E643C"/>
    <w:rsid w:val="000E6E91"/>
    <w:rsid w:val="000E7880"/>
    <w:rsid w:val="000E7939"/>
    <w:rsid w:val="000E7973"/>
    <w:rsid w:val="000E7CE2"/>
    <w:rsid w:val="000F0B6C"/>
    <w:rsid w:val="000F100E"/>
    <w:rsid w:val="000F23A5"/>
    <w:rsid w:val="000F2DEF"/>
    <w:rsid w:val="000F3B8E"/>
    <w:rsid w:val="000F3C4F"/>
    <w:rsid w:val="000F4232"/>
    <w:rsid w:val="000F5E49"/>
    <w:rsid w:val="000F7FBA"/>
    <w:rsid w:val="001010F4"/>
    <w:rsid w:val="00101AE5"/>
    <w:rsid w:val="00101E96"/>
    <w:rsid w:val="0010208D"/>
    <w:rsid w:val="00102425"/>
    <w:rsid w:val="001030F4"/>
    <w:rsid w:val="00103704"/>
    <w:rsid w:val="001039CF"/>
    <w:rsid w:val="001040EE"/>
    <w:rsid w:val="001053D0"/>
    <w:rsid w:val="00105A5C"/>
    <w:rsid w:val="00105BA1"/>
    <w:rsid w:val="00105E2D"/>
    <w:rsid w:val="00110616"/>
    <w:rsid w:val="001106D0"/>
    <w:rsid w:val="0011154E"/>
    <w:rsid w:val="00111FDD"/>
    <w:rsid w:val="00112368"/>
    <w:rsid w:val="00112B56"/>
    <w:rsid w:val="001132AA"/>
    <w:rsid w:val="00114B61"/>
    <w:rsid w:val="00115AB6"/>
    <w:rsid w:val="00115DAD"/>
    <w:rsid w:val="001161D0"/>
    <w:rsid w:val="00116785"/>
    <w:rsid w:val="00116E8A"/>
    <w:rsid w:val="00116ED1"/>
    <w:rsid w:val="00117091"/>
    <w:rsid w:val="00117D7A"/>
    <w:rsid w:val="00121B8B"/>
    <w:rsid w:val="00121E24"/>
    <w:rsid w:val="00123253"/>
    <w:rsid w:val="00124566"/>
    <w:rsid w:val="0012586E"/>
    <w:rsid w:val="00125E96"/>
    <w:rsid w:val="00126232"/>
    <w:rsid w:val="00126B9E"/>
    <w:rsid w:val="00126C5E"/>
    <w:rsid w:val="001274AF"/>
    <w:rsid w:val="00127CB2"/>
    <w:rsid w:val="001302DB"/>
    <w:rsid w:val="00130B8F"/>
    <w:rsid w:val="00131F98"/>
    <w:rsid w:val="00132503"/>
    <w:rsid w:val="00132BC5"/>
    <w:rsid w:val="001337C4"/>
    <w:rsid w:val="00135021"/>
    <w:rsid w:val="00135F13"/>
    <w:rsid w:val="001363D9"/>
    <w:rsid w:val="00136458"/>
    <w:rsid w:val="00136855"/>
    <w:rsid w:val="00136E4A"/>
    <w:rsid w:val="00137456"/>
    <w:rsid w:val="001403BE"/>
    <w:rsid w:val="00141519"/>
    <w:rsid w:val="00141AE7"/>
    <w:rsid w:val="00141BDC"/>
    <w:rsid w:val="00141D27"/>
    <w:rsid w:val="00142FD7"/>
    <w:rsid w:val="0014398D"/>
    <w:rsid w:val="00143A21"/>
    <w:rsid w:val="001442E9"/>
    <w:rsid w:val="00144D9F"/>
    <w:rsid w:val="00144F8E"/>
    <w:rsid w:val="00145237"/>
    <w:rsid w:val="00145456"/>
    <w:rsid w:val="00151639"/>
    <w:rsid w:val="001518ED"/>
    <w:rsid w:val="00152755"/>
    <w:rsid w:val="00156C70"/>
    <w:rsid w:val="00157D0D"/>
    <w:rsid w:val="001616D2"/>
    <w:rsid w:val="001620A4"/>
    <w:rsid w:val="001640E5"/>
    <w:rsid w:val="00164D27"/>
    <w:rsid w:val="00164D6A"/>
    <w:rsid w:val="0016574F"/>
    <w:rsid w:val="001664B0"/>
    <w:rsid w:val="0016681B"/>
    <w:rsid w:val="00167740"/>
    <w:rsid w:val="00167BBE"/>
    <w:rsid w:val="00167C1D"/>
    <w:rsid w:val="00167F54"/>
    <w:rsid w:val="0017100B"/>
    <w:rsid w:val="00171712"/>
    <w:rsid w:val="00172332"/>
    <w:rsid w:val="00172CEE"/>
    <w:rsid w:val="00172E43"/>
    <w:rsid w:val="001733E4"/>
    <w:rsid w:val="00177199"/>
    <w:rsid w:val="00180070"/>
    <w:rsid w:val="0018017D"/>
    <w:rsid w:val="00182747"/>
    <w:rsid w:val="00182FED"/>
    <w:rsid w:val="001832ED"/>
    <w:rsid w:val="00184CF8"/>
    <w:rsid w:val="00184E5A"/>
    <w:rsid w:val="00186362"/>
    <w:rsid w:val="001863FF"/>
    <w:rsid w:val="001867A4"/>
    <w:rsid w:val="00187564"/>
    <w:rsid w:val="00187A03"/>
    <w:rsid w:val="00190245"/>
    <w:rsid w:val="00190824"/>
    <w:rsid w:val="00190FFC"/>
    <w:rsid w:val="0019204E"/>
    <w:rsid w:val="00192180"/>
    <w:rsid w:val="00194500"/>
    <w:rsid w:val="00194CB6"/>
    <w:rsid w:val="001953A2"/>
    <w:rsid w:val="0019572A"/>
    <w:rsid w:val="00195B34"/>
    <w:rsid w:val="00196002"/>
    <w:rsid w:val="0019634A"/>
    <w:rsid w:val="00196CAC"/>
    <w:rsid w:val="00196CC5"/>
    <w:rsid w:val="001A0A96"/>
    <w:rsid w:val="001A1AB9"/>
    <w:rsid w:val="001A1B0D"/>
    <w:rsid w:val="001A2447"/>
    <w:rsid w:val="001A2EFD"/>
    <w:rsid w:val="001A3137"/>
    <w:rsid w:val="001A331F"/>
    <w:rsid w:val="001A3398"/>
    <w:rsid w:val="001A3B3D"/>
    <w:rsid w:val="001A40FB"/>
    <w:rsid w:val="001A51B7"/>
    <w:rsid w:val="001A57C2"/>
    <w:rsid w:val="001A642F"/>
    <w:rsid w:val="001B03F1"/>
    <w:rsid w:val="001B0A8F"/>
    <w:rsid w:val="001B11EC"/>
    <w:rsid w:val="001B1978"/>
    <w:rsid w:val="001B1EAD"/>
    <w:rsid w:val="001B2EAD"/>
    <w:rsid w:val="001B4165"/>
    <w:rsid w:val="001B4387"/>
    <w:rsid w:val="001B446B"/>
    <w:rsid w:val="001B52EA"/>
    <w:rsid w:val="001B59BE"/>
    <w:rsid w:val="001B5C64"/>
    <w:rsid w:val="001B66B2"/>
    <w:rsid w:val="001B67DC"/>
    <w:rsid w:val="001C078B"/>
    <w:rsid w:val="001C2404"/>
    <w:rsid w:val="001C3FD2"/>
    <w:rsid w:val="001C40F9"/>
    <w:rsid w:val="001C4505"/>
    <w:rsid w:val="001C47A6"/>
    <w:rsid w:val="001C56B0"/>
    <w:rsid w:val="001C6865"/>
    <w:rsid w:val="001C7926"/>
    <w:rsid w:val="001C7E5F"/>
    <w:rsid w:val="001D06B1"/>
    <w:rsid w:val="001D0C25"/>
    <w:rsid w:val="001D0FC2"/>
    <w:rsid w:val="001D1A6C"/>
    <w:rsid w:val="001D20B5"/>
    <w:rsid w:val="001D2B09"/>
    <w:rsid w:val="001D311D"/>
    <w:rsid w:val="001D40F5"/>
    <w:rsid w:val="001D4486"/>
    <w:rsid w:val="001D45D5"/>
    <w:rsid w:val="001D504D"/>
    <w:rsid w:val="001D5355"/>
    <w:rsid w:val="001D55E6"/>
    <w:rsid w:val="001D5BCC"/>
    <w:rsid w:val="001D5F05"/>
    <w:rsid w:val="001D6171"/>
    <w:rsid w:val="001E04B1"/>
    <w:rsid w:val="001E0CF2"/>
    <w:rsid w:val="001E1E87"/>
    <w:rsid w:val="001E339E"/>
    <w:rsid w:val="001E54BB"/>
    <w:rsid w:val="001E5A23"/>
    <w:rsid w:val="001E5AE9"/>
    <w:rsid w:val="001E5E30"/>
    <w:rsid w:val="001E6A93"/>
    <w:rsid w:val="001E6FDB"/>
    <w:rsid w:val="001E77C3"/>
    <w:rsid w:val="001F1D7E"/>
    <w:rsid w:val="001F265D"/>
    <w:rsid w:val="001F27FE"/>
    <w:rsid w:val="001F2BC3"/>
    <w:rsid w:val="001F3145"/>
    <w:rsid w:val="001F3594"/>
    <w:rsid w:val="001F3ADD"/>
    <w:rsid w:val="001F3CEB"/>
    <w:rsid w:val="001F42D4"/>
    <w:rsid w:val="001F4EFD"/>
    <w:rsid w:val="001F5573"/>
    <w:rsid w:val="001F5D99"/>
    <w:rsid w:val="001F7C7B"/>
    <w:rsid w:val="001F7F9F"/>
    <w:rsid w:val="00200064"/>
    <w:rsid w:val="0020058B"/>
    <w:rsid w:val="0020141A"/>
    <w:rsid w:val="002016D0"/>
    <w:rsid w:val="00202BD3"/>
    <w:rsid w:val="0020313A"/>
    <w:rsid w:val="00203D88"/>
    <w:rsid w:val="00203FFE"/>
    <w:rsid w:val="00204309"/>
    <w:rsid w:val="002053F2"/>
    <w:rsid w:val="00206694"/>
    <w:rsid w:val="00206ACA"/>
    <w:rsid w:val="0020767F"/>
    <w:rsid w:val="00207A28"/>
    <w:rsid w:val="002106D8"/>
    <w:rsid w:val="002111AC"/>
    <w:rsid w:val="002136EB"/>
    <w:rsid w:val="00213736"/>
    <w:rsid w:val="002144E9"/>
    <w:rsid w:val="002158EE"/>
    <w:rsid w:val="00215A18"/>
    <w:rsid w:val="00215FF1"/>
    <w:rsid w:val="00217172"/>
    <w:rsid w:val="00217610"/>
    <w:rsid w:val="002177B8"/>
    <w:rsid w:val="00217D45"/>
    <w:rsid w:val="00221C78"/>
    <w:rsid w:val="002227F6"/>
    <w:rsid w:val="002229C4"/>
    <w:rsid w:val="00222D81"/>
    <w:rsid w:val="00223737"/>
    <w:rsid w:val="00224408"/>
    <w:rsid w:val="00224A49"/>
    <w:rsid w:val="00224F4F"/>
    <w:rsid w:val="002253E4"/>
    <w:rsid w:val="002254A9"/>
    <w:rsid w:val="002256F7"/>
    <w:rsid w:val="00226B70"/>
    <w:rsid w:val="00230C1D"/>
    <w:rsid w:val="002313C6"/>
    <w:rsid w:val="00231991"/>
    <w:rsid w:val="00231A7E"/>
    <w:rsid w:val="00232FCF"/>
    <w:rsid w:val="0023321E"/>
    <w:rsid w:val="00233318"/>
    <w:rsid w:val="00233D97"/>
    <w:rsid w:val="002347A2"/>
    <w:rsid w:val="0023496C"/>
    <w:rsid w:val="002361F8"/>
    <w:rsid w:val="00237024"/>
    <w:rsid w:val="0023750D"/>
    <w:rsid w:val="002375F4"/>
    <w:rsid w:val="0024046F"/>
    <w:rsid w:val="00240592"/>
    <w:rsid w:val="00240D68"/>
    <w:rsid w:val="00241533"/>
    <w:rsid w:val="002418B3"/>
    <w:rsid w:val="00241A19"/>
    <w:rsid w:val="00241F59"/>
    <w:rsid w:val="0024203B"/>
    <w:rsid w:val="002423D1"/>
    <w:rsid w:val="00243612"/>
    <w:rsid w:val="00244127"/>
    <w:rsid w:val="002444F6"/>
    <w:rsid w:val="0024495B"/>
    <w:rsid w:val="00245379"/>
    <w:rsid w:val="00246617"/>
    <w:rsid w:val="00246B42"/>
    <w:rsid w:val="00252BD6"/>
    <w:rsid w:val="002533E2"/>
    <w:rsid w:val="00253760"/>
    <w:rsid w:val="0025438A"/>
    <w:rsid w:val="002546C8"/>
    <w:rsid w:val="002564B0"/>
    <w:rsid w:val="00256A46"/>
    <w:rsid w:val="00256BCA"/>
    <w:rsid w:val="00256E4D"/>
    <w:rsid w:val="002570CD"/>
    <w:rsid w:val="002579B8"/>
    <w:rsid w:val="00257B27"/>
    <w:rsid w:val="00257C50"/>
    <w:rsid w:val="0026035F"/>
    <w:rsid w:val="002613EC"/>
    <w:rsid w:val="00261949"/>
    <w:rsid w:val="002626F0"/>
    <w:rsid w:val="00262DF3"/>
    <w:rsid w:val="00263749"/>
    <w:rsid w:val="002639F6"/>
    <w:rsid w:val="00263CFD"/>
    <w:rsid w:val="00264003"/>
    <w:rsid w:val="002641FE"/>
    <w:rsid w:val="00264B71"/>
    <w:rsid w:val="00265EA6"/>
    <w:rsid w:val="002660D7"/>
    <w:rsid w:val="0026650A"/>
    <w:rsid w:val="002668AB"/>
    <w:rsid w:val="00267F3E"/>
    <w:rsid w:val="002702C2"/>
    <w:rsid w:val="00271027"/>
    <w:rsid w:val="002710C0"/>
    <w:rsid w:val="00271867"/>
    <w:rsid w:val="00271CFF"/>
    <w:rsid w:val="002721A3"/>
    <w:rsid w:val="0027281E"/>
    <w:rsid w:val="00273C1E"/>
    <w:rsid w:val="002746CD"/>
    <w:rsid w:val="00274840"/>
    <w:rsid w:val="00274C31"/>
    <w:rsid w:val="002758CD"/>
    <w:rsid w:val="00275958"/>
    <w:rsid w:val="002765FA"/>
    <w:rsid w:val="00276CA8"/>
    <w:rsid w:val="00277540"/>
    <w:rsid w:val="00277AF1"/>
    <w:rsid w:val="00281D33"/>
    <w:rsid w:val="002823FC"/>
    <w:rsid w:val="0028319F"/>
    <w:rsid w:val="00283AC3"/>
    <w:rsid w:val="002847C3"/>
    <w:rsid w:val="002850E3"/>
    <w:rsid w:val="00285214"/>
    <w:rsid w:val="002854B1"/>
    <w:rsid w:val="0028588C"/>
    <w:rsid w:val="00285F66"/>
    <w:rsid w:val="00287B4D"/>
    <w:rsid w:val="002909CF"/>
    <w:rsid w:val="00290FE3"/>
    <w:rsid w:val="002911AB"/>
    <w:rsid w:val="00291A5A"/>
    <w:rsid w:val="00292F2D"/>
    <w:rsid w:val="00293C19"/>
    <w:rsid w:val="0029546D"/>
    <w:rsid w:val="00295DAF"/>
    <w:rsid w:val="0029629D"/>
    <w:rsid w:val="0029761C"/>
    <w:rsid w:val="002A05B9"/>
    <w:rsid w:val="002A07EC"/>
    <w:rsid w:val="002A0BDC"/>
    <w:rsid w:val="002A0D7E"/>
    <w:rsid w:val="002A0DD9"/>
    <w:rsid w:val="002A0F4E"/>
    <w:rsid w:val="002A2D34"/>
    <w:rsid w:val="002A443D"/>
    <w:rsid w:val="002A4962"/>
    <w:rsid w:val="002A5197"/>
    <w:rsid w:val="002A557C"/>
    <w:rsid w:val="002A5640"/>
    <w:rsid w:val="002A5AED"/>
    <w:rsid w:val="002A5CA6"/>
    <w:rsid w:val="002A6475"/>
    <w:rsid w:val="002A659E"/>
    <w:rsid w:val="002B0971"/>
    <w:rsid w:val="002B0A4D"/>
    <w:rsid w:val="002B150C"/>
    <w:rsid w:val="002B2550"/>
    <w:rsid w:val="002B2C3F"/>
    <w:rsid w:val="002B4C2E"/>
    <w:rsid w:val="002B6260"/>
    <w:rsid w:val="002B62CB"/>
    <w:rsid w:val="002B710A"/>
    <w:rsid w:val="002C26FE"/>
    <w:rsid w:val="002C2ADA"/>
    <w:rsid w:val="002C30BB"/>
    <w:rsid w:val="002C4A04"/>
    <w:rsid w:val="002C5C92"/>
    <w:rsid w:val="002C6279"/>
    <w:rsid w:val="002D2BB6"/>
    <w:rsid w:val="002D4243"/>
    <w:rsid w:val="002D55E8"/>
    <w:rsid w:val="002D638B"/>
    <w:rsid w:val="002D770C"/>
    <w:rsid w:val="002D7B94"/>
    <w:rsid w:val="002E0901"/>
    <w:rsid w:val="002E20B1"/>
    <w:rsid w:val="002E227D"/>
    <w:rsid w:val="002E2988"/>
    <w:rsid w:val="002E2B4B"/>
    <w:rsid w:val="002E47BD"/>
    <w:rsid w:val="002E51B1"/>
    <w:rsid w:val="002E5F6B"/>
    <w:rsid w:val="002E621D"/>
    <w:rsid w:val="002E654D"/>
    <w:rsid w:val="002E6AF5"/>
    <w:rsid w:val="002E71D4"/>
    <w:rsid w:val="002E7355"/>
    <w:rsid w:val="002E74C8"/>
    <w:rsid w:val="002E763E"/>
    <w:rsid w:val="002E76F3"/>
    <w:rsid w:val="002F0377"/>
    <w:rsid w:val="002F0557"/>
    <w:rsid w:val="002F17F6"/>
    <w:rsid w:val="002F1D66"/>
    <w:rsid w:val="002F27EC"/>
    <w:rsid w:val="002F3675"/>
    <w:rsid w:val="002F417D"/>
    <w:rsid w:val="002F45D3"/>
    <w:rsid w:val="002F4D5A"/>
    <w:rsid w:val="002F55D0"/>
    <w:rsid w:val="002F5A9D"/>
    <w:rsid w:val="002F7ABE"/>
    <w:rsid w:val="00300C55"/>
    <w:rsid w:val="00300EE9"/>
    <w:rsid w:val="003022BB"/>
    <w:rsid w:val="00302DD8"/>
    <w:rsid w:val="0030424D"/>
    <w:rsid w:val="003101BE"/>
    <w:rsid w:val="00310EFF"/>
    <w:rsid w:val="0031138D"/>
    <w:rsid w:val="00311D8F"/>
    <w:rsid w:val="003149AB"/>
    <w:rsid w:val="00314EC2"/>
    <w:rsid w:val="00315899"/>
    <w:rsid w:val="00315AE9"/>
    <w:rsid w:val="00315D62"/>
    <w:rsid w:val="00316180"/>
    <w:rsid w:val="00316FAD"/>
    <w:rsid w:val="00317B86"/>
    <w:rsid w:val="003211C2"/>
    <w:rsid w:val="00321A2B"/>
    <w:rsid w:val="00321B45"/>
    <w:rsid w:val="00321FCB"/>
    <w:rsid w:val="00322010"/>
    <w:rsid w:val="00322045"/>
    <w:rsid w:val="00322431"/>
    <w:rsid w:val="003230B7"/>
    <w:rsid w:val="003233A3"/>
    <w:rsid w:val="00323653"/>
    <w:rsid w:val="00323D60"/>
    <w:rsid w:val="00324021"/>
    <w:rsid w:val="00324184"/>
    <w:rsid w:val="00325C88"/>
    <w:rsid w:val="003261A4"/>
    <w:rsid w:val="00326290"/>
    <w:rsid w:val="00326AC6"/>
    <w:rsid w:val="00327DE8"/>
    <w:rsid w:val="003321FC"/>
    <w:rsid w:val="00332596"/>
    <w:rsid w:val="003325B3"/>
    <w:rsid w:val="00332FCE"/>
    <w:rsid w:val="0033370F"/>
    <w:rsid w:val="00333F75"/>
    <w:rsid w:val="0033525B"/>
    <w:rsid w:val="00335B99"/>
    <w:rsid w:val="00335F52"/>
    <w:rsid w:val="00336395"/>
    <w:rsid w:val="0033699B"/>
    <w:rsid w:val="00336ED7"/>
    <w:rsid w:val="00342473"/>
    <w:rsid w:val="00342BBC"/>
    <w:rsid w:val="00343AF9"/>
    <w:rsid w:val="0034544D"/>
    <w:rsid w:val="00345CB4"/>
    <w:rsid w:val="00346CC9"/>
    <w:rsid w:val="00347270"/>
    <w:rsid w:val="00347274"/>
    <w:rsid w:val="00347723"/>
    <w:rsid w:val="00347C5D"/>
    <w:rsid w:val="00347FE7"/>
    <w:rsid w:val="0035029A"/>
    <w:rsid w:val="00350A5E"/>
    <w:rsid w:val="0035115A"/>
    <w:rsid w:val="00351561"/>
    <w:rsid w:val="003517FC"/>
    <w:rsid w:val="00352A6F"/>
    <w:rsid w:val="0035347F"/>
    <w:rsid w:val="00353863"/>
    <w:rsid w:val="00353A08"/>
    <w:rsid w:val="00353C4B"/>
    <w:rsid w:val="00354FCF"/>
    <w:rsid w:val="003553A2"/>
    <w:rsid w:val="00355851"/>
    <w:rsid w:val="00356DD8"/>
    <w:rsid w:val="00357639"/>
    <w:rsid w:val="00357CF3"/>
    <w:rsid w:val="00360FF6"/>
    <w:rsid w:val="003610D3"/>
    <w:rsid w:val="003613BE"/>
    <w:rsid w:val="00361662"/>
    <w:rsid w:val="00361872"/>
    <w:rsid w:val="00362800"/>
    <w:rsid w:val="00363497"/>
    <w:rsid w:val="00363D37"/>
    <w:rsid w:val="003643A5"/>
    <w:rsid w:val="0036485D"/>
    <w:rsid w:val="0036514C"/>
    <w:rsid w:val="0036520C"/>
    <w:rsid w:val="003662FB"/>
    <w:rsid w:val="00366994"/>
    <w:rsid w:val="003669F5"/>
    <w:rsid w:val="003673E8"/>
    <w:rsid w:val="003678D4"/>
    <w:rsid w:val="003707BA"/>
    <w:rsid w:val="00370BA6"/>
    <w:rsid w:val="0037126E"/>
    <w:rsid w:val="003715F7"/>
    <w:rsid w:val="00372824"/>
    <w:rsid w:val="0037356F"/>
    <w:rsid w:val="00373EEF"/>
    <w:rsid w:val="00374FCA"/>
    <w:rsid w:val="003761FE"/>
    <w:rsid w:val="003764E4"/>
    <w:rsid w:val="003766CB"/>
    <w:rsid w:val="00377297"/>
    <w:rsid w:val="00377499"/>
    <w:rsid w:val="003777E0"/>
    <w:rsid w:val="00377B1D"/>
    <w:rsid w:val="00377FAD"/>
    <w:rsid w:val="00380124"/>
    <w:rsid w:val="003825D9"/>
    <w:rsid w:val="00382C26"/>
    <w:rsid w:val="00382F8D"/>
    <w:rsid w:val="00383E2A"/>
    <w:rsid w:val="00385381"/>
    <w:rsid w:val="0038562E"/>
    <w:rsid w:val="0038563F"/>
    <w:rsid w:val="00385D29"/>
    <w:rsid w:val="003864EB"/>
    <w:rsid w:val="00386575"/>
    <w:rsid w:val="003869B7"/>
    <w:rsid w:val="00386C59"/>
    <w:rsid w:val="00387987"/>
    <w:rsid w:val="00387A56"/>
    <w:rsid w:val="00391E9E"/>
    <w:rsid w:val="00392B18"/>
    <w:rsid w:val="00394B4D"/>
    <w:rsid w:val="00395191"/>
    <w:rsid w:val="003955B6"/>
    <w:rsid w:val="00396DE1"/>
    <w:rsid w:val="00397810"/>
    <w:rsid w:val="003A006F"/>
    <w:rsid w:val="003A0305"/>
    <w:rsid w:val="003A06F6"/>
    <w:rsid w:val="003A1140"/>
    <w:rsid w:val="003A1419"/>
    <w:rsid w:val="003A19E2"/>
    <w:rsid w:val="003A1B73"/>
    <w:rsid w:val="003A1C8C"/>
    <w:rsid w:val="003A1E75"/>
    <w:rsid w:val="003A234A"/>
    <w:rsid w:val="003A3284"/>
    <w:rsid w:val="003A3AFF"/>
    <w:rsid w:val="003A49F3"/>
    <w:rsid w:val="003A4ABC"/>
    <w:rsid w:val="003A5EE1"/>
    <w:rsid w:val="003A6B42"/>
    <w:rsid w:val="003A6DF2"/>
    <w:rsid w:val="003B0A48"/>
    <w:rsid w:val="003B0CD1"/>
    <w:rsid w:val="003B169D"/>
    <w:rsid w:val="003B2816"/>
    <w:rsid w:val="003B2B40"/>
    <w:rsid w:val="003B3AA8"/>
    <w:rsid w:val="003B4934"/>
    <w:rsid w:val="003B4974"/>
    <w:rsid w:val="003B49A6"/>
    <w:rsid w:val="003B4E04"/>
    <w:rsid w:val="003B51B2"/>
    <w:rsid w:val="003B57F4"/>
    <w:rsid w:val="003B5AD9"/>
    <w:rsid w:val="003B5B54"/>
    <w:rsid w:val="003B7F1F"/>
    <w:rsid w:val="003C0C49"/>
    <w:rsid w:val="003C0D4F"/>
    <w:rsid w:val="003C2EC5"/>
    <w:rsid w:val="003C3607"/>
    <w:rsid w:val="003C36A9"/>
    <w:rsid w:val="003C3D72"/>
    <w:rsid w:val="003C3F4B"/>
    <w:rsid w:val="003C55B3"/>
    <w:rsid w:val="003C5965"/>
    <w:rsid w:val="003C70B4"/>
    <w:rsid w:val="003C7511"/>
    <w:rsid w:val="003D0596"/>
    <w:rsid w:val="003D324C"/>
    <w:rsid w:val="003D348B"/>
    <w:rsid w:val="003D414B"/>
    <w:rsid w:val="003D50CD"/>
    <w:rsid w:val="003D5946"/>
    <w:rsid w:val="003D764C"/>
    <w:rsid w:val="003D7BC1"/>
    <w:rsid w:val="003D7D58"/>
    <w:rsid w:val="003D7D93"/>
    <w:rsid w:val="003E0595"/>
    <w:rsid w:val="003E2299"/>
    <w:rsid w:val="003E4AA6"/>
    <w:rsid w:val="003E6887"/>
    <w:rsid w:val="003E6F85"/>
    <w:rsid w:val="003E7C61"/>
    <w:rsid w:val="003F0327"/>
    <w:rsid w:val="003F3718"/>
    <w:rsid w:val="003F393F"/>
    <w:rsid w:val="003F5594"/>
    <w:rsid w:val="003F5A08"/>
    <w:rsid w:val="003F5AA5"/>
    <w:rsid w:val="003F6849"/>
    <w:rsid w:val="003F761D"/>
    <w:rsid w:val="003F7D97"/>
    <w:rsid w:val="003F7DFC"/>
    <w:rsid w:val="0040159D"/>
    <w:rsid w:val="0040220D"/>
    <w:rsid w:val="00404284"/>
    <w:rsid w:val="00404589"/>
    <w:rsid w:val="0040559E"/>
    <w:rsid w:val="00405840"/>
    <w:rsid w:val="0040770C"/>
    <w:rsid w:val="0040775A"/>
    <w:rsid w:val="00410388"/>
    <w:rsid w:val="0041041A"/>
    <w:rsid w:val="0041083E"/>
    <w:rsid w:val="00412ECD"/>
    <w:rsid w:val="0041338C"/>
    <w:rsid w:val="00413E91"/>
    <w:rsid w:val="00415803"/>
    <w:rsid w:val="0041588D"/>
    <w:rsid w:val="00415FC4"/>
    <w:rsid w:val="0041614D"/>
    <w:rsid w:val="00417035"/>
    <w:rsid w:val="0041757A"/>
    <w:rsid w:val="004175D5"/>
    <w:rsid w:val="00417CDB"/>
    <w:rsid w:val="00420285"/>
    <w:rsid w:val="00420716"/>
    <w:rsid w:val="00421236"/>
    <w:rsid w:val="00421758"/>
    <w:rsid w:val="004221DA"/>
    <w:rsid w:val="0042293D"/>
    <w:rsid w:val="00422C02"/>
    <w:rsid w:val="00422C33"/>
    <w:rsid w:val="00422CB4"/>
    <w:rsid w:val="004230A9"/>
    <w:rsid w:val="00423AC3"/>
    <w:rsid w:val="00425410"/>
    <w:rsid w:val="004254E1"/>
    <w:rsid w:val="00425E62"/>
    <w:rsid w:val="00426727"/>
    <w:rsid w:val="00427344"/>
    <w:rsid w:val="00427B62"/>
    <w:rsid w:val="004304A9"/>
    <w:rsid w:val="004316DE"/>
    <w:rsid w:val="00432498"/>
    <w:rsid w:val="004325FB"/>
    <w:rsid w:val="00432DCB"/>
    <w:rsid w:val="00432F0C"/>
    <w:rsid w:val="00433AE1"/>
    <w:rsid w:val="004340E9"/>
    <w:rsid w:val="00435478"/>
    <w:rsid w:val="004355B1"/>
    <w:rsid w:val="00435E23"/>
    <w:rsid w:val="00436A11"/>
    <w:rsid w:val="00436E97"/>
    <w:rsid w:val="00440065"/>
    <w:rsid w:val="00440156"/>
    <w:rsid w:val="004405C4"/>
    <w:rsid w:val="004408C1"/>
    <w:rsid w:val="00440CDF"/>
    <w:rsid w:val="00440DAD"/>
    <w:rsid w:val="00440EE5"/>
    <w:rsid w:val="0044119E"/>
    <w:rsid w:val="00441E7A"/>
    <w:rsid w:val="0044236C"/>
    <w:rsid w:val="00442BDF"/>
    <w:rsid w:val="004432BA"/>
    <w:rsid w:val="00443E3E"/>
    <w:rsid w:val="0044407E"/>
    <w:rsid w:val="00444DED"/>
    <w:rsid w:val="00445B2E"/>
    <w:rsid w:val="00447BB9"/>
    <w:rsid w:val="004501F8"/>
    <w:rsid w:val="004502AB"/>
    <w:rsid w:val="004508D5"/>
    <w:rsid w:val="004513AE"/>
    <w:rsid w:val="00452CC1"/>
    <w:rsid w:val="00452E34"/>
    <w:rsid w:val="00454015"/>
    <w:rsid w:val="004545E0"/>
    <w:rsid w:val="00454B86"/>
    <w:rsid w:val="004551CF"/>
    <w:rsid w:val="004555A7"/>
    <w:rsid w:val="00456D04"/>
    <w:rsid w:val="0045728A"/>
    <w:rsid w:val="0045775B"/>
    <w:rsid w:val="0046031D"/>
    <w:rsid w:val="00461826"/>
    <w:rsid w:val="00462170"/>
    <w:rsid w:val="00463B97"/>
    <w:rsid w:val="0046497B"/>
    <w:rsid w:val="004650E5"/>
    <w:rsid w:val="00466274"/>
    <w:rsid w:val="00467352"/>
    <w:rsid w:val="00467C62"/>
    <w:rsid w:val="004709C5"/>
    <w:rsid w:val="00470BCD"/>
    <w:rsid w:val="00470DB9"/>
    <w:rsid w:val="00471FAD"/>
    <w:rsid w:val="004726A7"/>
    <w:rsid w:val="004732CE"/>
    <w:rsid w:val="004732F4"/>
    <w:rsid w:val="00473AC9"/>
    <w:rsid w:val="00474904"/>
    <w:rsid w:val="00475458"/>
    <w:rsid w:val="00475749"/>
    <w:rsid w:val="004757E7"/>
    <w:rsid w:val="00475C9D"/>
    <w:rsid w:val="00475CE0"/>
    <w:rsid w:val="00475E60"/>
    <w:rsid w:val="0047655E"/>
    <w:rsid w:val="00476957"/>
    <w:rsid w:val="00476DAE"/>
    <w:rsid w:val="00476F44"/>
    <w:rsid w:val="004772DD"/>
    <w:rsid w:val="00477B96"/>
    <w:rsid w:val="00481323"/>
    <w:rsid w:val="00483259"/>
    <w:rsid w:val="0048430F"/>
    <w:rsid w:val="00486545"/>
    <w:rsid w:val="00486E15"/>
    <w:rsid w:val="004874FB"/>
    <w:rsid w:val="00487A7A"/>
    <w:rsid w:val="00487FDC"/>
    <w:rsid w:val="00490B3D"/>
    <w:rsid w:val="004914DB"/>
    <w:rsid w:val="004929CD"/>
    <w:rsid w:val="00494750"/>
    <w:rsid w:val="00495AB0"/>
    <w:rsid w:val="004A0537"/>
    <w:rsid w:val="004A0ABE"/>
    <w:rsid w:val="004A0C59"/>
    <w:rsid w:val="004A0C93"/>
    <w:rsid w:val="004A17E2"/>
    <w:rsid w:val="004A18BC"/>
    <w:rsid w:val="004A1E46"/>
    <w:rsid w:val="004A1F1E"/>
    <w:rsid w:val="004A1F96"/>
    <w:rsid w:val="004A21B3"/>
    <w:rsid w:val="004A2A6A"/>
    <w:rsid w:val="004A3358"/>
    <w:rsid w:val="004A41BF"/>
    <w:rsid w:val="004A4B97"/>
    <w:rsid w:val="004A4E42"/>
    <w:rsid w:val="004A5720"/>
    <w:rsid w:val="004A6480"/>
    <w:rsid w:val="004A6728"/>
    <w:rsid w:val="004A6D21"/>
    <w:rsid w:val="004A6D23"/>
    <w:rsid w:val="004A7ED7"/>
    <w:rsid w:val="004B0EC8"/>
    <w:rsid w:val="004B11E1"/>
    <w:rsid w:val="004B2175"/>
    <w:rsid w:val="004B240A"/>
    <w:rsid w:val="004B2B8D"/>
    <w:rsid w:val="004B3032"/>
    <w:rsid w:val="004B5084"/>
    <w:rsid w:val="004B574A"/>
    <w:rsid w:val="004B6A2B"/>
    <w:rsid w:val="004B70FB"/>
    <w:rsid w:val="004B7409"/>
    <w:rsid w:val="004B774B"/>
    <w:rsid w:val="004C0FAA"/>
    <w:rsid w:val="004C12F6"/>
    <w:rsid w:val="004C26D6"/>
    <w:rsid w:val="004C272B"/>
    <w:rsid w:val="004C28A9"/>
    <w:rsid w:val="004C2DB9"/>
    <w:rsid w:val="004C36DA"/>
    <w:rsid w:val="004C4422"/>
    <w:rsid w:val="004C4C28"/>
    <w:rsid w:val="004C5486"/>
    <w:rsid w:val="004C5ABB"/>
    <w:rsid w:val="004C5BC0"/>
    <w:rsid w:val="004C630D"/>
    <w:rsid w:val="004C6A8E"/>
    <w:rsid w:val="004C74A4"/>
    <w:rsid w:val="004C752C"/>
    <w:rsid w:val="004C7A11"/>
    <w:rsid w:val="004D0AD7"/>
    <w:rsid w:val="004D0CC7"/>
    <w:rsid w:val="004D1006"/>
    <w:rsid w:val="004D175C"/>
    <w:rsid w:val="004D1C28"/>
    <w:rsid w:val="004D20CA"/>
    <w:rsid w:val="004D2DA3"/>
    <w:rsid w:val="004D30E0"/>
    <w:rsid w:val="004D38F5"/>
    <w:rsid w:val="004D44CF"/>
    <w:rsid w:val="004D493F"/>
    <w:rsid w:val="004D72B5"/>
    <w:rsid w:val="004D79A0"/>
    <w:rsid w:val="004E0089"/>
    <w:rsid w:val="004E149D"/>
    <w:rsid w:val="004E167C"/>
    <w:rsid w:val="004E457D"/>
    <w:rsid w:val="004E493C"/>
    <w:rsid w:val="004E495E"/>
    <w:rsid w:val="004E60EA"/>
    <w:rsid w:val="004E61FB"/>
    <w:rsid w:val="004E67F8"/>
    <w:rsid w:val="004E7149"/>
    <w:rsid w:val="004E7968"/>
    <w:rsid w:val="004E7BE2"/>
    <w:rsid w:val="004F0824"/>
    <w:rsid w:val="004F0C1B"/>
    <w:rsid w:val="004F101A"/>
    <w:rsid w:val="004F171E"/>
    <w:rsid w:val="004F2A95"/>
    <w:rsid w:val="004F369D"/>
    <w:rsid w:val="004F3A96"/>
    <w:rsid w:val="004F473C"/>
    <w:rsid w:val="004F63A3"/>
    <w:rsid w:val="004F786F"/>
    <w:rsid w:val="00501061"/>
    <w:rsid w:val="005017F3"/>
    <w:rsid w:val="0050216F"/>
    <w:rsid w:val="00502BDD"/>
    <w:rsid w:val="005030A3"/>
    <w:rsid w:val="0050434C"/>
    <w:rsid w:val="0050489E"/>
    <w:rsid w:val="00505BAD"/>
    <w:rsid w:val="0050687D"/>
    <w:rsid w:val="00506F99"/>
    <w:rsid w:val="0050779C"/>
    <w:rsid w:val="00507A78"/>
    <w:rsid w:val="005107CB"/>
    <w:rsid w:val="005107FD"/>
    <w:rsid w:val="005112CB"/>
    <w:rsid w:val="00511675"/>
    <w:rsid w:val="00511AC3"/>
    <w:rsid w:val="00511E20"/>
    <w:rsid w:val="00512103"/>
    <w:rsid w:val="00513215"/>
    <w:rsid w:val="00513FF0"/>
    <w:rsid w:val="00514482"/>
    <w:rsid w:val="00514635"/>
    <w:rsid w:val="00515D32"/>
    <w:rsid w:val="00516377"/>
    <w:rsid w:val="005169B2"/>
    <w:rsid w:val="005169C0"/>
    <w:rsid w:val="005201CF"/>
    <w:rsid w:val="00520401"/>
    <w:rsid w:val="00520791"/>
    <w:rsid w:val="00520A34"/>
    <w:rsid w:val="00520A75"/>
    <w:rsid w:val="00520E2B"/>
    <w:rsid w:val="0052345C"/>
    <w:rsid w:val="00523576"/>
    <w:rsid w:val="00523D05"/>
    <w:rsid w:val="00524001"/>
    <w:rsid w:val="00524738"/>
    <w:rsid w:val="00524D57"/>
    <w:rsid w:val="00525E90"/>
    <w:rsid w:val="0052661C"/>
    <w:rsid w:val="00526816"/>
    <w:rsid w:val="00526B9B"/>
    <w:rsid w:val="00526E2D"/>
    <w:rsid w:val="005277AC"/>
    <w:rsid w:val="0053018C"/>
    <w:rsid w:val="005313AB"/>
    <w:rsid w:val="00531432"/>
    <w:rsid w:val="005314CF"/>
    <w:rsid w:val="005317D1"/>
    <w:rsid w:val="005323DA"/>
    <w:rsid w:val="00532A76"/>
    <w:rsid w:val="0053321A"/>
    <w:rsid w:val="0053329A"/>
    <w:rsid w:val="005333DB"/>
    <w:rsid w:val="00534969"/>
    <w:rsid w:val="005349AE"/>
    <w:rsid w:val="00534B2C"/>
    <w:rsid w:val="005359F8"/>
    <w:rsid w:val="00536481"/>
    <w:rsid w:val="00536B52"/>
    <w:rsid w:val="00537A86"/>
    <w:rsid w:val="0053E11B"/>
    <w:rsid w:val="00540114"/>
    <w:rsid w:val="00540873"/>
    <w:rsid w:val="00540C3D"/>
    <w:rsid w:val="00541C3F"/>
    <w:rsid w:val="005430F8"/>
    <w:rsid w:val="0054332D"/>
    <w:rsid w:val="00544913"/>
    <w:rsid w:val="0054550F"/>
    <w:rsid w:val="00545876"/>
    <w:rsid w:val="00545BBD"/>
    <w:rsid w:val="00545F63"/>
    <w:rsid w:val="00546736"/>
    <w:rsid w:val="00547276"/>
    <w:rsid w:val="005478CD"/>
    <w:rsid w:val="00547FC0"/>
    <w:rsid w:val="005505F7"/>
    <w:rsid w:val="005507FF"/>
    <w:rsid w:val="00551AFA"/>
    <w:rsid w:val="00551B7F"/>
    <w:rsid w:val="00551CDC"/>
    <w:rsid w:val="00551D73"/>
    <w:rsid w:val="005537CC"/>
    <w:rsid w:val="00556B10"/>
    <w:rsid w:val="00557EB4"/>
    <w:rsid w:val="00557F97"/>
    <w:rsid w:val="0056020D"/>
    <w:rsid w:val="005602F3"/>
    <w:rsid w:val="0056216B"/>
    <w:rsid w:val="00562F8B"/>
    <w:rsid w:val="00563449"/>
    <w:rsid w:val="00563612"/>
    <w:rsid w:val="005643A8"/>
    <w:rsid w:val="005648FE"/>
    <w:rsid w:val="005653C3"/>
    <w:rsid w:val="00565B38"/>
    <w:rsid w:val="00565D6E"/>
    <w:rsid w:val="0056610F"/>
    <w:rsid w:val="00566A21"/>
    <w:rsid w:val="00566D74"/>
    <w:rsid w:val="00566EAB"/>
    <w:rsid w:val="0056748E"/>
    <w:rsid w:val="005678D0"/>
    <w:rsid w:val="00570295"/>
    <w:rsid w:val="00570D68"/>
    <w:rsid w:val="00571063"/>
    <w:rsid w:val="0057177E"/>
    <w:rsid w:val="00571E48"/>
    <w:rsid w:val="0057207A"/>
    <w:rsid w:val="00573307"/>
    <w:rsid w:val="0057495A"/>
    <w:rsid w:val="005752F6"/>
    <w:rsid w:val="005755B5"/>
    <w:rsid w:val="00575BCA"/>
    <w:rsid w:val="005761CE"/>
    <w:rsid w:val="00577A70"/>
    <w:rsid w:val="00577FE7"/>
    <w:rsid w:val="00580353"/>
    <w:rsid w:val="00580F80"/>
    <w:rsid w:val="00580FBE"/>
    <w:rsid w:val="00581C54"/>
    <w:rsid w:val="00581F97"/>
    <w:rsid w:val="0058205E"/>
    <w:rsid w:val="005823FF"/>
    <w:rsid w:val="0058240A"/>
    <w:rsid w:val="005831D8"/>
    <w:rsid w:val="005835B5"/>
    <w:rsid w:val="00583687"/>
    <w:rsid w:val="005851A0"/>
    <w:rsid w:val="00585880"/>
    <w:rsid w:val="00585C5E"/>
    <w:rsid w:val="005869A0"/>
    <w:rsid w:val="00587113"/>
    <w:rsid w:val="00590858"/>
    <w:rsid w:val="00593A11"/>
    <w:rsid w:val="00593F6C"/>
    <w:rsid w:val="00594263"/>
    <w:rsid w:val="00596125"/>
    <w:rsid w:val="00596D8D"/>
    <w:rsid w:val="00596DEB"/>
    <w:rsid w:val="00597134"/>
    <w:rsid w:val="005975AA"/>
    <w:rsid w:val="005A0822"/>
    <w:rsid w:val="005A0E03"/>
    <w:rsid w:val="005A1D47"/>
    <w:rsid w:val="005A1F1F"/>
    <w:rsid w:val="005A2836"/>
    <w:rsid w:val="005A2E24"/>
    <w:rsid w:val="005A3479"/>
    <w:rsid w:val="005A48C5"/>
    <w:rsid w:val="005A4A8A"/>
    <w:rsid w:val="005A656A"/>
    <w:rsid w:val="005A7702"/>
    <w:rsid w:val="005A7E9F"/>
    <w:rsid w:val="005A7FB5"/>
    <w:rsid w:val="005B0344"/>
    <w:rsid w:val="005B0B8A"/>
    <w:rsid w:val="005B0D89"/>
    <w:rsid w:val="005B13B7"/>
    <w:rsid w:val="005B1552"/>
    <w:rsid w:val="005B1CD6"/>
    <w:rsid w:val="005B2736"/>
    <w:rsid w:val="005B2A80"/>
    <w:rsid w:val="005B4674"/>
    <w:rsid w:val="005B4C8B"/>
    <w:rsid w:val="005B520E"/>
    <w:rsid w:val="005B592D"/>
    <w:rsid w:val="005B6224"/>
    <w:rsid w:val="005B6227"/>
    <w:rsid w:val="005B6D43"/>
    <w:rsid w:val="005B71C0"/>
    <w:rsid w:val="005C0901"/>
    <w:rsid w:val="005C10F1"/>
    <w:rsid w:val="005C1995"/>
    <w:rsid w:val="005C1DAE"/>
    <w:rsid w:val="005C2094"/>
    <w:rsid w:val="005C2753"/>
    <w:rsid w:val="005C2CF2"/>
    <w:rsid w:val="005C2DDE"/>
    <w:rsid w:val="005C327A"/>
    <w:rsid w:val="005C335E"/>
    <w:rsid w:val="005C34B8"/>
    <w:rsid w:val="005C6551"/>
    <w:rsid w:val="005C7436"/>
    <w:rsid w:val="005C7B21"/>
    <w:rsid w:val="005D01CC"/>
    <w:rsid w:val="005D0BC7"/>
    <w:rsid w:val="005D132B"/>
    <w:rsid w:val="005D159E"/>
    <w:rsid w:val="005D1E0C"/>
    <w:rsid w:val="005D1E36"/>
    <w:rsid w:val="005D22BE"/>
    <w:rsid w:val="005D2412"/>
    <w:rsid w:val="005D4AA8"/>
    <w:rsid w:val="005D4CD0"/>
    <w:rsid w:val="005D4CDA"/>
    <w:rsid w:val="005D6169"/>
    <w:rsid w:val="005D6400"/>
    <w:rsid w:val="005D6667"/>
    <w:rsid w:val="005D6C82"/>
    <w:rsid w:val="005D6D8E"/>
    <w:rsid w:val="005D6FD2"/>
    <w:rsid w:val="005D794F"/>
    <w:rsid w:val="005D7E02"/>
    <w:rsid w:val="005D7E83"/>
    <w:rsid w:val="005E08B4"/>
    <w:rsid w:val="005E0C8B"/>
    <w:rsid w:val="005E144F"/>
    <w:rsid w:val="005E1F36"/>
    <w:rsid w:val="005E2800"/>
    <w:rsid w:val="005E32D3"/>
    <w:rsid w:val="005E3392"/>
    <w:rsid w:val="005E4156"/>
    <w:rsid w:val="005E47AC"/>
    <w:rsid w:val="005E6B8D"/>
    <w:rsid w:val="005F028D"/>
    <w:rsid w:val="005F0FEA"/>
    <w:rsid w:val="005F14CC"/>
    <w:rsid w:val="005F2088"/>
    <w:rsid w:val="005F259C"/>
    <w:rsid w:val="005F27B7"/>
    <w:rsid w:val="005F356B"/>
    <w:rsid w:val="005F37AE"/>
    <w:rsid w:val="005F39D1"/>
    <w:rsid w:val="005F3FD3"/>
    <w:rsid w:val="005F60F1"/>
    <w:rsid w:val="006011A4"/>
    <w:rsid w:val="006013D5"/>
    <w:rsid w:val="00601890"/>
    <w:rsid w:val="006019A1"/>
    <w:rsid w:val="00601CE5"/>
    <w:rsid w:val="0060232F"/>
    <w:rsid w:val="00602726"/>
    <w:rsid w:val="006032FB"/>
    <w:rsid w:val="006033C5"/>
    <w:rsid w:val="00603A51"/>
    <w:rsid w:val="00604622"/>
    <w:rsid w:val="00604D21"/>
    <w:rsid w:val="00605825"/>
    <w:rsid w:val="0060585B"/>
    <w:rsid w:val="006059BE"/>
    <w:rsid w:val="00605B0C"/>
    <w:rsid w:val="006062B6"/>
    <w:rsid w:val="006075F3"/>
    <w:rsid w:val="00607C6A"/>
    <w:rsid w:val="006126E3"/>
    <w:rsid w:val="006129AD"/>
    <w:rsid w:val="00613490"/>
    <w:rsid w:val="00613E5E"/>
    <w:rsid w:val="0061449C"/>
    <w:rsid w:val="00614D48"/>
    <w:rsid w:val="0061539B"/>
    <w:rsid w:val="006159A1"/>
    <w:rsid w:val="00616649"/>
    <w:rsid w:val="00616CA3"/>
    <w:rsid w:val="006171DA"/>
    <w:rsid w:val="0061751F"/>
    <w:rsid w:val="0062051F"/>
    <w:rsid w:val="006208E4"/>
    <w:rsid w:val="00621B36"/>
    <w:rsid w:val="0062241D"/>
    <w:rsid w:val="00622DE2"/>
    <w:rsid w:val="00623732"/>
    <w:rsid w:val="0062532E"/>
    <w:rsid w:val="006255BF"/>
    <w:rsid w:val="0062594E"/>
    <w:rsid w:val="006265E5"/>
    <w:rsid w:val="0062764D"/>
    <w:rsid w:val="00627D49"/>
    <w:rsid w:val="00627EA7"/>
    <w:rsid w:val="00630089"/>
    <w:rsid w:val="00630278"/>
    <w:rsid w:val="006306FF"/>
    <w:rsid w:val="00630CE2"/>
    <w:rsid w:val="0063148E"/>
    <w:rsid w:val="00631D9B"/>
    <w:rsid w:val="00632113"/>
    <w:rsid w:val="006326FE"/>
    <w:rsid w:val="00632F80"/>
    <w:rsid w:val="006344D2"/>
    <w:rsid w:val="006345C1"/>
    <w:rsid w:val="00634884"/>
    <w:rsid w:val="00634F70"/>
    <w:rsid w:val="0063553A"/>
    <w:rsid w:val="00635F46"/>
    <w:rsid w:val="006364D3"/>
    <w:rsid w:val="006409F6"/>
    <w:rsid w:val="006413EB"/>
    <w:rsid w:val="006428D0"/>
    <w:rsid w:val="006433C4"/>
    <w:rsid w:val="00643415"/>
    <w:rsid w:val="00643B4F"/>
    <w:rsid w:val="00644730"/>
    <w:rsid w:val="00644F02"/>
    <w:rsid w:val="0064567C"/>
    <w:rsid w:val="00645A0B"/>
    <w:rsid w:val="00645D22"/>
    <w:rsid w:val="00646CCE"/>
    <w:rsid w:val="00646ED2"/>
    <w:rsid w:val="006501DC"/>
    <w:rsid w:val="00650466"/>
    <w:rsid w:val="00651216"/>
    <w:rsid w:val="00651709"/>
    <w:rsid w:val="00651A08"/>
    <w:rsid w:val="00651C12"/>
    <w:rsid w:val="00654204"/>
    <w:rsid w:val="006544B5"/>
    <w:rsid w:val="00654E37"/>
    <w:rsid w:val="00655AE5"/>
    <w:rsid w:val="00656EB8"/>
    <w:rsid w:val="006600EF"/>
    <w:rsid w:val="00660B43"/>
    <w:rsid w:val="00660D4D"/>
    <w:rsid w:val="00661DCD"/>
    <w:rsid w:val="00663B19"/>
    <w:rsid w:val="00663B97"/>
    <w:rsid w:val="00663C0A"/>
    <w:rsid w:val="00665CF2"/>
    <w:rsid w:val="00665EF8"/>
    <w:rsid w:val="00666DEA"/>
    <w:rsid w:val="00667B87"/>
    <w:rsid w:val="00667D2B"/>
    <w:rsid w:val="00670434"/>
    <w:rsid w:val="006708E5"/>
    <w:rsid w:val="00672495"/>
    <w:rsid w:val="00672B3D"/>
    <w:rsid w:val="00674E6D"/>
    <w:rsid w:val="006754E6"/>
    <w:rsid w:val="00675BEE"/>
    <w:rsid w:val="00675CC7"/>
    <w:rsid w:val="00676005"/>
    <w:rsid w:val="0067697E"/>
    <w:rsid w:val="00676EB9"/>
    <w:rsid w:val="00677233"/>
    <w:rsid w:val="00680783"/>
    <w:rsid w:val="00680A9E"/>
    <w:rsid w:val="00681A6C"/>
    <w:rsid w:val="00681FE1"/>
    <w:rsid w:val="006823BD"/>
    <w:rsid w:val="0068293C"/>
    <w:rsid w:val="00682FB9"/>
    <w:rsid w:val="00683260"/>
    <w:rsid w:val="0068329A"/>
    <w:rsid w:val="00684C3F"/>
    <w:rsid w:val="00684E4B"/>
    <w:rsid w:val="00686493"/>
    <w:rsid w:val="00686DB5"/>
    <w:rsid w:val="00687FBF"/>
    <w:rsid w:val="006901C8"/>
    <w:rsid w:val="006912B8"/>
    <w:rsid w:val="00692691"/>
    <w:rsid w:val="00692B7E"/>
    <w:rsid w:val="006939A5"/>
    <w:rsid w:val="00693C71"/>
    <w:rsid w:val="00693DAB"/>
    <w:rsid w:val="006944B2"/>
    <w:rsid w:val="00694C27"/>
    <w:rsid w:val="00694FD1"/>
    <w:rsid w:val="0069533A"/>
    <w:rsid w:val="00695917"/>
    <w:rsid w:val="0069602B"/>
    <w:rsid w:val="00696338"/>
    <w:rsid w:val="006964CA"/>
    <w:rsid w:val="006968E1"/>
    <w:rsid w:val="00696FC0"/>
    <w:rsid w:val="00697197"/>
    <w:rsid w:val="00697D76"/>
    <w:rsid w:val="006A0524"/>
    <w:rsid w:val="006A2CF0"/>
    <w:rsid w:val="006A3E0F"/>
    <w:rsid w:val="006A46E0"/>
    <w:rsid w:val="006A5C5E"/>
    <w:rsid w:val="006A5D82"/>
    <w:rsid w:val="006B0C24"/>
    <w:rsid w:val="006B2571"/>
    <w:rsid w:val="006B5D4F"/>
    <w:rsid w:val="006B6024"/>
    <w:rsid w:val="006B6260"/>
    <w:rsid w:val="006B6B66"/>
    <w:rsid w:val="006C0D54"/>
    <w:rsid w:val="006C101E"/>
    <w:rsid w:val="006C1280"/>
    <w:rsid w:val="006C1487"/>
    <w:rsid w:val="006C1F62"/>
    <w:rsid w:val="006C3A85"/>
    <w:rsid w:val="006C45F9"/>
    <w:rsid w:val="006C48CF"/>
    <w:rsid w:val="006C5940"/>
    <w:rsid w:val="006C5E5B"/>
    <w:rsid w:val="006C5FB0"/>
    <w:rsid w:val="006C6022"/>
    <w:rsid w:val="006C610C"/>
    <w:rsid w:val="006C63BA"/>
    <w:rsid w:val="006C7289"/>
    <w:rsid w:val="006C7624"/>
    <w:rsid w:val="006D0C8E"/>
    <w:rsid w:val="006D240E"/>
    <w:rsid w:val="006D27AC"/>
    <w:rsid w:val="006D29CB"/>
    <w:rsid w:val="006D6BC1"/>
    <w:rsid w:val="006D6D97"/>
    <w:rsid w:val="006D76F9"/>
    <w:rsid w:val="006D7F3B"/>
    <w:rsid w:val="006E006C"/>
    <w:rsid w:val="006E0132"/>
    <w:rsid w:val="006E061D"/>
    <w:rsid w:val="006E12C9"/>
    <w:rsid w:val="006E1F29"/>
    <w:rsid w:val="006E25F3"/>
    <w:rsid w:val="006E4415"/>
    <w:rsid w:val="006E4CEB"/>
    <w:rsid w:val="006E6CAF"/>
    <w:rsid w:val="006E6F95"/>
    <w:rsid w:val="006E702C"/>
    <w:rsid w:val="006E72E9"/>
    <w:rsid w:val="006F0659"/>
    <w:rsid w:val="006F0D13"/>
    <w:rsid w:val="006F0D4A"/>
    <w:rsid w:val="006F164D"/>
    <w:rsid w:val="006F239B"/>
    <w:rsid w:val="006F23DA"/>
    <w:rsid w:val="006F2501"/>
    <w:rsid w:val="006F356D"/>
    <w:rsid w:val="006F3EBB"/>
    <w:rsid w:val="006F4DCC"/>
    <w:rsid w:val="006F69E4"/>
    <w:rsid w:val="006F6D3D"/>
    <w:rsid w:val="00700853"/>
    <w:rsid w:val="00701238"/>
    <w:rsid w:val="0070206C"/>
    <w:rsid w:val="00703D21"/>
    <w:rsid w:val="007049B2"/>
    <w:rsid w:val="00704DDE"/>
    <w:rsid w:val="00705976"/>
    <w:rsid w:val="007062C6"/>
    <w:rsid w:val="00706A64"/>
    <w:rsid w:val="00707D95"/>
    <w:rsid w:val="007103E5"/>
    <w:rsid w:val="00710D96"/>
    <w:rsid w:val="0071225D"/>
    <w:rsid w:val="00712C2B"/>
    <w:rsid w:val="00713127"/>
    <w:rsid w:val="007134B0"/>
    <w:rsid w:val="00713BCA"/>
    <w:rsid w:val="00713C6A"/>
    <w:rsid w:val="00713CCF"/>
    <w:rsid w:val="00713CE7"/>
    <w:rsid w:val="00713F54"/>
    <w:rsid w:val="007148E4"/>
    <w:rsid w:val="00715BEA"/>
    <w:rsid w:val="00715ECE"/>
    <w:rsid w:val="00716BEE"/>
    <w:rsid w:val="00717E0E"/>
    <w:rsid w:val="00720358"/>
    <w:rsid w:val="00720655"/>
    <w:rsid w:val="00721112"/>
    <w:rsid w:val="00721E01"/>
    <w:rsid w:val="007223E4"/>
    <w:rsid w:val="0072255D"/>
    <w:rsid w:val="00722B6A"/>
    <w:rsid w:val="00723308"/>
    <w:rsid w:val="007251FF"/>
    <w:rsid w:val="00725B68"/>
    <w:rsid w:val="00726A7C"/>
    <w:rsid w:val="007279E5"/>
    <w:rsid w:val="0073143B"/>
    <w:rsid w:val="00731736"/>
    <w:rsid w:val="00731865"/>
    <w:rsid w:val="00732260"/>
    <w:rsid w:val="00732B96"/>
    <w:rsid w:val="00733C81"/>
    <w:rsid w:val="00735D46"/>
    <w:rsid w:val="00736201"/>
    <w:rsid w:val="00737386"/>
    <w:rsid w:val="00737790"/>
    <w:rsid w:val="00737A1A"/>
    <w:rsid w:val="00737D3E"/>
    <w:rsid w:val="00737F50"/>
    <w:rsid w:val="00740904"/>
    <w:rsid w:val="00740EEA"/>
    <w:rsid w:val="00741B78"/>
    <w:rsid w:val="00741E66"/>
    <w:rsid w:val="00741F6F"/>
    <w:rsid w:val="00742565"/>
    <w:rsid w:val="00743398"/>
    <w:rsid w:val="00743451"/>
    <w:rsid w:val="007448F1"/>
    <w:rsid w:val="00745061"/>
    <w:rsid w:val="007450AF"/>
    <w:rsid w:val="00745C76"/>
    <w:rsid w:val="0074615C"/>
    <w:rsid w:val="00746728"/>
    <w:rsid w:val="007471F0"/>
    <w:rsid w:val="00747B63"/>
    <w:rsid w:val="00750A69"/>
    <w:rsid w:val="00750D4B"/>
    <w:rsid w:val="007513FA"/>
    <w:rsid w:val="00752E5D"/>
    <w:rsid w:val="007533D5"/>
    <w:rsid w:val="00753436"/>
    <w:rsid w:val="007539BB"/>
    <w:rsid w:val="00753FAA"/>
    <w:rsid w:val="00754F57"/>
    <w:rsid w:val="007550D8"/>
    <w:rsid w:val="00755CEF"/>
    <w:rsid w:val="00755D77"/>
    <w:rsid w:val="007563BE"/>
    <w:rsid w:val="0075758E"/>
    <w:rsid w:val="007614F2"/>
    <w:rsid w:val="00761A03"/>
    <w:rsid w:val="00761C79"/>
    <w:rsid w:val="00762162"/>
    <w:rsid w:val="0076492E"/>
    <w:rsid w:val="007656B8"/>
    <w:rsid w:val="007663F4"/>
    <w:rsid w:val="00766489"/>
    <w:rsid w:val="00767715"/>
    <w:rsid w:val="00770865"/>
    <w:rsid w:val="00770C1F"/>
    <w:rsid w:val="007724CF"/>
    <w:rsid w:val="00773940"/>
    <w:rsid w:val="00774551"/>
    <w:rsid w:val="00774D22"/>
    <w:rsid w:val="00776F1B"/>
    <w:rsid w:val="00777711"/>
    <w:rsid w:val="007777B4"/>
    <w:rsid w:val="00777D8A"/>
    <w:rsid w:val="00777F63"/>
    <w:rsid w:val="00777F8B"/>
    <w:rsid w:val="00777FC8"/>
    <w:rsid w:val="00780A0D"/>
    <w:rsid w:val="0078177D"/>
    <w:rsid w:val="00781B75"/>
    <w:rsid w:val="00781CB9"/>
    <w:rsid w:val="00781E77"/>
    <w:rsid w:val="00782491"/>
    <w:rsid w:val="007832B0"/>
    <w:rsid w:val="00784A10"/>
    <w:rsid w:val="007878B0"/>
    <w:rsid w:val="00787BF8"/>
    <w:rsid w:val="007909DA"/>
    <w:rsid w:val="00790F61"/>
    <w:rsid w:val="00791028"/>
    <w:rsid w:val="00791322"/>
    <w:rsid w:val="00792028"/>
    <w:rsid w:val="0079221D"/>
    <w:rsid w:val="0079259D"/>
    <w:rsid w:val="00792BD8"/>
    <w:rsid w:val="0079337D"/>
    <w:rsid w:val="00793D5E"/>
    <w:rsid w:val="00794804"/>
    <w:rsid w:val="007950E0"/>
    <w:rsid w:val="00796772"/>
    <w:rsid w:val="007A0346"/>
    <w:rsid w:val="007A065A"/>
    <w:rsid w:val="007A0DC1"/>
    <w:rsid w:val="007A1737"/>
    <w:rsid w:val="007A32FD"/>
    <w:rsid w:val="007A3B41"/>
    <w:rsid w:val="007A3CA3"/>
    <w:rsid w:val="007A423B"/>
    <w:rsid w:val="007A50F1"/>
    <w:rsid w:val="007A61AC"/>
    <w:rsid w:val="007A7095"/>
    <w:rsid w:val="007A71D7"/>
    <w:rsid w:val="007B06D6"/>
    <w:rsid w:val="007B33F1"/>
    <w:rsid w:val="007B4C23"/>
    <w:rsid w:val="007B5941"/>
    <w:rsid w:val="007B63C6"/>
    <w:rsid w:val="007B67B0"/>
    <w:rsid w:val="007B69D7"/>
    <w:rsid w:val="007B6CDD"/>
    <w:rsid w:val="007B6DDA"/>
    <w:rsid w:val="007B71B9"/>
    <w:rsid w:val="007B778C"/>
    <w:rsid w:val="007B7A84"/>
    <w:rsid w:val="007C00A9"/>
    <w:rsid w:val="007C0163"/>
    <w:rsid w:val="007C0308"/>
    <w:rsid w:val="007C1084"/>
    <w:rsid w:val="007C2083"/>
    <w:rsid w:val="007C2FC7"/>
    <w:rsid w:val="007C2FF2"/>
    <w:rsid w:val="007C36AE"/>
    <w:rsid w:val="007C42C4"/>
    <w:rsid w:val="007C48FE"/>
    <w:rsid w:val="007C56D7"/>
    <w:rsid w:val="007C56E0"/>
    <w:rsid w:val="007C7705"/>
    <w:rsid w:val="007D06D2"/>
    <w:rsid w:val="007D11EC"/>
    <w:rsid w:val="007D14F2"/>
    <w:rsid w:val="007D19A7"/>
    <w:rsid w:val="007D2D4E"/>
    <w:rsid w:val="007D3135"/>
    <w:rsid w:val="007D3F59"/>
    <w:rsid w:val="007D5182"/>
    <w:rsid w:val="007D54DB"/>
    <w:rsid w:val="007D59A3"/>
    <w:rsid w:val="007D5CEF"/>
    <w:rsid w:val="007D6232"/>
    <w:rsid w:val="007D69D3"/>
    <w:rsid w:val="007D75FE"/>
    <w:rsid w:val="007E0757"/>
    <w:rsid w:val="007E29FA"/>
    <w:rsid w:val="007E3031"/>
    <w:rsid w:val="007E30B5"/>
    <w:rsid w:val="007E3B2D"/>
    <w:rsid w:val="007E428B"/>
    <w:rsid w:val="007E45B8"/>
    <w:rsid w:val="007E4DC0"/>
    <w:rsid w:val="007E4E46"/>
    <w:rsid w:val="007E5395"/>
    <w:rsid w:val="007E5FD6"/>
    <w:rsid w:val="007E6407"/>
    <w:rsid w:val="007E645F"/>
    <w:rsid w:val="007E660A"/>
    <w:rsid w:val="007E67AD"/>
    <w:rsid w:val="007E73AB"/>
    <w:rsid w:val="007E7E53"/>
    <w:rsid w:val="007E7FDB"/>
    <w:rsid w:val="007F0F6D"/>
    <w:rsid w:val="007F1826"/>
    <w:rsid w:val="007F1CA9"/>
    <w:rsid w:val="007F1F99"/>
    <w:rsid w:val="007F282B"/>
    <w:rsid w:val="007F2980"/>
    <w:rsid w:val="007F3394"/>
    <w:rsid w:val="007F54C2"/>
    <w:rsid w:val="007F5B8F"/>
    <w:rsid w:val="007F731B"/>
    <w:rsid w:val="007F768F"/>
    <w:rsid w:val="007F7784"/>
    <w:rsid w:val="00800140"/>
    <w:rsid w:val="00801676"/>
    <w:rsid w:val="008018E1"/>
    <w:rsid w:val="00801AE1"/>
    <w:rsid w:val="00801D1C"/>
    <w:rsid w:val="0080236E"/>
    <w:rsid w:val="00803243"/>
    <w:rsid w:val="008036E3"/>
    <w:rsid w:val="00804003"/>
    <w:rsid w:val="00805ACA"/>
    <w:rsid w:val="00806464"/>
    <w:rsid w:val="0080729D"/>
    <w:rsid w:val="0080791D"/>
    <w:rsid w:val="0081079C"/>
    <w:rsid w:val="00810B28"/>
    <w:rsid w:val="00810C3D"/>
    <w:rsid w:val="008110FB"/>
    <w:rsid w:val="0081242C"/>
    <w:rsid w:val="00812D65"/>
    <w:rsid w:val="008131DE"/>
    <w:rsid w:val="008147B5"/>
    <w:rsid w:val="00814C0C"/>
    <w:rsid w:val="008163DC"/>
    <w:rsid w:val="00816614"/>
    <w:rsid w:val="008166AA"/>
    <w:rsid w:val="008168FB"/>
    <w:rsid w:val="00820005"/>
    <w:rsid w:val="008210D9"/>
    <w:rsid w:val="00821255"/>
    <w:rsid w:val="008220C4"/>
    <w:rsid w:val="00823061"/>
    <w:rsid w:val="00823126"/>
    <w:rsid w:val="0082473C"/>
    <w:rsid w:val="00825435"/>
    <w:rsid w:val="00825A8D"/>
    <w:rsid w:val="00826407"/>
    <w:rsid w:val="008267A7"/>
    <w:rsid w:val="0082741C"/>
    <w:rsid w:val="00830044"/>
    <w:rsid w:val="00830D06"/>
    <w:rsid w:val="00831997"/>
    <w:rsid w:val="00832E1C"/>
    <w:rsid w:val="00833C91"/>
    <w:rsid w:val="00834049"/>
    <w:rsid w:val="008351A9"/>
    <w:rsid w:val="0083544F"/>
    <w:rsid w:val="00836367"/>
    <w:rsid w:val="0083649E"/>
    <w:rsid w:val="008365A1"/>
    <w:rsid w:val="008365CD"/>
    <w:rsid w:val="00836D3D"/>
    <w:rsid w:val="008374F9"/>
    <w:rsid w:val="00837A32"/>
    <w:rsid w:val="0084020A"/>
    <w:rsid w:val="00840672"/>
    <w:rsid w:val="00840E6C"/>
    <w:rsid w:val="00840ED4"/>
    <w:rsid w:val="008410D3"/>
    <w:rsid w:val="008411FD"/>
    <w:rsid w:val="00844B6D"/>
    <w:rsid w:val="00844C03"/>
    <w:rsid w:val="00845830"/>
    <w:rsid w:val="00845DC2"/>
    <w:rsid w:val="0084612F"/>
    <w:rsid w:val="00846846"/>
    <w:rsid w:val="0084712B"/>
    <w:rsid w:val="0084775D"/>
    <w:rsid w:val="00850305"/>
    <w:rsid w:val="00851061"/>
    <w:rsid w:val="00851793"/>
    <w:rsid w:val="00852C62"/>
    <w:rsid w:val="0085332E"/>
    <w:rsid w:val="008537FE"/>
    <w:rsid w:val="00854E3B"/>
    <w:rsid w:val="00855470"/>
    <w:rsid w:val="0085645A"/>
    <w:rsid w:val="008567E1"/>
    <w:rsid w:val="00856843"/>
    <w:rsid w:val="00856C4F"/>
    <w:rsid w:val="00857CBB"/>
    <w:rsid w:val="008615EB"/>
    <w:rsid w:val="008620D3"/>
    <w:rsid w:val="0086259F"/>
    <w:rsid w:val="00862FE4"/>
    <w:rsid w:val="008630B4"/>
    <w:rsid w:val="008639FE"/>
    <w:rsid w:val="008643B7"/>
    <w:rsid w:val="008649E6"/>
    <w:rsid w:val="00865B47"/>
    <w:rsid w:val="008664DB"/>
    <w:rsid w:val="00866B80"/>
    <w:rsid w:val="00866D0C"/>
    <w:rsid w:val="0086701E"/>
    <w:rsid w:val="008672A7"/>
    <w:rsid w:val="0086745F"/>
    <w:rsid w:val="00867B84"/>
    <w:rsid w:val="008701A6"/>
    <w:rsid w:val="00870447"/>
    <w:rsid w:val="00870B09"/>
    <w:rsid w:val="00872D13"/>
    <w:rsid w:val="0087316E"/>
    <w:rsid w:val="00873603"/>
    <w:rsid w:val="008761CE"/>
    <w:rsid w:val="008761F5"/>
    <w:rsid w:val="00876664"/>
    <w:rsid w:val="00877509"/>
    <w:rsid w:val="00880175"/>
    <w:rsid w:val="00881230"/>
    <w:rsid w:val="00881741"/>
    <w:rsid w:val="00882B0E"/>
    <w:rsid w:val="00884862"/>
    <w:rsid w:val="008854D9"/>
    <w:rsid w:val="008859E3"/>
    <w:rsid w:val="00885DAE"/>
    <w:rsid w:val="00885E78"/>
    <w:rsid w:val="00886879"/>
    <w:rsid w:val="00886F50"/>
    <w:rsid w:val="0088774B"/>
    <w:rsid w:val="00887AE1"/>
    <w:rsid w:val="00887B89"/>
    <w:rsid w:val="0089096F"/>
    <w:rsid w:val="00891245"/>
    <w:rsid w:val="00891479"/>
    <w:rsid w:val="00891581"/>
    <w:rsid w:val="0089323D"/>
    <w:rsid w:val="00894C85"/>
    <w:rsid w:val="00895F08"/>
    <w:rsid w:val="008960AF"/>
    <w:rsid w:val="008961F9"/>
    <w:rsid w:val="00896317"/>
    <w:rsid w:val="00896802"/>
    <w:rsid w:val="00896EA2"/>
    <w:rsid w:val="00896F74"/>
    <w:rsid w:val="008973E7"/>
    <w:rsid w:val="00897B7C"/>
    <w:rsid w:val="008A02FA"/>
    <w:rsid w:val="008A161D"/>
    <w:rsid w:val="008A20CE"/>
    <w:rsid w:val="008A2412"/>
    <w:rsid w:val="008A2C7D"/>
    <w:rsid w:val="008A2DC2"/>
    <w:rsid w:val="008A3A80"/>
    <w:rsid w:val="008A3D80"/>
    <w:rsid w:val="008A481E"/>
    <w:rsid w:val="008A4C10"/>
    <w:rsid w:val="008A57B4"/>
    <w:rsid w:val="008A5931"/>
    <w:rsid w:val="008A7185"/>
    <w:rsid w:val="008A7260"/>
    <w:rsid w:val="008A7B09"/>
    <w:rsid w:val="008B05F5"/>
    <w:rsid w:val="008B0645"/>
    <w:rsid w:val="008B0CC7"/>
    <w:rsid w:val="008B1C91"/>
    <w:rsid w:val="008B2016"/>
    <w:rsid w:val="008B2E8C"/>
    <w:rsid w:val="008B2F7C"/>
    <w:rsid w:val="008B30E7"/>
    <w:rsid w:val="008B5E8B"/>
    <w:rsid w:val="008B6161"/>
    <w:rsid w:val="008B6524"/>
    <w:rsid w:val="008B68B4"/>
    <w:rsid w:val="008B7E88"/>
    <w:rsid w:val="008C01CC"/>
    <w:rsid w:val="008C0490"/>
    <w:rsid w:val="008C1993"/>
    <w:rsid w:val="008C1DFC"/>
    <w:rsid w:val="008C2C4E"/>
    <w:rsid w:val="008C2CD3"/>
    <w:rsid w:val="008C34AB"/>
    <w:rsid w:val="008C446F"/>
    <w:rsid w:val="008C4779"/>
    <w:rsid w:val="008C4AA8"/>
    <w:rsid w:val="008C4B23"/>
    <w:rsid w:val="008C58DC"/>
    <w:rsid w:val="008C7260"/>
    <w:rsid w:val="008C7339"/>
    <w:rsid w:val="008D1C25"/>
    <w:rsid w:val="008D1E66"/>
    <w:rsid w:val="008D1F97"/>
    <w:rsid w:val="008D3A06"/>
    <w:rsid w:val="008D3C0E"/>
    <w:rsid w:val="008D3D06"/>
    <w:rsid w:val="008D50A8"/>
    <w:rsid w:val="008D529D"/>
    <w:rsid w:val="008D5619"/>
    <w:rsid w:val="008D5BBE"/>
    <w:rsid w:val="008D64D5"/>
    <w:rsid w:val="008D6DFA"/>
    <w:rsid w:val="008D71CD"/>
    <w:rsid w:val="008D7F8F"/>
    <w:rsid w:val="008E066A"/>
    <w:rsid w:val="008E0E6D"/>
    <w:rsid w:val="008E2B89"/>
    <w:rsid w:val="008E2E98"/>
    <w:rsid w:val="008E38DC"/>
    <w:rsid w:val="008E3DFD"/>
    <w:rsid w:val="008E3F0E"/>
    <w:rsid w:val="008E3F9E"/>
    <w:rsid w:val="008E4F50"/>
    <w:rsid w:val="008E5922"/>
    <w:rsid w:val="008F02C9"/>
    <w:rsid w:val="008F0358"/>
    <w:rsid w:val="008F08E9"/>
    <w:rsid w:val="008F12B0"/>
    <w:rsid w:val="008F13EE"/>
    <w:rsid w:val="008F1C36"/>
    <w:rsid w:val="008F1FDC"/>
    <w:rsid w:val="008F26ED"/>
    <w:rsid w:val="008F39C0"/>
    <w:rsid w:val="008F4BA6"/>
    <w:rsid w:val="008F4C0E"/>
    <w:rsid w:val="008F4FD7"/>
    <w:rsid w:val="008F52D6"/>
    <w:rsid w:val="008F6042"/>
    <w:rsid w:val="008F6528"/>
    <w:rsid w:val="008F6E2C"/>
    <w:rsid w:val="008F6EEF"/>
    <w:rsid w:val="008F7041"/>
    <w:rsid w:val="008F7A76"/>
    <w:rsid w:val="008F7E58"/>
    <w:rsid w:val="00900803"/>
    <w:rsid w:val="00901515"/>
    <w:rsid w:val="0090242D"/>
    <w:rsid w:val="00902480"/>
    <w:rsid w:val="00902A34"/>
    <w:rsid w:val="0090341F"/>
    <w:rsid w:val="00903440"/>
    <w:rsid w:val="00903693"/>
    <w:rsid w:val="00903E53"/>
    <w:rsid w:val="00904329"/>
    <w:rsid w:val="0090466E"/>
    <w:rsid w:val="0090532D"/>
    <w:rsid w:val="009064C5"/>
    <w:rsid w:val="00906948"/>
    <w:rsid w:val="00913ED5"/>
    <w:rsid w:val="00914116"/>
    <w:rsid w:val="009157DD"/>
    <w:rsid w:val="00915A5E"/>
    <w:rsid w:val="009166DF"/>
    <w:rsid w:val="00917D23"/>
    <w:rsid w:val="00917D94"/>
    <w:rsid w:val="009202C8"/>
    <w:rsid w:val="00920317"/>
    <w:rsid w:val="00922EDE"/>
    <w:rsid w:val="00924520"/>
    <w:rsid w:val="00924D58"/>
    <w:rsid w:val="00925611"/>
    <w:rsid w:val="00926165"/>
    <w:rsid w:val="00927F39"/>
    <w:rsid w:val="009303D9"/>
    <w:rsid w:val="009304A3"/>
    <w:rsid w:val="009305A3"/>
    <w:rsid w:val="009309A1"/>
    <w:rsid w:val="00930E0D"/>
    <w:rsid w:val="00931158"/>
    <w:rsid w:val="00933BF9"/>
    <w:rsid w:val="00933C64"/>
    <w:rsid w:val="00934257"/>
    <w:rsid w:val="009345BC"/>
    <w:rsid w:val="00934881"/>
    <w:rsid w:val="00936256"/>
    <w:rsid w:val="0093630E"/>
    <w:rsid w:val="00936332"/>
    <w:rsid w:val="00936C92"/>
    <w:rsid w:val="00936D86"/>
    <w:rsid w:val="0094019A"/>
    <w:rsid w:val="009412B8"/>
    <w:rsid w:val="0094320B"/>
    <w:rsid w:val="00943624"/>
    <w:rsid w:val="00943888"/>
    <w:rsid w:val="00943A91"/>
    <w:rsid w:val="00944C14"/>
    <w:rsid w:val="00944E73"/>
    <w:rsid w:val="00945A53"/>
    <w:rsid w:val="00945EF3"/>
    <w:rsid w:val="00946DA6"/>
    <w:rsid w:val="009476FF"/>
    <w:rsid w:val="00950C08"/>
    <w:rsid w:val="00951320"/>
    <w:rsid w:val="00952852"/>
    <w:rsid w:val="00952C07"/>
    <w:rsid w:val="009538A5"/>
    <w:rsid w:val="00953F9F"/>
    <w:rsid w:val="009545E1"/>
    <w:rsid w:val="009545E6"/>
    <w:rsid w:val="00955ABE"/>
    <w:rsid w:val="00955E66"/>
    <w:rsid w:val="00956A85"/>
    <w:rsid w:val="00956F5F"/>
    <w:rsid w:val="00961010"/>
    <w:rsid w:val="0096102D"/>
    <w:rsid w:val="00962569"/>
    <w:rsid w:val="0096373F"/>
    <w:rsid w:val="00963FDF"/>
    <w:rsid w:val="0096469B"/>
    <w:rsid w:val="009649DB"/>
    <w:rsid w:val="00965546"/>
    <w:rsid w:val="00967547"/>
    <w:rsid w:val="00967C12"/>
    <w:rsid w:val="009709F3"/>
    <w:rsid w:val="00971353"/>
    <w:rsid w:val="00972203"/>
    <w:rsid w:val="00973946"/>
    <w:rsid w:val="009756A4"/>
    <w:rsid w:val="00976E2D"/>
    <w:rsid w:val="00976E79"/>
    <w:rsid w:val="009771CE"/>
    <w:rsid w:val="0097782A"/>
    <w:rsid w:val="00980A32"/>
    <w:rsid w:val="00980C35"/>
    <w:rsid w:val="00981A10"/>
    <w:rsid w:val="009828D4"/>
    <w:rsid w:val="00982BCC"/>
    <w:rsid w:val="009830DF"/>
    <w:rsid w:val="00983EAC"/>
    <w:rsid w:val="00984477"/>
    <w:rsid w:val="00984A69"/>
    <w:rsid w:val="00984F68"/>
    <w:rsid w:val="00985737"/>
    <w:rsid w:val="00985F4F"/>
    <w:rsid w:val="00986BC1"/>
    <w:rsid w:val="00986E3A"/>
    <w:rsid w:val="00986E43"/>
    <w:rsid w:val="0098740D"/>
    <w:rsid w:val="009878C2"/>
    <w:rsid w:val="00987C88"/>
    <w:rsid w:val="00991DC1"/>
    <w:rsid w:val="0099230F"/>
    <w:rsid w:val="0099410F"/>
    <w:rsid w:val="00996340"/>
    <w:rsid w:val="009963A7"/>
    <w:rsid w:val="009966B2"/>
    <w:rsid w:val="009973CC"/>
    <w:rsid w:val="00997414"/>
    <w:rsid w:val="009A0308"/>
    <w:rsid w:val="009A032D"/>
    <w:rsid w:val="009A0454"/>
    <w:rsid w:val="009A1BA3"/>
    <w:rsid w:val="009A2F59"/>
    <w:rsid w:val="009A362C"/>
    <w:rsid w:val="009A3A0D"/>
    <w:rsid w:val="009A574D"/>
    <w:rsid w:val="009A6319"/>
    <w:rsid w:val="009A6AEF"/>
    <w:rsid w:val="009A7730"/>
    <w:rsid w:val="009A7D24"/>
    <w:rsid w:val="009B081B"/>
    <w:rsid w:val="009B120D"/>
    <w:rsid w:val="009B1548"/>
    <w:rsid w:val="009B1B26"/>
    <w:rsid w:val="009B1B80"/>
    <w:rsid w:val="009B21B6"/>
    <w:rsid w:val="009B2A56"/>
    <w:rsid w:val="009B32E5"/>
    <w:rsid w:val="009B36AD"/>
    <w:rsid w:val="009B4301"/>
    <w:rsid w:val="009B45B1"/>
    <w:rsid w:val="009B49D8"/>
    <w:rsid w:val="009B6AA5"/>
    <w:rsid w:val="009B76AE"/>
    <w:rsid w:val="009B773E"/>
    <w:rsid w:val="009B78FA"/>
    <w:rsid w:val="009C02DF"/>
    <w:rsid w:val="009C103E"/>
    <w:rsid w:val="009C10DE"/>
    <w:rsid w:val="009C12F7"/>
    <w:rsid w:val="009C15B1"/>
    <w:rsid w:val="009C1E01"/>
    <w:rsid w:val="009C207F"/>
    <w:rsid w:val="009C3CCB"/>
    <w:rsid w:val="009C48FD"/>
    <w:rsid w:val="009C4E63"/>
    <w:rsid w:val="009C5C80"/>
    <w:rsid w:val="009C66FF"/>
    <w:rsid w:val="009C71FE"/>
    <w:rsid w:val="009C73B1"/>
    <w:rsid w:val="009C7BEC"/>
    <w:rsid w:val="009D072D"/>
    <w:rsid w:val="009D0AEC"/>
    <w:rsid w:val="009D0C0A"/>
    <w:rsid w:val="009D1183"/>
    <w:rsid w:val="009D1569"/>
    <w:rsid w:val="009D1757"/>
    <w:rsid w:val="009D221D"/>
    <w:rsid w:val="009D2A12"/>
    <w:rsid w:val="009D2BFC"/>
    <w:rsid w:val="009D2C02"/>
    <w:rsid w:val="009D3C0B"/>
    <w:rsid w:val="009D4293"/>
    <w:rsid w:val="009D4315"/>
    <w:rsid w:val="009D60B4"/>
    <w:rsid w:val="009D64EB"/>
    <w:rsid w:val="009D6FCD"/>
    <w:rsid w:val="009E1781"/>
    <w:rsid w:val="009E20D9"/>
    <w:rsid w:val="009E240D"/>
    <w:rsid w:val="009E3546"/>
    <w:rsid w:val="009E3AC2"/>
    <w:rsid w:val="009E3C58"/>
    <w:rsid w:val="009E3C91"/>
    <w:rsid w:val="009E3F47"/>
    <w:rsid w:val="009E51DE"/>
    <w:rsid w:val="009E56AE"/>
    <w:rsid w:val="009E5794"/>
    <w:rsid w:val="009E6597"/>
    <w:rsid w:val="009E77AF"/>
    <w:rsid w:val="009F01F4"/>
    <w:rsid w:val="009F0624"/>
    <w:rsid w:val="009F0B2A"/>
    <w:rsid w:val="009F1D79"/>
    <w:rsid w:val="009F2C6C"/>
    <w:rsid w:val="009F57C9"/>
    <w:rsid w:val="009F5BF4"/>
    <w:rsid w:val="009F6006"/>
    <w:rsid w:val="009F6AB7"/>
    <w:rsid w:val="009F6EF0"/>
    <w:rsid w:val="009F782D"/>
    <w:rsid w:val="009F7E17"/>
    <w:rsid w:val="00A00569"/>
    <w:rsid w:val="00A01ED8"/>
    <w:rsid w:val="00A03A0A"/>
    <w:rsid w:val="00A043FE"/>
    <w:rsid w:val="00A04E0F"/>
    <w:rsid w:val="00A059B3"/>
    <w:rsid w:val="00A06662"/>
    <w:rsid w:val="00A076F4"/>
    <w:rsid w:val="00A107FA"/>
    <w:rsid w:val="00A119F6"/>
    <w:rsid w:val="00A128BD"/>
    <w:rsid w:val="00A132BD"/>
    <w:rsid w:val="00A14957"/>
    <w:rsid w:val="00A14B56"/>
    <w:rsid w:val="00A163E5"/>
    <w:rsid w:val="00A16E46"/>
    <w:rsid w:val="00A16F41"/>
    <w:rsid w:val="00A170A3"/>
    <w:rsid w:val="00A17B7B"/>
    <w:rsid w:val="00A216C2"/>
    <w:rsid w:val="00A21E8F"/>
    <w:rsid w:val="00A22827"/>
    <w:rsid w:val="00A2314B"/>
    <w:rsid w:val="00A23A92"/>
    <w:rsid w:val="00A24128"/>
    <w:rsid w:val="00A25D17"/>
    <w:rsid w:val="00A2631C"/>
    <w:rsid w:val="00A2680A"/>
    <w:rsid w:val="00A26FA0"/>
    <w:rsid w:val="00A270F5"/>
    <w:rsid w:val="00A305BB"/>
    <w:rsid w:val="00A30E0C"/>
    <w:rsid w:val="00A3211A"/>
    <w:rsid w:val="00A32F6D"/>
    <w:rsid w:val="00A32F6F"/>
    <w:rsid w:val="00A352A2"/>
    <w:rsid w:val="00A35724"/>
    <w:rsid w:val="00A35A11"/>
    <w:rsid w:val="00A362B6"/>
    <w:rsid w:val="00A36F5F"/>
    <w:rsid w:val="00A376DC"/>
    <w:rsid w:val="00A4041E"/>
    <w:rsid w:val="00A406E4"/>
    <w:rsid w:val="00A40A71"/>
    <w:rsid w:val="00A42135"/>
    <w:rsid w:val="00A4294B"/>
    <w:rsid w:val="00A44662"/>
    <w:rsid w:val="00A44721"/>
    <w:rsid w:val="00A44C5B"/>
    <w:rsid w:val="00A45CF9"/>
    <w:rsid w:val="00A45F96"/>
    <w:rsid w:val="00A462FF"/>
    <w:rsid w:val="00A51B50"/>
    <w:rsid w:val="00A51D11"/>
    <w:rsid w:val="00A521CA"/>
    <w:rsid w:val="00A5287F"/>
    <w:rsid w:val="00A52F59"/>
    <w:rsid w:val="00A53676"/>
    <w:rsid w:val="00A53F81"/>
    <w:rsid w:val="00A54211"/>
    <w:rsid w:val="00A54254"/>
    <w:rsid w:val="00A55407"/>
    <w:rsid w:val="00A55753"/>
    <w:rsid w:val="00A5584D"/>
    <w:rsid w:val="00A55FE2"/>
    <w:rsid w:val="00A5626D"/>
    <w:rsid w:val="00A56E56"/>
    <w:rsid w:val="00A60180"/>
    <w:rsid w:val="00A60225"/>
    <w:rsid w:val="00A6156C"/>
    <w:rsid w:val="00A623A9"/>
    <w:rsid w:val="00A63189"/>
    <w:rsid w:val="00A6332D"/>
    <w:rsid w:val="00A63E5A"/>
    <w:rsid w:val="00A6440C"/>
    <w:rsid w:val="00A64A09"/>
    <w:rsid w:val="00A64CF5"/>
    <w:rsid w:val="00A653DE"/>
    <w:rsid w:val="00A670DA"/>
    <w:rsid w:val="00A674F1"/>
    <w:rsid w:val="00A706C9"/>
    <w:rsid w:val="00A71000"/>
    <w:rsid w:val="00A71F9A"/>
    <w:rsid w:val="00A72A13"/>
    <w:rsid w:val="00A72E5E"/>
    <w:rsid w:val="00A74CF0"/>
    <w:rsid w:val="00A76C87"/>
    <w:rsid w:val="00A7703D"/>
    <w:rsid w:val="00A800EB"/>
    <w:rsid w:val="00A80E4A"/>
    <w:rsid w:val="00A814FA"/>
    <w:rsid w:val="00A82F6C"/>
    <w:rsid w:val="00A83DE1"/>
    <w:rsid w:val="00A83FA7"/>
    <w:rsid w:val="00A84ECF"/>
    <w:rsid w:val="00A86247"/>
    <w:rsid w:val="00A862BA"/>
    <w:rsid w:val="00A8686F"/>
    <w:rsid w:val="00A9005E"/>
    <w:rsid w:val="00A9038F"/>
    <w:rsid w:val="00A91941"/>
    <w:rsid w:val="00A91F74"/>
    <w:rsid w:val="00A97496"/>
    <w:rsid w:val="00A974B7"/>
    <w:rsid w:val="00AA23CC"/>
    <w:rsid w:val="00AA2A91"/>
    <w:rsid w:val="00AA2B2A"/>
    <w:rsid w:val="00AA3906"/>
    <w:rsid w:val="00AA3946"/>
    <w:rsid w:val="00AA6A72"/>
    <w:rsid w:val="00AB0AE1"/>
    <w:rsid w:val="00AB13C3"/>
    <w:rsid w:val="00AB194C"/>
    <w:rsid w:val="00AB1C7D"/>
    <w:rsid w:val="00AB2164"/>
    <w:rsid w:val="00AB251C"/>
    <w:rsid w:val="00AB2ACA"/>
    <w:rsid w:val="00AB34A4"/>
    <w:rsid w:val="00AB423A"/>
    <w:rsid w:val="00AB45A2"/>
    <w:rsid w:val="00AB4D95"/>
    <w:rsid w:val="00AB596D"/>
    <w:rsid w:val="00AB5B95"/>
    <w:rsid w:val="00AB6787"/>
    <w:rsid w:val="00AB76DF"/>
    <w:rsid w:val="00AB7C8F"/>
    <w:rsid w:val="00AC3545"/>
    <w:rsid w:val="00AC3F61"/>
    <w:rsid w:val="00AC75E6"/>
    <w:rsid w:val="00AD0AA6"/>
    <w:rsid w:val="00AD1B3F"/>
    <w:rsid w:val="00AD3452"/>
    <w:rsid w:val="00AD3E6E"/>
    <w:rsid w:val="00AD4562"/>
    <w:rsid w:val="00AD4566"/>
    <w:rsid w:val="00AD4C8A"/>
    <w:rsid w:val="00AD5E41"/>
    <w:rsid w:val="00AD6CE2"/>
    <w:rsid w:val="00AE0A27"/>
    <w:rsid w:val="00AE0C0E"/>
    <w:rsid w:val="00AE0C70"/>
    <w:rsid w:val="00AE1582"/>
    <w:rsid w:val="00AE1B6B"/>
    <w:rsid w:val="00AE2155"/>
    <w:rsid w:val="00AE235A"/>
    <w:rsid w:val="00AE3409"/>
    <w:rsid w:val="00AE3F48"/>
    <w:rsid w:val="00AE45E2"/>
    <w:rsid w:val="00AE48EA"/>
    <w:rsid w:val="00AE4FA5"/>
    <w:rsid w:val="00AE5A62"/>
    <w:rsid w:val="00AE5EE9"/>
    <w:rsid w:val="00AE669F"/>
    <w:rsid w:val="00AE70AB"/>
    <w:rsid w:val="00AF1041"/>
    <w:rsid w:val="00AF2344"/>
    <w:rsid w:val="00AF2C56"/>
    <w:rsid w:val="00AF311F"/>
    <w:rsid w:val="00AF381C"/>
    <w:rsid w:val="00AF494B"/>
    <w:rsid w:val="00AF4BFF"/>
    <w:rsid w:val="00AF4EBE"/>
    <w:rsid w:val="00AF4FEA"/>
    <w:rsid w:val="00AF564E"/>
    <w:rsid w:val="00AF6021"/>
    <w:rsid w:val="00B00496"/>
    <w:rsid w:val="00B004A3"/>
    <w:rsid w:val="00B02F3D"/>
    <w:rsid w:val="00B047B7"/>
    <w:rsid w:val="00B04AF1"/>
    <w:rsid w:val="00B04C2A"/>
    <w:rsid w:val="00B057C4"/>
    <w:rsid w:val="00B06CEA"/>
    <w:rsid w:val="00B06D55"/>
    <w:rsid w:val="00B11199"/>
    <w:rsid w:val="00B11A60"/>
    <w:rsid w:val="00B14B79"/>
    <w:rsid w:val="00B1558E"/>
    <w:rsid w:val="00B1595C"/>
    <w:rsid w:val="00B163D5"/>
    <w:rsid w:val="00B16503"/>
    <w:rsid w:val="00B1762F"/>
    <w:rsid w:val="00B17CA9"/>
    <w:rsid w:val="00B17FD8"/>
    <w:rsid w:val="00B22613"/>
    <w:rsid w:val="00B22871"/>
    <w:rsid w:val="00B231F9"/>
    <w:rsid w:val="00B237DF"/>
    <w:rsid w:val="00B2440F"/>
    <w:rsid w:val="00B2532F"/>
    <w:rsid w:val="00B25C81"/>
    <w:rsid w:val="00B25CDF"/>
    <w:rsid w:val="00B26022"/>
    <w:rsid w:val="00B26443"/>
    <w:rsid w:val="00B2695A"/>
    <w:rsid w:val="00B277FB"/>
    <w:rsid w:val="00B27866"/>
    <w:rsid w:val="00B2794E"/>
    <w:rsid w:val="00B27A32"/>
    <w:rsid w:val="00B27B12"/>
    <w:rsid w:val="00B31FAF"/>
    <w:rsid w:val="00B32616"/>
    <w:rsid w:val="00B32A80"/>
    <w:rsid w:val="00B3538B"/>
    <w:rsid w:val="00B35934"/>
    <w:rsid w:val="00B35C15"/>
    <w:rsid w:val="00B368B1"/>
    <w:rsid w:val="00B36FDD"/>
    <w:rsid w:val="00B37123"/>
    <w:rsid w:val="00B409A1"/>
    <w:rsid w:val="00B416A9"/>
    <w:rsid w:val="00B419CA"/>
    <w:rsid w:val="00B41A72"/>
    <w:rsid w:val="00B426E5"/>
    <w:rsid w:val="00B42802"/>
    <w:rsid w:val="00B43A4C"/>
    <w:rsid w:val="00B44744"/>
    <w:rsid w:val="00B44A76"/>
    <w:rsid w:val="00B44C49"/>
    <w:rsid w:val="00B44CC8"/>
    <w:rsid w:val="00B44FBD"/>
    <w:rsid w:val="00B451A9"/>
    <w:rsid w:val="00B452B3"/>
    <w:rsid w:val="00B45CEB"/>
    <w:rsid w:val="00B46436"/>
    <w:rsid w:val="00B46EED"/>
    <w:rsid w:val="00B472D5"/>
    <w:rsid w:val="00B476BB"/>
    <w:rsid w:val="00B47BEB"/>
    <w:rsid w:val="00B50297"/>
    <w:rsid w:val="00B50A15"/>
    <w:rsid w:val="00B51B52"/>
    <w:rsid w:val="00B5229B"/>
    <w:rsid w:val="00B525E9"/>
    <w:rsid w:val="00B537E6"/>
    <w:rsid w:val="00B53F40"/>
    <w:rsid w:val="00B54C85"/>
    <w:rsid w:val="00B55337"/>
    <w:rsid w:val="00B55CB3"/>
    <w:rsid w:val="00B5690A"/>
    <w:rsid w:val="00B57CBC"/>
    <w:rsid w:val="00B57E0B"/>
    <w:rsid w:val="00B60178"/>
    <w:rsid w:val="00B604E5"/>
    <w:rsid w:val="00B60E0F"/>
    <w:rsid w:val="00B61929"/>
    <w:rsid w:val="00B61A96"/>
    <w:rsid w:val="00B62617"/>
    <w:rsid w:val="00B63112"/>
    <w:rsid w:val="00B63741"/>
    <w:rsid w:val="00B6418A"/>
    <w:rsid w:val="00B65EBC"/>
    <w:rsid w:val="00B6626B"/>
    <w:rsid w:val="00B66B04"/>
    <w:rsid w:val="00B70320"/>
    <w:rsid w:val="00B70561"/>
    <w:rsid w:val="00B70C6D"/>
    <w:rsid w:val="00B718AA"/>
    <w:rsid w:val="00B71F49"/>
    <w:rsid w:val="00B723F6"/>
    <w:rsid w:val="00B734B8"/>
    <w:rsid w:val="00B73D70"/>
    <w:rsid w:val="00B74931"/>
    <w:rsid w:val="00B74AD8"/>
    <w:rsid w:val="00B75000"/>
    <w:rsid w:val="00B75A66"/>
    <w:rsid w:val="00B7635E"/>
    <w:rsid w:val="00B768D1"/>
    <w:rsid w:val="00B8062F"/>
    <w:rsid w:val="00B80A3C"/>
    <w:rsid w:val="00B84350"/>
    <w:rsid w:val="00B845C8"/>
    <w:rsid w:val="00B84735"/>
    <w:rsid w:val="00B859F3"/>
    <w:rsid w:val="00B9062C"/>
    <w:rsid w:val="00B906EA"/>
    <w:rsid w:val="00B91395"/>
    <w:rsid w:val="00B9209F"/>
    <w:rsid w:val="00B92402"/>
    <w:rsid w:val="00B92DFC"/>
    <w:rsid w:val="00B932C8"/>
    <w:rsid w:val="00B94AC8"/>
    <w:rsid w:val="00B95772"/>
    <w:rsid w:val="00B9593C"/>
    <w:rsid w:val="00B97A26"/>
    <w:rsid w:val="00BA0035"/>
    <w:rsid w:val="00BA1025"/>
    <w:rsid w:val="00BA1179"/>
    <w:rsid w:val="00BA12B5"/>
    <w:rsid w:val="00BA1453"/>
    <w:rsid w:val="00BA1908"/>
    <w:rsid w:val="00BA1B7E"/>
    <w:rsid w:val="00BA30AC"/>
    <w:rsid w:val="00BA442C"/>
    <w:rsid w:val="00BA46F5"/>
    <w:rsid w:val="00BA4ECD"/>
    <w:rsid w:val="00BA61BD"/>
    <w:rsid w:val="00BA6A21"/>
    <w:rsid w:val="00BA7043"/>
    <w:rsid w:val="00BA795A"/>
    <w:rsid w:val="00BB06CE"/>
    <w:rsid w:val="00BB18A6"/>
    <w:rsid w:val="00BB1DF5"/>
    <w:rsid w:val="00BB346B"/>
    <w:rsid w:val="00BB39B5"/>
    <w:rsid w:val="00BB45BE"/>
    <w:rsid w:val="00BB563A"/>
    <w:rsid w:val="00BB56C0"/>
    <w:rsid w:val="00BB5D28"/>
    <w:rsid w:val="00BB6163"/>
    <w:rsid w:val="00BB6719"/>
    <w:rsid w:val="00BB6954"/>
    <w:rsid w:val="00BB6F76"/>
    <w:rsid w:val="00BB78A2"/>
    <w:rsid w:val="00BC0487"/>
    <w:rsid w:val="00BC21D8"/>
    <w:rsid w:val="00BC23F9"/>
    <w:rsid w:val="00BC2592"/>
    <w:rsid w:val="00BC3420"/>
    <w:rsid w:val="00BC3FEC"/>
    <w:rsid w:val="00BC4017"/>
    <w:rsid w:val="00BC4BCA"/>
    <w:rsid w:val="00BC60BB"/>
    <w:rsid w:val="00BC6A30"/>
    <w:rsid w:val="00BC6CB4"/>
    <w:rsid w:val="00BC6D7D"/>
    <w:rsid w:val="00BC7176"/>
    <w:rsid w:val="00BC76D9"/>
    <w:rsid w:val="00BD000E"/>
    <w:rsid w:val="00BD24CF"/>
    <w:rsid w:val="00BD298D"/>
    <w:rsid w:val="00BD3FA1"/>
    <w:rsid w:val="00BD4AC9"/>
    <w:rsid w:val="00BD4BE7"/>
    <w:rsid w:val="00BD5023"/>
    <w:rsid w:val="00BD5EA6"/>
    <w:rsid w:val="00BD670B"/>
    <w:rsid w:val="00BD67AA"/>
    <w:rsid w:val="00BD7411"/>
    <w:rsid w:val="00BD78B6"/>
    <w:rsid w:val="00BD78BA"/>
    <w:rsid w:val="00BE0421"/>
    <w:rsid w:val="00BE070F"/>
    <w:rsid w:val="00BE0D89"/>
    <w:rsid w:val="00BE1542"/>
    <w:rsid w:val="00BE2153"/>
    <w:rsid w:val="00BE31E8"/>
    <w:rsid w:val="00BE379F"/>
    <w:rsid w:val="00BE47FD"/>
    <w:rsid w:val="00BE5682"/>
    <w:rsid w:val="00BE6968"/>
    <w:rsid w:val="00BE6C28"/>
    <w:rsid w:val="00BE7077"/>
    <w:rsid w:val="00BE7D3C"/>
    <w:rsid w:val="00BF02DE"/>
    <w:rsid w:val="00BF1C43"/>
    <w:rsid w:val="00BF1EA5"/>
    <w:rsid w:val="00BF27EF"/>
    <w:rsid w:val="00BF304A"/>
    <w:rsid w:val="00BF310C"/>
    <w:rsid w:val="00BF4AA4"/>
    <w:rsid w:val="00BF5FE3"/>
    <w:rsid w:val="00BF5FF6"/>
    <w:rsid w:val="00BF6B1B"/>
    <w:rsid w:val="00BF6B3D"/>
    <w:rsid w:val="00BF7831"/>
    <w:rsid w:val="00BF79DC"/>
    <w:rsid w:val="00BF7B61"/>
    <w:rsid w:val="00BF7F99"/>
    <w:rsid w:val="00C002B2"/>
    <w:rsid w:val="00C0044C"/>
    <w:rsid w:val="00C015E3"/>
    <w:rsid w:val="00C01A55"/>
    <w:rsid w:val="00C0207F"/>
    <w:rsid w:val="00C03A04"/>
    <w:rsid w:val="00C04290"/>
    <w:rsid w:val="00C048EA"/>
    <w:rsid w:val="00C05666"/>
    <w:rsid w:val="00C06359"/>
    <w:rsid w:val="00C06C9C"/>
    <w:rsid w:val="00C10E0C"/>
    <w:rsid w:val="00C12FF7"/>
    <w:rsid w:val="00C13006"/>
    <w:rsid w:val="00C1313D"/>
    <w:rsid w:val="00C157F2"/>
    <w:rsid w:val="00C15C01"/>
    <w:rsid w:val="00C16117"/>
    <w:rsid w:val="00C166E0"/>
    <w:rsid w:val="00C2049C"/>
    <w:rsid w:val="00C20884"/>
    <w:rsid w:val="00C20AE7"/>
    <w:rsid w:val="00C21F57"/>
    <w:rsid w:val="00C24070"/>
    <w:rsid w:val="00C2421A"/>
    <w:rsid w:val="00C249B1"/>
    <w:rsid w:val="00C249EC"/>
    <w:rsid w:val="00C252DA"/>
    <w:rsid w:val="00C261E5"/>
    <w:rsid w:val="00C273C3"/>
    <w:rsid w:val="00C306DA"/>
    <w:rsid w:val="00C3075A"/>
    <w:rsid w:val="00C307C6"/>
    <w:rsid w:val="00C30913"/>
    <w:rsid w:val="00C30DB8"/>
    <w:rsid w:val="00C31B1D"/>
    <w:rsid w:val="00C3229B"/>
    <w:rsid w:val="00C327F2"/>
    <w:rsid w:val="00C32B4C"/>
    <w:rsid w:val="00C335B3"/>
    <w:rsid w:val="00C35AF8"/>
    <w:rsid w:val="00C36A7E"/>
    <w:rsid w:val="00C37B42"/>
    <w:rsid w:val="00C37CEC"/>
    <w:rsid w:val="00C37EEE"/>
    <w:rsid w:val="00C43249"/>
    <w:rsid w:val="00C4371B"/>
    <w:rsid w:val="00C4377E"/>
    <w:rsid w:val="00C4384B"/>
    <w:rsid w:val="00C443C7"/>
    <w:rsid w:val="00C44A46"/>
    <w:rsid w:val="00C44E6D"/>
    <w:rsid w:val="00C4560B"/>
    <w:rsid w:val="00C45C59"/>
    <w:rsid w:val="00C45E8A"/>
    <w:rsid w:val="00C45EC3"/>
    <w:rsid w:val="00C45ECF"/>
    <w:rsid w:val="00C460A1"/>
    <w:rsid w:val="00C47865"/>
    <w:rsid w:val="00C47BC1"/>
    <w:rsid w:val="00C506F9"/>
    <w:rsid w:val="00C51A32"/>
    <w:rsid w:val="00C523D1"/>
    <w:rsid w:val="00C52EF1"/>
    <w:rsid w:val="00C53014"/>
    <w:rsid w:val="00C562FB"/>
    <w:rsid w:val="00C5673A"/>
    <w:rsid w:val="00C5769E"/>
    <w:rsid w:val="00C6015A"/>
    <w:rsid w:val="00C60F49"/>
    <w:rsid w:val="00C610B5"/>
    <w:rsid w:val="00C61494"/>
    <w:rsid w:val="00C62848"/>
    <w:rsid w:val="00C62E81"/>
    <w:rsid w:val="00C64408"/>
    <w:rsid w:val="00C653D4"/>
    <w:rsid w:val="00C674AD"/>
    <w:rsid w:val="00C67A6A"/>
    <w:rsid w:val="00C70896"/>
    <w:rsid w:val="00C70A63"/>
    <w:rsid w:val="00C711C3"/>
    <w:rsid w:val="00C712A6"/>
    <w:rsid w:val="00C734BF"/>
    <w:rsid w:val="00C74323"/>
    <w:rsid w:val="00C748AF"/>
    <w:rsid w:val="00C75260"/>
    <w:rsid w:val="00C759BD"/>
    <w:rsid w:val="00C75B4B"/>
    <w:rsid w:val="00C75EEE"/>
    <w:rsid w:val="00C76678"/>
    <w:rsid w:val="00C77558"/>
    <w:rsid w:val="00C80B4B"/>
    <w:rsid w:val="00C82103"/>
    <w:rsid w:val="00C82726"/>
    <w:rsid w:val="00C83F14"/>
    <w:rsid w:val="00C843CA"/>
    <w:rsid w:val="00C84860"/>
    <w:rsid w:val="00C84DEA"/>
    <w:rsid w:val="00C85642"/>
    <w:rsid w:val="00C85712"/>
    <w:rsid w:val="00C8585A"/>
    <w:rsid w:val="00C919A4"/>
    <w:rsid w:val="00C937D1"/>
    <w:rsid w:val="00C9445F"/>
    <w:rsid w:val="00C94EC8"/>
    <w:rsid w:val="00C95115"/>
    <w:rsid w:val="00C95227"/>
    <w:rsid w:val="00C95FD5"/>
    <w:rsid w:val="00C963A1"/>
    <w:rsid w:val="00C96E6B"/>
    <w:rsid w:val="00C97DDB"/>
    <w:rsid w:val="00CA00BD"/>
    <w:rsid w:val="00CA10FC"/>
    <w:rsid w:val="00CA2A2A"/>
    <w:rsid w:val="00CA2CBD"/>
    <w:rsid w:val="00CA2F81"/>
    <w:rsid w:val="00CA4392"/>
    <w:rsid w:val="00CA5FCC"/>
    <w:rsid w:val="00CA68B9"/>
    <w:rsid w:val="00CA750F"/>
    <w:rsid w:val="00CB0507"/>
    <w:rsid w:val="00CB0A05"/>
    <w:rsid w:val="00CB2E58"/>
    <w:rsid w:val="00CB2E8F"/>
    <w:rsid w:val="00CB4727"/>
    <w:rsid w:val="00CB4A11"/>
    <w:rsid w:val="00CB4F56"/>
    <w:rsid w:val="00CB6EFC"/>
    <w:rsid w:val="00CB7642"/>
    <w:rsid w:val="00CB76E5"/>
    <w:rsid w:val="00CC0935"/>
    <w:rsid w:val="00CC0FE8"/>
    <w:rsid w:val="00CC11E1"/>
    <w:rsid w:val="00CC1287"/>
    <w:rsid w:val="00CC14B3"/>
    <w:rsid w:val="00CC190F"/>
    <w:rsid w:val="00CC236A"/>
    <w:rsid w:val="00CC31D7"/>
    <w:rsid w:val="00CC393F"/>
    <w:rsid w:val="00CC3E4C"/>
    <w:rsid w:val="00CC5FED"/>
    <w:rsid w:val="00CC658E"/>
    <w:rsid w:val="00CD199A"/>
    <w:rsid w:val="00CD2C6C"/>
    <w:rsid w:val="00CD2CBC"/>
    <w:rsid w:val="00CD2F37"/>
    <w:rsid w:val="00CD438C"/>
    <w:rsid w:val="00CE0A4E"/>
    <w:rsid w:val="00CE13BE"/>
    <w:rsid w:val="00CE2572"/>
    <w:rsid w:val="00CE2AAC"/>
    <w:rsid w:val="00CE2E8D"/>
    <w:rsid w:val="00CE3898"/>
    <w:rsid w:val="00CE3C92"/>
    <w:rsid w:val="00CE3E5F"/>
    <w:rsid w:val="00CE45AA"/>
    <w:rsid w:val="00CE4C7A"/>
    <w:rsid w:val="00CE5067"/>
    <w:rsid w:val="00CE5D6B"/>
    <w:rsid w:val="00CE6793"/>
    <w:rsid w:val="00CE7932"/>
    <w:rsid w:val="00CF12BB"/>
    <w:rsid w:val="00CF16BF"/>
    <w:rsid w:val="00CF1AFD"/>
    <w:rsid w:val="00CF1E26"/>
    <w:rsid w:val="00CF252E"/>
    <w:rsid w:val="00CF2F6D"/>
    <w:rsid w:val="00CF398B"/>
    <w:rsid w:val="00CF3B2C"/>
    <w:rsid w:val="00CF437B"/>
    <w:rsid w:val="00CF523D"/>
    <w:rsid w:val="00CF5512"/>
    <w:rsid w:val="00CF5B55"/>
    <w:rsid w:val="00CF6233"/>
    <w:rsid w:val="00CF63E5"/>
    <w:rsid w:val="00CF6EC0"/>
    <w:rsid w:val="00CF744F"/>
    <w:rsid w:val="00CF74A2"/>
    <w:rsid w:val="00CF74F7"/>
    <w:rsid w:val="00D00B73"/>
    <w:rsid w:val="00D00DE8"/>
    <w:rsid w:val="00D01CC3"/>
    <w:rsid w:val="00D039CB"/>
    <w:rsid w:val="00D03ABC"/>
    <w:rsid w:val="00D03C27"/>
    <w:rsid w:val="00D03EEE"/>
    <w:rsid w:val="00D0421F"/>
    <w:rsid w:val="00D04AD1"/>
    <w:rsid w:val="00D05403"/>
    <w:rsid w:val="00D0605E"/>
    <w:rsid w:val="00D06354"/>
    <w:rsid w:val="00D06901"/>
    <w:rsid w:val="00D11351"/>
    <w:rsid w:val="00D132C4"/>
    <w:rsid w:val="00D13A9B"/>
    <w:rsid w:val="00D14380"/>
    <w:rsid w:val="00D14E1F"/>
    <w:rsid w:val="00D155DE"/>
    <w:rsid w:val="00D16857"/>
    <w:rsid w:val="00D17739"/>
    <w:rsid w:val="00D17D6B"/>
    <w:rsid w:val="00D215F8"/>
    <w:rsid w:val="00D2176E"/>
    <w:rsid w:val="00D21F35"/>
    <w:rsid w:val="00D229DA"/>
    <w:rsid w:val="00D22B2B"/>
    <w:rsid w:val="00D24667"/>
    <w:rsid w:val="00D24D8D"/>
    <w:rsid w:val="00D259A6"/>
    <w:rsid w:val="00D25F12"/>
    <w:rsid w:val="00D279C6"/>
    <w:rsid w:val="00D27BF9"/>
    <w:rsid w:val="00D27CBB"/>
    <w:rsid w:val="00D31594"/>
    <w:rsid w:val="00D32F96"/>
    <w:rsid w:val="00D33006"/>
    <w:rsid w:val="00D34497"/>
    <w:rsid w:val="00D346FA"/>
    <w:rsid w:val="00D34A68"/>
    <w:rsid w:val="00D34DD6"/>
    <w:rsid w:val="00D35609"/>
    <w:rsid w:val="00D35ACA"/>
    <w:rsid w:val="00D36C49"/>
    <w:rsid w:val="00D3798D"/>
    <w:rsid w:val="00D40630"/>
    <w:rsid w:val="00D40AFC"/>
    <w:rsid w:val="00D41C5C"/>
    <w:rsid w:val="00D44543"/>
    <w:rsid w:val="00D449DE"/>
    <w:rsid w:val="00D4503F"/>
    <w:rsid w:val="00D456A6"/>
    <w:rsid w:val="00D4585F"/>
    <w:rsid w:val="00D45C96"/>
    <w:rsid w:val="00D46288"/>
    <w:rsid w:val="00D46377"/>
    <w:rsid w:val="00D47CBC"/>
    <w:rsid w:val="00D47DFD"/>
    <w:rsid w:val="00D51156"/>
    <w:rsid w:val="00D51B4B"/>
    <w:rsid w:val="00D52D85"/>
    <w:rsid w:val="00D52E0D"/>
    <w:rsid w:val="00D530C6"/>
    <w:rsid w:val="00D53108"/>
    <w:rsid w:val="00D53337"/>
    <w:rsid w:val="00D5334F"/>
    <w:rsid w:val="00D5463A"/>
    <w:rsid w:val="00D56806"/>
    <w:rsid w:val="00D60118"/>
    <w:rsid w:val="00D632BE"/>
    <w:rsid w:val="00D63342"/>
    <w:rsid w:val="00D637B2"/>
    <w:rsid w:val="00D6388F"/>
    <w:rsid w:val="00D649D7"/>
    <w:rsid w:val="00D64E74"/>
    <w:rsid w:val="00D6589E"/>
    <w:rsid w:val="00D66B93"/>
    <w:rsid w:val="00D67DA4"/>
    <w:rsid w:val="00D67F3A"/>
    <w:rsid w:val="00D71D89"/>
    <w:rsid w:val="00D71ED0"/>
    <w:rsid w:val="00D72B70"/>
    <w:rsid w:val="00D72D06"/>
    <w:rsid w:val="00D739A1"/>
    <w:rsid w:val="00D73F1E"/>
    <w:rsid w:val="00D74436"/>
    <w:rsid w:val="00D74ABD"/>
    <w:rsid w:val="00D74C14"/>
    <w:rsid w:val="00D74F1E"/>
    <w:rsid w:val="00D7510F"/>
    <w:rsid w:val="00D7522C"/>
    <w:rsid w:val="00D7536F"/>
    <w:rsid w:val="00D76668"/>
    <w:rsid w:val="00D77C87"/>
    <w:rsid w:val="00D80909"/>
    <w:rsid w:val="00D80ED9"/>
    <w:rsid w:val="00D814A1"/>
    <w:rsid w:val="00D826F3"/>
    <w:rsid w:val="00D83898"/>
    <w:rsid w:val="00D84184"/>
    <w:rsid w:val="00D853D1"/>
    <w:rsid w:val="00D85854"/>
    <w:rsid w:val="00D861B1"/>
    <w:rsid w:val="00D86E49"/>
    <w:rsid w:val="00D8731F"/>
    <w:rsid w:val="00D8752B"/>
    <w:rsid w:val="00D914AB"/>
    <w:rsid w:val="00D91A78"/>
    <w:rsid w:val="00D92606"/>
    <w:rsid w:val="00D928BA"/>
    <w:rsid w:val="00D92F9F"/>
    <w:rsid w:val="00D93B72"/>
    <w:rsid w:val="00D94078"/>
    <w:rsid w:val="00D94931"/>
    <w:rsid w:val="00D94ACE"/>
    <w:rsid w:val="00D950C8"/>
    <w:rsid w:val="00D953DB"/>
    <w:rsid w:val="00D95D16"/>
    <w:rsid w:val="00D95EB1"/>
    <w:rsid w:val="00D95EFA"/>
    <w:rsid w:val="00D96469"/>
    <w:rsid w:val="00D96542"/>
    <w:rsid w:val="00DA0AF3"/>
    <w:rsid w:val="00DA15B3"/>
    <w:rsid w:val="00DA2571"/>
    <w:rsid w:val="00DA3ADB"/>
    <w:rsid w:val="00DA3C80"/>
    <w:rsid w:val="00DA47AF"/>
    <w:rsid w:val="00DA5D58"/>
    <w:rsid w:val="00DA5F13"/>
    <w:rsid w:val="00DA6479"/>
    <w:rsid w:val="00DA69A4"/>
    <w:rsid w:val="00DB0E40"/>
    <w:rsid w:val="00DB1660"/>
    <w:rsid w:val="00DB1747"/>
    <w:rsid w:val="00DB17F2"/>
    <w:rsid w:val="00DB2F59"/>
    <w:rsid w:val="00DB3277"/>
    <w:rsid w:val="00DB33FA"/>
    <w:rsid w:val="00DB34DC"/>
    <w:rsid w:val="00DB4239"/>
    <w:rsid w:val="00DB5360"/>
    <w:rsid w:val="00DB57D1"/>
    <w:rsid w:val="00DB5D22"/>
    <w:rsid w:val="00DB72DA"/>
    <w:rsid w:val="00DB72F4"/>
    <w:rsid w:val="00DC0150"/>
    <w:rsid w:val="00DC0B1E"/>
    <w:rsid w:val="00DC34F3"/>
    <w:rsid w:val="00DC399C"/>
    <w:rsid w:val="00DC47B2"/>
    <w:rsid w:val="00DC4C27"/>
    <w:rsid w:val="00DC5C0E"/>
    <w:rsid w:val="00DC6D30"/>
    <w:rsid w:val="00DD2497"/>
    <w:rsid w:val="00DD293A"/>
    <w:rsid w:val="00DD39BD"/>
    <w:rsid w:val="00DD3E9B"/>
    <w:rsid w:val="00DD3FEE"/>
    <w:rsid w:val="00DD4554"/>
    <w:rsid w:val="00DD4B6D"/>
    <w:rsid w:val="00DD5CC1"/>
    <w:rsid w:val="00DD752E"/>
    <w:rsid w:val="00DD756B"/>
    <w:rsid w:val="00DD7591"/>
    <w:rsid w:val="00DE0AD7"/>
    <w:rsid w:val="00DE0AED"/>
    <w:rsid w:val="00DE21BF"/>
    <w:rsid w:val="00DE22F3"/>
    <w:rsid w:val="00DE35BE"/>
    <w:rsid w:val="00DE5093"/>
    <w:rsid w:val="00DE59D1"/>
    <w:rsid w:val="00DE6964"/>
    <w:rsid w:val="00DE6B54"/>
    <w:rsid w:val="00DE746B"/>
    <w:rsid w:val="00DE79A2"/>
    <w:rsid w:val="00DF1476"/>
    <w:rsid w:val="00DF2690"/>
    <w:rsid w:val="00DF2BD1"/>
    <w:rsid w:val="00DF2C70"/>
    <w:rsid w:val="00DF3512"/>
    <w:rsid w:val="00DF4AEE"/>
    <w:rsid w:val="00DF582A"/>
    <w:rsid w:val="00DF5BE0"/>
    <w:rsid w:val="00DF5DFC"/>
    <w:rsid w:val="00DF68F2"/>
    <w:rsid w:val="00DF7B34"/>
    <w:rsid w:val="00E0066C"/>
    <w:rsid w:val="00E027B5"/>
    <w:rsid w:val="00E037B0"/>
    <w:rsid w:val="00E0417B"/>
    <w:rsid w:val="00E0490E"/>
    <w:rsid w:val="00E06203"/>
    <w:rsid w:val="00E06E70"/>
    <w:rsid w:val="00E07229"/>
    <w:rsid w:val="00E07383"/>
    <w:rsid w:val="00E07B8C"/>
    <w:rsid w:val="00E10568"/>
    <w:rsid w:val="00E116DB"/>
    <w:rsid w:val="00E12754"/>
    <w:rsid w:val="00E1281F"/>
    <w:rsid w:val="00E12C04"/>
    <w:rsid w:val="00E12C32"/>
    <w:rsid w:val="00E1375E"/>
    <w:rsid w:val="00E13A69"/>
    <w:rsid w:val="00E14DC4"/>
    <w:rsid w:val="00E165BC"/>
    <w:rsid w:val="00E166EF"/>
    <w:rsid w:val="00E167DA"/>
    <w:rsid w:val="00E16BBD"/>
    <w:rsid w:val="00E17AEA"/>
    <w:rsid w:val="00E22996"/>
    <w:rsid w:val="00E22AC9"/>
    <w:rsid w:val="00E22DCA"/>
    <w:rsid w:val="00E24C0D"/>
    <w:rsid w:val="00E24CFF"/>
    <w:rsid w:val="00E24E7D"/>
    <w:rsid w:val="00E251CD"/>
    <w:rsid w:val="00E2567B"/>
    <w:rsid w:val="00E26456"/>
    <w:rsid w:val="00E267FF"/>
    <w:rsid w:val="00E27511"/>
    <w:rsid w:val="00E27FEE"/>
    <w:rsid w:val="00E30100"/>
    <w:rsid w:val="00E31D6C"/>
    <w:rsid w:val="00E32C05"/>
    <w:rsid w:val="00E3310D"/>
    <w:rsid w:val="00E33263"/>
    <w:rsid w:val="00E336E3"/>
    <w:rsid w:val="00E346DD"/>
    <w:rsid w:val="00E349A2"/>
    <w:rsid w:val="00E3531B"/>
    <w:rsid w:val="00E357E5"/>
    <w:rsid w:val="00E36843"/>
    <w:rsid w:val="00E371E2"/>
    <w:rsid w:val="00E372FD"/>
    <w:rsid w:val="00E376CC"/>
    <w:rsid w:val="00E416CB"/>
    <w:rsid w:val="00E46A7C"/>
    <w:rsid w:val="00E478B1"/>
    <w:rsid w:val="00E509F7"/>
    <w:rsid w:val="00E54894"/>
    <w:rsid w:val="00E55627"/>
    <w:rsid w:val="00E55E83"/>
    <w:rsid w:val="00E56116"/>
    <w:rsid w:val="00E56784"/>
    <w:rsid w:val="00E56BA4"/>
    <w:rsid w:val="00E571F3"/>
    <w:rsid w:val="00E576F1"/>
    <w:rsid w:val="00E577A6"/>
    <w:rsid w:val="00E60DDA"/>
    <w:rsid w:val="00E6116A"/>
    <w:rsid w:val="00E61E12"/>
    <w:rsid w:val="00E62775"/>
    <w:rsid w:val="00E6287A"/>
    <w:rsid w:val="00E62CDD"/>
    <w:rsid w:val="00E62ED8"/>
    <w:rsid w:val="00E630A1"/>
    <w:rsid w:val="00E65D07"/>
    <w:rsid w:val="00E65EC7"/>
    <w:rsid w:val="00E663B9"/>
    <w:rsid w:val="00E66864"/>
    <w:rsid w:val="00E67402"/>
    <w:rsid w:val="00E67A26"/>
    <w:rsid w:val="00E67EAE"/>
    <w:rsid w:val="00E703FD"/>
    <w:rsid w:val="00E7083E"/>
    <w:rsid w:val="00E710AA"/>
    <w:rsid w:val="00E720A2"/>
    <w:rsid w:val="00E720AE"/>
    <w:rsid w:val="00E7470C"/>
    <w:rsid w:val="00E749C4"/>
    <w:rsid w:val="00E74A2E"/>
    <w:rsid w:val="00E75362"/>
    <w:rsid w:val="00E7596C"/>
    <w:rsid w:val="00E77930"/>
    <w:rsid w:val="00E77DB2"/>
    <w:rsid w:val="00E80DFB"/>
    <w:rsid w:val="00E81F4E"/>
    <w:rsid w:val="00E820A2"/>
    <w:rsid w:val="00E82658"/>
    <w:rsid w:val="00E855F8"/>
    <w:rsid w:val="00E856D3"/>
    <w:rsid w:val="00E85B88"/>
    <w:rsid w:val="00E863DA"/>
    <w:rsid w:val="00E86CB3"/>
    <w:rsid w:val="00E878F2"/>
    <w:rsid w:val="00E87930"/>
    <w:rsid w:val="00E87AD0"/>
    <w:rsid w:val="00E87DBF"/>
    <w:rsid w:val="00E90462"/>
    <w:rsid w:val="00E905F1"/>
    <w:rsid w:val="00E910DC"/>
    <w:rsid w:val="00E917CA"/>
    <w:rsid w:val="00E91C1B"/>
    <w:rsid w:val="00E91D19"/>
    <w:rsid w:val="00E93456"/>
    <w:rsid w:val="00E945EC"/>
    <w:rsid w:val="00E94B74"/>
    <w:rsid w:val="00E94E0D"/>
    <w:rsid w:val="00E95AE9"/>
    <w:rsid w:val="00E974F7"/>
    <w:rsid w:val="00E979B3"/>
    <w:rsid w:val="00EA1680"/>
    <w:rsid w:val="00EA17FD"/>
    <w:rsid w:val="00EA1FDD"/>
    <w:rsid w:val="00EA2298"/>
    <w:rsid w:val="00EA33EA"/>
    <w:rsid w:val="00EA36A9"/>
    <w:rsid w:val="00EA3D41"/>
    <w:rsid w:val="00EA46D5"/>
    <w:rsid w:val="00EA5198"/>
    <w:rsid w:val="00EA5BC6"/>
    <w:rsid w:val="00EA5DC5"/>
    <w:rsid w:val="00EA61BC"/>
    <w:rsid w:val="00EA6648"/>
    <w:rsid w:val="00EA6E78"/>
    <w:rsid w:val="00EB103F"/>
    <w:rsid w:val="00EB1A80"/>
    <w:rsid w:val="00EB22B6"/>
    <w:rsid w:val="00EB2B08"/>
    <w:rsid w:val="00EB2BF5"/>
    <w:rsid w:val="00EB3AD5"/>
    <w:rsid w:val="00EB6017"/>
    <w:rsid w:val="00EB69A1"/>
    <w:rsid w:val="00EB7793"/>
    <w:rsid w:val="00EC0488"/>
    <w:rsid w:val="00EC091C"/>
    <w:rsid w:val="00EC15A9"/>
    <w:rsid w:val="00EC1DE1"/>
    <w:rsid w:val="00EC207F"/>
    <w:rsid w:val="00EC21B3"/>
    <w:rsid w:val="00EC29CB"/>
    <w:rsid w:val="00EC3213"/>
    <w:rsid w:val="00EC3259"/>
    <w:rsid w:val="00EC4617"/>
    <w:rsid w:val="00EC4E3A"/>
    <w:rsid w:val="00EC5CF3"/>
    <w:rsid w:val="00EC61D0"/>
    <w:rsid w:val="00EC62FA"/>
    <w:rsid w:val="00EC6319"/>
    <w:rsid w:val="00EC71A3"/>
    <w:rsid w:val="00EC746E"/>
    <w:rsid w:val="00EC7B94"/>
    <w:rsid w:val="00ED0106"/>
    <w:rsid w:val="00ED0149"/>
    <w:rsid w:val="00ED0EA2"/>
    <w:rsid w:val="00ED1183"/>
    <w:rsid w:val="00ED1CC8"/>
    <w:rsid w:val="00ED1DA6"/>
    <w:rsid w:val="00ED2139"/>
    <w:rsid w:val="00ED457F"/>
    <w:rsid w:val="00ED53DB"/>
    <w:rsid w:val="00EE18B4"/>
    <w:rsid w:val="00EE3594"/>
    <w:rsid w:val="00EE39F0"/>
    <w:rsid w:val="00EE4C25"/>
    <w:rsid w:val="00EE55A7"/>
    <w:rsid w:val="00EE5F49"/>
    <w:rsid w:val="00EE6C08"/>
    <w:rsid w:val="00EE6D29"/>
    <w:rsid w:val="00EE71BB"/>
    <w:rsid w:val="00EE755F"/>
    <w:rsid w:val="00EE79B4"/>
    <w:rsid w:val="00EE7EF4"/>
    <w:rsid w:val="00EF0447"/>
    <w:rsid w:val="00EF053A"/>
    <w:rsid w:val="00EF09CF"/>
    <w:rsid w:val="00EF09DD"/>
    <w:rsid w:val="00EF2013"/>
    <w:rsid w:val="00EF2316"/>
    <w:rsid w:val="00EF2D88"/>
    <w:rsid w:val="00EF361C"/>
    <w:rsid w:val="00EF5D98"/>
    <w:rsid w:val="00EF637C"/>
    <w:rsid w:val="00EF63E0"/>
    <w:rsid w:val="00EF7DE3"/>
    <w:rsid w:val="00F00F96"/>
    <w:rsid w:val="00F02299"/>
    <w:rsid w:val="00F03103"/>
    <w:rsid w:val="00F03225"/>
    <w:rsid w:val="00F04FA6"/>
    <w:rsid w:val="00F05220"/>
    <w:rsid w:val="00F067B7"/>
    <w:rsid w:val="00F07307"/>
    <w:rsid w:val="00F07EA7"/>
    <w:rsid w:val="00F11396"/>
    <w:rsid w:val="00F12301"/>
    <w:rsid w:val="00F126CE"/>
    <w:rsid w:val="00F133FC"/>
    <w:rsid w:val="00F13AF7"/>
    <w:rsid w:val="00F14240"/>
    <w:rsid w:val="00F14532"/>
    <w:rsid w:val="00F14A18"/>
    <w:rsid w:val="00F15355"/>
    <w:rsid w:val="00F156B8"/>
    <w:rsid w:val="00F16299"/>
    <w:rsid w:val="00F165B7"/>
    <w:rsid w:val="00F16C7A"/>
    <w:rsid w:val="00F16E24"/>
    <w:rsid w:val="00F16F89"/>
    <w:rsid w:val="00F179A1"/>
    <w:rsid w:val="00F17ECD"/>
    <w:rsid w:val="00F20651"/>
    <w:rsid w:val="00F2101C"/>
    <w:rsid w:val="00F2256D"/>
    <w:rsid w:val="00F22E98"/>
    <w:rsid w:val="00F2340B"/>
    <w:rsid w:val="00F23DDC"/>
    <w:rsid w:val="00F23FA5"/>
    <w:rsid w:val="00F2486D"/>
    <w:rsid w:val="00F2514F"/>
    <w:rsid w:val="00F26FB2"/>
    <w:rsid w:val="00F271DE"/>
    <w:rsid w:val="00F2732B"/>
    <w:rsid w:val="00F30ED8"/>
    <w:rsid w:val="00F318C6"/>
    <w:rsid w:val="00F31D7F"/>
    <w:rsid w:val="00F31FBA"/>
    <w:rsid w:val="00F32B49"/>
    <w:rsid w:val="00F32B8D"/>
    <w:rsid w:val="00F33283"/>
    <w:rsid w:val="00F33FA3"/>
    <w:rsid w:val="00F36309"/>
    <w:rsid w:val="00F36A10"/>
    <w:rsid w:val="00F36E0C"/>
    <w:rsid w:val="00F377A3"/>
    <w:rsid w:val="00F40103"/>
    <w:rsid w:val="00F40E27"/>
    <w:rsid w:val="00F41FB0"/>
    <w:rsid w:val="00F43A2C"/>
    <w:rsid w:val="00F43A5F"/>
    <w:rsid w:val="00F43FAB"/>
    <w:rsid w:val="00F44571"/>
    <w:rsid w:val="00F44C88"/>
    <w:rsid w:val="00F4512A"/>
    <w:rsid w:val="00F4601A"/>
    <w:rsid w:val="00F46D4F"/>
    <w:rsid w:val="00F46D84"/>
    <w:rsid w:val="00F46F00"/>
    <w:rsid w:val="00F475D4"/>
    <w:rsid w:val="00F5003E"/>
    <w:rsid w:val="00F50739"/>
    <w:rsid w:val="00F50A6D"/>
    <w:rsid w:val="00F5120E"/>
    <w:rsid w:val="00F51282"/>
    <w:rsid w:val="00F51D4A"/>
    <w:rsid w:val="00F52B92"/>
    <w:rsid w:val="00F531B7"/>
    <w:rsid w:val="00F55B23"/>
    <w:rsid w:val="00F55DDA"/>
    <w:rsid w:val="00F57D2D"/>
    <w:rsid w:val="00F57F30"/>
    <w:rsid w:val="00F60085"/>
    <w:rsid w:val="00F606FC"/>
    <w:rsid w:val="00F62032"/>
    <w:rsid w:val="00F62200"/>
    <w:rsid w:val="00F6229D"/>
    <w:rsid w:val="00F627DA"/>
    <w:rsid w:val="00F64D87"/>
    <w:rsid w:val="00F653E5"/>
    <w:rsid w:val="00F65FD3"/>
    <w:rsid w:val="00F66D32"/>
    <w:rsid w:val="00F722BB"/>
    <w:rsid w:val="00F7233E"/>
    <w:rsid w:val="00F7288F"/>
    <w:rsid w:val="00F73B4A"/>
    <w:rsid w:val="00F73DE6"/>
    <w:rsid w:val="00F753AD"/>
    <w:rsid w:val="00F80241"/>
    <w:rsid w:val="00F80487"/>
    <w:rsid w:val="00F804D9"/>
    <w:rsid w:val="00F80FFA"/>
    <w:rsid w:val="00F81F9C"/>
    <w:rsid w:val="00F8303D"/>
    <w:rsid w:val="00F83C97"/>
    <w:rsid w:val="00F8406E"/>
    <w:rsid w:val="00F841BC"/>
    <w:rsid w:val="00F84620"/>
    <w:rsid w:val="00F847A6"/>
    <w:rsid w:val="00F84F79"/>
    <w:rsid w:val="00F85B89"/>
    <w:rsid w:val="00F8672C"/>
    <w:rsid w:val="00F8684D"/>
    <w:rsid w:val="00F8687E"/>
    <w:rsid w:val="00F8741B"/>
    <w:rsid w:val="00F876E1"/>
    <w:rsid w:val="00F9037A"/>
    <w:rsid w:val="00F91E1D"/>
    <w:rsid w:val="00F92666"/>
    <w:rsid w:val="00F931CA"/>
    <w:rsid w:val="00F93570"/>
    <w:rsid w:val="00F93CF9"/>
    <w:rsid w:val="00F94377"/>
    <w:rsid w:val="00F9441B"/>
    <w:rsid w:val="00F95738"/>
    <w:rsid w:val="00F96200"/>
    <w:rsid w:val="00F97572"/>
    <w:rsid w:val="00FA0143"/>
    <w:rsid w:val="00FA027B"/>
    <w:rsid w:val="00FA217F"/>
    <w:rsid w:val="00FA2208"/>
    <w:rsid w:val="00FA285F"/>
    <w:rsid w:val="00FA309A"/>
    <w:rsid w:val="00FA318F"/>
    <w:rsid w:val="00FA3812"/>
    <w:rsid w:val="00FA43B1"/>
    <w:rsid w:val="00FA4C32"/>
    <w:rsid w:val="00FA5277"/>
    <w:rsid w:val="00FA5B65"/>
    <w:rsid w:val="00FA61AF"/>
    <w:rsid w:val="00FA6FCE"/>
    <w:rsid w:val="00FA6FF6"/>
    <w:rsid w:val="00FA7785"/>
    <w:rsid w:val="00FA7E25"/>
    <w:rsid w:val="00FB04E2"/>
    <w:rsid w:val="00FB0A89"/>
    <w:rsid w:val="00FB13DC"/>
    <w:rsid w:val="00FB14BC"/>
    <w:rsid w:val="00FB214F"/>
    <w:rsid w:val="00FB22D0"/>
    <w:rsid w:val="00FB25E9"/>
    <w:rsid w:val="00FB3205"/>
    <w:rsid w:val="00FB3C0D"/>
    <w:rsid w:val="00FB492D"/>
    <w:rsid w:val="00FB4EF2"/>
    <w:rsid w:val="00FB512C"/>
    <w:rsid w:val="00FB5140"/>
    <w:rsid w:val="00FB5BEC"/>
    <w:rsid w:val="00FB5DDB"/>
    <w:rsid w:val="00FB623B"/>
    <w:rsid w:val="00FB7B24"/>
    <w:rsid w:val="00FC0DD9"/>
    <w:rsid w:val="00FC2366"/>
    <w:rsid w:val="00FC296B"/>
    <w:rsid w:val="00FC2E8D"/>
    <w:rsid w:val="00FC3385"/>
    <w:rsid w:val="00FC3C8D"/>
    <w:rsid w:val="00FC3CA5"/>
    <w:rsid w:val="00FC4A95"/>
    <w:rsid w:val="00FC6652"/>
    <w:rsid w:val="00FC6CBF"/>
    <w:rsid w:val="00FC7963"/>
    <w:rsid w:val="00FC7C43"/>
    <w:rsid w:val="00FD027D"/>
    <w:rsid w:val="00FD0F13"/>
    <w:rsid w:val="00FD1609"/>
    <w:rsid w:val="00FD16E6"/>
    <w:rsid w:val="00FD1D4B"/>
    <w:rsid w:val="00FD2C8B"/>
    <w:rsid w:val="00FD2CCB"/>
    <w:rsid w:val="00FD3B5F"/>
    <w:rsid w:val="00FD4602"/>
    <w:rsid w:val="00FD5242"/>
    <w:rsid w:val="00FD6795"/>
    <w:rsid w:val="00FD715C"/>
    <w:rsid w:val="00FD7807"/>
    <w:rsid w:val="00FD78BC"/>
    <w:rsid w:val="00FD7DB1"/>
    <w:rsid w:val="00FE0884"/>
    <w:rsid w:val="00FE09FA"/>
    <w:rsid w:val="00FE0D96"/>
    <w:rsid w:val="00FE272A"/>
    <w:rsid w:val="00FE294E"/>
    <w:rsid w:val="00FE3C2E"/>
    <w:rsid w:val="00FE3E05"/>
    <w:rsid w:val="00FE3EFA"/>
    <w:rsid w:val="00FE5D37"/>
    <w:rsid w:val="00FE61A1"/>
    <w:rsid w:val="00FE65FA"/>
    <w:rsid w:val="00FE68B9"/>
    <w:rsid w:val="00FE7114"/>
    <w:rsid w:val="00FE7700"/>
    <w:rsid w:val="00FF12A9"/>
    <w:rsid w:val="00FF2CE5"/>
    <w:rsid w:val="00FF33E6"/>
    <w:rsid w:val="00FF48E0"/>
    <w:rsid w:val="00FF73AD"/>
    <w:rsid w:val="00FF7535"/>
    <w:rsid w:val="01681649"/>
    <w:rsid w:val="017C52D2"/>
    <w:rsid w:val="01D11A4E"/>
    <w:rsid w:val="020F06BC"/>
    <w:rsid w:val="02B2E400"/>
    <w:rsid w:val="0386928D"/>
    <w:rsid w:val="0697D03E"/>
    <w:rsid w:val="069EB7B8"/>
    <w:rsid w:val="071135FF"/>
    <w:rsid w:val="07645A76"/>
    <w:rsid w:val="08DB07E7"/>
    <w:rsid w:val="0A38A48C"/>
    <w:rsid w:val="0AD1BC2E"/>
    <w:rsid w:val="0B8DB497"/>
    <w:rsid w:val="0D5B5ABE"/>
    <w:rsid w:val="0DD2AA76"/>
    <w:rsid w:val="0DEEF574"/>
    <w:rsid w:val="0E82BB5F"/>
    <w:rsid w:val="0ECDE69D"/>
    <w:rsid w:val="0F379FE0"/>
    <w:rsid w:val="10946460"/>
    <w:rsid w:val="113FAFD9"/>
    <w:rsid w:val="11D1DC62"/>
    <w:rsid w:val="1210E0D4"/>
    <w:rsid w:val="12C656E2"/>
    <w:rsid w:val="148ACC60"/>
    <w:rsid w:val="14A28E94"/>
    <w:rsid w:val="14ACD782"/>
    <w:rsid w:val="14DAD683"/>
    <w:rsid w:val="14EAE4BB"/>
    <w:rsid w:val="152AFAFF"/>
    <w:rsid w:val="15C9AEF8"/>
    <w:rsid w:val="162B2A6A"/>
    <w:rsid w:val="16395DAD"/>
    <w:rsid w:val="19E51A7D"/>
    <w:rsid w:val="1BE67ED8"/>
    <w:rsid w:val="1C907F59"/>
    <w:rsid w:val="1CBFFE96"/>
    <w:rsid w:val="1D63F094"/>
    <w:rsid w:val="1E61E918"/>
    <w:rsid w:val="2190FB18"/>
    <w:rsid w:val="2398154E"/>
    <w:rsid w:val="24428B70"/>
    <w:rsid w:val="24BEE0B8"/>
    <w:rsid w:val="250E1AE1"/>
    <w:rsid w:val="270FBFE9"/>
    <w:rsid w:val="28368CF9"/>
    <w:rsid w:val="28F3F2E7"/>
    <w:rsid w:val="2A2DD670"/>
    <w:rsid w:val="2AC2E2A2"/>
    <w:rsid w:val="2D37B40D"/>
    <w:rsid w:val="2DBA7F62"/>
    <w:rsid w:val="2E4536F3"/>
    <w:rsid w:val="2E5C7307"/>
    <w:rsid w:val="2F30293A"/>
    <w:rsid w:val="2F80F903"/>
    <w:rsid w:val="2FD41913"/>
    <w:rsid w:val="304C7741"/>
    <w:rsid w:val="306E1E67"/>
    <w:rsid w:val="330DAF2C"/>
    <w:rsid w:val="332804DD"/>
    <w:rsid w:val="3474E528"/>
    <w:rsid w:val="34F4BEB0"/>
    <w:rsid w:val="3658FAFA"/>
    <w:rsid w:val="369F69DB"/>
    <w:rsid w:val="37A9235C"/>
    <w:rsid w:val="37EC05F5"/>
    <w:rsid w:val="397FEF79"/>
    <w:rsid w:val="39C917A8"/>
    <w:rsid w:val="3A46E830"/>
    <w:rsid w:val="3A51A19E"/>
    <w:rsid w:val="3B0E44BD"/>
    <w:rsid w:val="3C1FC88C"/>
    <w:rsid w:val="3C9E0F98"/>
    <w:rsid w:val="3D9E194F"/>
    <w:rsid w:val="3F34B01A"/>
    <w:rsid w:val="3F7BF727"/>
    <w:rsid w:val="406A2E57"/>
    <w:rsid w:val="4080668E"/>
    <w:rsid w:val="4086B823"/>
    <w:rsid w:val="410F9166"/>
    <w:rsid w:val="413D4ACF"/>
    <w:rsid w:val="41510756"/>
    <w:rsid w:val="4206BD94"/>
    <w:rsid w:val="42AFF418"/>
    <w:rsid w:val="42F5C0B6"/>
    <w:rsid w:val="43B8E17C"/>
    <w:rsid w:val="44C7FD7F"/>
    <w:rsid w:val="4552D0BC"/>
    <w:rsid w:val="45B2E07D"/>
    <w:rsid w:val="45CA45E7"/>
    <w:rsid w:val="46B5B1E8"/>
    <w:rsid w:val="48007BD8"/>
    <w:rsid w:val="48A6E939"/>
    <w:rsid w:val="48FDC46C"/>
    <w:rsid w:val="49F8475F"/>
    <w:rsid w:val="4A606AD7"/>
    <w:rsid w:val="4B292E2B"/>
    <w:rsid w:val="4D3A418A"/>
    <w:rsid w:val="4E81BD1F"/>
    <w:rsid w:val="4EDD7168"/>
    <w:rsid w:val="4FC98F6F"/>
    <w:rsid w:val="4FF57A34"/>
    <w:rsid w:val="4FFE0EC8"/>
    <w:rsid w:val="5082F155"/>
    <w:rsid w:val="50B24249"/>
    <w:rsid w:val="51396D29"/>
    <w:rsid w:val="51D02667"/>
    <w:rsid w:val="51FAD05C"/>
    <w:rsid w:val="5376FD6C"/>
    <w:rsid w:val="5470BA81"/>
    <w:rsid w:val="55404155"/>
    <w:rsid w:val="55965A15"/>
    <w:rsid w:val="5752E844"/>
    <w:rsid w:val="57AF5085"/>
    <w:rsid w:val="5972EF34"/>
    <w:rsid w:val="59B0E32D"/>
    <w:rsid w:val="5A0817F7"/>
    <w:rsid w:val="5A13C509"/>
    <w:rsid w:val="5A1CDD47"/>
    <w:rsid w:val="5AD0758F"/>
    <w:rsid w:val="5AD7E874"/>
    <w:rsid w:val="5B019C88"/>
    <w:rsid w:val="5B01A1F6"/>
    <w:rsid w:val="5B076308"/>
    <w:rsid w:val="5B9870A7"/>
    <w:rsid w:val="5BB4D38B"/>
    <w:rsid w:val="5C1E21B2"/>
    <w:rsid w:val="5C53C5A4"/>
    <w:rsid w:val="5C5F9F3B"/>
    <w:rsid w:val="5E108A35"/>
    <w:rsid w:val="5E4D9325"/>
    <w:rsid w:val="5EDB52F6"/>
    <w:rsid w:val="5F08DDDE"/>
    <w:rsid w:val="5F18219B"/>
    <w:rsid w:val="60053AB5"/>
    <w:rsid w:val="60A79D52"/>
    <w:rsid w:val="60E689A6"/>
    <w:rsid w:val="63FB4CB3"/>
    <w:rsid w:val="646AAACA"/>
    <w:rsid w:val="64CFC1AB"/>
    <w:rsid w:val="6546874C"/>
    <w:rsid w:val="65E385A3"/>
    <w:rsid w:val="6654CE92"/>
    <w:rsid w:val="6666BEDD"/>
    <w:rsid w:val="669D0F3C"/>
    <w:rsid w:val="66A422BD"/>
    <w:rsid w:val="66EBA97F"/>
    <w:rsid w:val="683C28F1"/>
    <w:rsid w:val="69F28962"/>
    <w:rsid w:val="6A0DF047"/>
    <w:rsid w:val="6A331582"/>
    <w:rsid w:val="6A48795F"/>
    <w:rsid w:val="6B9BB3AD"/>
    <w:rsid w:val="6BB70DA7"/>
    <w:rsid w:val="6BD45F3D"/>
    <w:rsid w:val="6C56167F"/>
    <w:rsid w:val="6D1D0D0B"/>
    <w:rsid w:val="6F31182E"/>
    <w:rsid w:val="70A15545"/>
    <w:rsid w:val="70F22A98"/>
    <w:rsid w:val="716DBEDC"/>
    <w:rsid w:val="722BD222"/>
    <w:rsid w:val="72E1A268"/>
    <w:rsid w:val="72ED9C21"/>
    <w:rsid w:val="747812F2"/>
    <w:rsid w:val="7550B2FA"/>
    <w:rsid w:val="75690683"/>
    <w:rsid w:val="75E3F6EC"/>
    <w:rsid w:val="7630AEAE"/>
    <w:rsid w:val="771EC619"/>
    <w:rsid w:val="772C4584"/>
    <w:rsid w:val="77361857"/>
    <w:rsid w:val="78569644"/>
    <w:rsid w:val="785C9592"/>
    <w:rsid w:val="78F1CE69"/>
    <w:rsid w:val="7956383A"/>
    <w:rsid w:val="7ABCFA9F"/>
    <w:rsid w:val="7B0A644E"/>
    <w:rsid w:val="7B3D25A9"/>
    <w:rsid w:val="7C3FB205"/>
    <w:rsid w:val="7C5A62C3"/>
    <w:rsid w:val="7D446220"/>
    <w:rsid w:val="7DA15560"/>
    <w:rsid w:val="7ED4E390"/>
    <w:rsid w:val="7F28C5E5"/>
    <w:rsid w:val="7F2F2B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DCA8BFDE-EEC2-4EF3-B281-A42AB9DEE0B8}"/>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706A64"/>
    <w:pPr>
      <w:tabs>
        <w:tab w:val="start" w:pos="14.40pt"/>
      </w:tabs>
      <w:spacing w:after="6pt" w:line="11.40pt" w:lineRule="auto"/>
      <w:ind w:firstLine="14.40pt"/>
      <w:jc w:val="both"/>
    </w:pPr>
    <w:rPr>
      <w:spacing w:val="-1"/>
      <w:lang w:eastAsia="x-none"/>
    </w:rPr>
  </w:style>
  <w:style w:type="character" w:customStyle="1" w:styleId="BodyTextChar">
    <w:name w:val="Body Text Char"/>
    <w:link w:val="BodyText"/>
    <w:rsid w:val="00706A64"/>
    <w:rPr>
      <w:spacing w:val="-1"/>
      <w:lang w:val="en-GB"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5333DB"/>
    <w:rPr>
      <w:color w:val="0563C1" w:themeColor="hyperlink"/>
      <w:u w:val="single"/>
    </w:rPr>
  </w:style>
  <w:style w:type="character" w:styleId="UnresolvedMention">
    <w:name w:val="Unresolved Mention"/>
    <w:basedOn w:val="DefaultParagraphFont"/>
    <w:uiPriority w:val="99"/>
    <w:semiHidden/>
    <w:unhideWhenUsed/>
    <w:rsid w:val="005333DB"/>
    <w:rPr>
      <w:color w:val="605E5C"/>
      <w:shd w:val="clear" w:color="auto" w:fill="E1DFDD"/>
    </w:rPr>
  </w:style>
  <w:style w:type="paragraph" w:styleId="Caption">
    <w:name w:val="caption"/>
    <w:basedOn w:val="Normal"/>
    <w:next w:val="Normal"/>
    <w:unhideWhenUsed/>
    <w:qFormat/>
    <w:rsid w:val="00BC2592"/>
    <w:pPr>
      <w:spacing w:after="10pt"/>
    </w:pPr>
    <w:rPr>
      <w:i/>
      <w:iCs/>
      <w:color w:val="44546A" w:themeColor="text2"/>
      <w:sz w:val="18"/>
      <w:szCs w:val="18"/>
    </w:rPr>
  </w:style>
  <w:style w:type="paragraph" w:styleId="ListParagraph">
    <w:name w:val="List Paragraph"/>
    <w:basedOn w:val="Normal"/>
    <w:uiPriority w:val="34"/>
    <w:qFormat/>
    <w:rsid w:val="00052E74"/>
    <w:pPr>
      <w:ind w:start="36pt"/>
      <w:contextualSpacing/>
    </w:pPr>
  </w:style>
  <w:style w:type="paragraph" w:styleId="CommentText">
    <w:name w:val="annotation text"/>
    <w:basedOn w:val="Normal"/>
    <w:link w:val="CommentTextChar"/>
    <w:rsid w:val="00052E74"/>
  </w:style>
  <w:style w:type="character" w:customStyle="1" w:styleId="CommentTextChar">
    <w:name w:val="Comment Text Char"/>
    <w:basedOn w:val="DefaultParagraphFont"/>
    <w:link w:val="CommentText"/>
    <w:rsid w:val="00052E74"/>
    <w:rPr>
      <w:lang w:val="en-GB"/>
    </w:rPr>
  </w:style>
  <w:style w:type="character" w:styleId="CommentReference">
    <w:name w:val="annotation reference"/>
    <w:basedOn w:val="DefaultParagraphFont"/>
    <w:rsid w:val="00052E74"/>
    <w:rPr>
      <w:sz w:val="16"/>
      <w:szCs w:val="16"/>
    </w:rPr>
  </w:style>
  <w:style w:type="character" w:styleId="PlaceholderText">
    <w:name w:val="Placeholder Text"/>
    <w:basedOn w:val="DefaultParagraphFont"/>
    <w:uiPriority w:val="99"/>
    <w:semiHidden/>
    <w:rsid w:val="00D14380"/>
    <w:rPr>
      <w:color w:val="666666"/>
    </w:rPr>
  </w:style>
  <w:style w:type="paragraph" w:styleId="CommentSubject">
    <w:name w:val="annotation subject"/>
    <w:basedOn w:val="CommentText"/>
    <w:next w:val="CommentText"/>
    <w:link w:val="CommentSubjectChar"/>
    <w:rsid w:val="00707D95"/>
    <w:rPr>
      <w:b/>
      <w:bCs/>
    </w:rPr>
  </w:style>
  <w:style w:type="character" w:customStyle="1" w:styleId="CommentSubjectChar">
    <w:name w:val="Comment Subject Char"/>
    <w:basedOn w:val="CommentTextChar"/>
    <w:link w:val="CommentSubject"/>
    <w:rsid w:val="00707D95"/>
    <w:rPr>
      <w:b/>
      <w:bCs/>
      <w:lang w:val="en-GB"/>
    </w:rPr>
  </w:style>
  <w:style w:type="character" w:styleId="FollowedHyperlink">
    <w:name w:val="FollowedHyperlink"/>
    <w:basedOn w:val="DefaultParagraphFont"/>
    <w:rsid w:val="00EC71A3"/>
    <w:rPr>
      <w:color w:val="954F72" w:themeColor="followedHyperlink"/>
      <w:u w:val="single"/>
    </w:rPr>
  </w:style>
  <w:style w:type="paragraph" w:styleId="Revision">
    <w:name w:val="Revision"/>
    <w:hidden/>
    <w:uiPriority w:val="99"/>
    <w:semiHidden/>
    <w:rsid w:val="009709F3"/>
    <w:rPr>
      <w:lang w:val="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omments.xml.rels><?xml version="1.0" encoding="UTF-8" standalone="yes"?>
<Relationships xmlns="http://schemas.openxmlformats.org/package/2006/relationships"><Relationship Id="rId1" Type="http://purl.oclc.org/ooxml/officeDocument/relationships/image" Target="media/image2.png"/></Relationship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1.jpeg"/><Relationship Id="rId18" Type="http://purl.oclc.org/ooxml/officeDocument/relationships/image" Target="media/image7.jpeg"/><Relationship Id="rId26" Type="http://purl.oclc.org/ooxml/officeDocument/relationships/hyperlink" Target="https://doi.org/10.1061/(ASCE)ST.1943-541X.0000606" TargetMode="External"/><Relationship Id="rId3" Type="http://purl.oclc.org/ooxml/officeDocument/relationships/styles" Target="styles.xml"/><Relationship Id="rId21" Type="http://purl.oclc.org/ooxml/officeDocument/relationships/image" Target="media/image10.png"/><Relationship Id="rId7" Type="http://purl.oclc.org/ooxml/officeDocument/relationships/endnotes" Target="endnotes.xml"/><Relationship Id="rId12" Type="http://schemas.microsoft.com/office/2018/08/relationships/commentsExtensible" Target="commentsExtensible.xml"/><Relationship Id="rId17" Type="http://purl.oclc.org/ooxml/officeDocument/relationships/image" Target="media/image6.jpeg"/><Relationship Id="rId25" Type="http://purl.oclc.org/ooxml/officeDocument/relationships/hyperlink" Target="https://doi.org/10.1016/j.engstruct.2010.03.025" TargetMode="External"/><Relationship Id="rId2" Type="http://purl.oclc.org/ooxml/officeDocument/relationships/numbering" Target="numbering.xml"/><Relationship Id="rId16" Type="http://purl.oclc.org/ooxml/officeDocument/relationships/image" Target="media/image5.png"/><Relationship Id="rId20" Type="http://purl.oclc.org/ooxml/officeDocument/relationships/image" Target="media/image9.jpeg"/><Relationship Id="rId29" Type="http://schemas.microsoft.com/office/2011/relationships/people" Target="people.xml"/><Relationship Id="rId1" Type="http://purl.oclc.org/ooxml/officeDocument/relationships/customXml" Target="../customXml/item1.xml"/><Relationship Id="rId6" Type="http://purl.oclc.org/ooxml/officeDocument/relationships/footnotes" Target="footnotes.xml"/><Relationship Id="rId11" Type="http://schemas.microsoft.com/office/2016/09/relationships/commentsIds" Target="commentsIds.xml"/><Relationship Id="rId24" Type="http://purl.oclc.org/ooxml/officeDocument/relationships/hyperlink" Target="https://doi.org/10.1098/rsta.2001.0860" TargetMode="External"/><Relationship Id="rId5" Type="http://purl.oclc.org/ooxml/officeDocument/relationships/webSettings" Target="webSettings.xml"/><Relationship Id="rId15" Type="http://purl.oclc.org/ooxml/officeDocument/relationships/image" Target="media/image4.png"/><Relationship Id="rId23" Type="http://purl.oclc.org/ooxml/officeDocument/relationships/hyperlink" Target="https://doi.org/10.54499/UID/50022/2025" TargetMode="External"/><Relationship Id="rId28" Type="http://purl.oclc.org/ooxml/officeDocument/relationships/fontTable" Target="fontTable.xml"/><Relationship Id="rId10" Type="http://schemas.microsoft.com/office/2011/relationships/commentsExtended" Target="commentsExtended.xml"/><Relationship Id="rId19" Type="http://purl.oclc.org/ooxml/officeDocument/relationships/image" Target="media/image8.jpeg"/><Relationship Id="rId4" Type="http://purl.oclc.org/ooxml/officeDocument/relationships/settings" Target="settings.xml"/><Relationship Id="rId9" Type="http://purl.oclc.org/ooxml/officeDocument/relationships/comments" Target="comments.xml"/><Relationship Id="rId14" Type="http://purl.oclc.org/ooxml/officeDocument/relationships/image" Target="media/image3.png"/><Relationship Id="rId22" Type="http://purl.oclc.org/ooxml/officeDocument/relationships/image" Target="media/image11.png"/><Relationship Id="rId27" Type="http://purl.oclc.org/ooxml/officeDocument/relationships/hyperlink" Target="https://doi.org/10.1002/eqe.2366" TargetMode="External"/><Relationship Id="rId30"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42</TotalTime>
  <Pages>6</Pages>
  <Words>4800</Words>
  <Characters>25922</Characters>
  <Application>Microsoft Office Word</Application>
  <DocSecurity>0</DocSecurity>
  <Lines>216</Lines>
  <Paragraphs>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30661</CharactersWithSpaces>
  <SharedDoc>false</SharedDoc>
  <HLinks>
    <vt:vector size="12" baseType="variant">
      <vt:variant>
        <vt:i4>4391012</vt:i4>
      </vt:variant>
      <vt:variant>
        <vt:i4>93</vt:i4>
      </vt:variant>
      <vt:variant>
        <vt:i4>0</vt:i4>
      </vt:variant>
      <vt:variant>
        <vt:i4>5</vt:i4>
      </vt:variant>
      <vt:variant>
        <vt:lpwstr>https://doi.org/10.1007/978-3-031-23888-8_8</vt:lpwstr>
      </vt:variant>
      <vt:variant>
        <vt:lpwstr/>
      </vt:variant>
      <vt:variant>
        <vt:i4>2883709</vt:i4>
      </vt:variant>
      <vt:variant>
        <vt:i4>90</vt:i4>
      </vt:variant>
      <vt:variant>
        <vt:i4>0</vt:i4>
      </vt:variant>
      <vt:variant>
        <vt:i4>5</vt:i4>
      </vt:variant>
      <vt:variant>
        <vt:lpwstr>https://doi.org/10.1098/rsta.2001.0860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Fernando Oliveira</cp:lastModifiedBy>
  <cp:revision>18</cp:revision>
  <cp:lastPrinted>2026-05-01T22:09:00Z</cp:lastPrinted>
  <dcterms:created xsi:type="dcterms:W3CDTF">2026-05-26T09:16:00Z</dcterms:created>
  <dcterms:modified xsi:type="dcterms:W3CDTF">2026-05-26T09:57:00Z</dcterms:modified>
</cp:coreProperties>
</file>