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3679B4F" w:rsidR="004D72B5" w:rsidRPr="002111AC" w:rsidRDefault="009303D9" w:rsidP="002111AC">
      <w:pPr>
        <w:pStyle w:val="Abstract"/>
        <w:rPr>
          <w:lang w:val="en-GB"/>
        </w:rPr>
      </w:pPr>
      <w:r w:rsidRPr="00B92DFC">
        <w:rPr>
          <w:i/>
          <w:iCs/>
          <w:lang w:val="en-GB"/>
        </w:rPr>
        <w:t>Abstract</w:t>
      </w:r>
      <w:r w:rsidRPr="00B92DFC">
        <w:rPr>
          <w:lang w:val="en-GB"/>
        </w:rPr>
        <w:t>—</w:t>
      </w:r>
      <w:r w:rsidR="0075758E" w:rsidRPr="0075758E">
        <w:rPr>
          <w:lang w:val="en-GB"/>
        </w:rPr>
        <w:t xml:space="preserve"> </w:t>
      </w:r>
      <w:r w:rsidR="0075758E">
        <w:rPr>
          <w:lang w:val="en-GB"/>
        </w:rPr>
        <w:t xml:space="preserve">This paper presents </w:t>
      </w:r>
      <w:r w:rsidR="006F239B">
        <w:rPr>
          <w:lang w:val="en-GB"/>
        </w:rPr>
        <w:t xml:space="preserve">two </w:t>
      </w:r>
      <w:r w:rsidR="008F7A76">
        <w:rPr>
          <w:lang w:val="en-GB"/>
        </w:rPr>
        <w:t>solution</w:t>
      </w:r>
      <w:r w:rsidR="00DD7591">
        <w:rPr>
          <w:lang w:val="en-GB"/>
        </w:rPr>
        <w:t>s</w:t>
      </w:r>
      <w:r w:rsidR="0075758E">
        <w:rPr>
          <w:lang w:val="en-GB"/>
        </w:rPr>
        <w:t xml:space="preserve"> </w:t>
      </w:r>
      <w:r w:rsidR="008F7A76">
        <w:rPr>
          <w:lang w:val="en-GB"/>
        </w:rPr>
        <w:t xml:space="preserve">for </w:t>
      </w:r>
      <w:r w:rsidR="0075758E">
        <w:rPr>
          <w:lang w:val="en-GB"/>
        </w:rPr>
        <w:t xml:space="preserve">reproducing simulated earthquakes in an experimental laboratory </w:t>
      </w:r>
      <w:r w:rsidR="0075758E" w:rsidRPr="00B92DFC">
        <w:rPr>
          <w:lang w:val="en-GB"/>
        </w:rPr>
        <w:t>shaking table</w:t>
      </w:r>
      <w:r w:rsidR="008F7A76">
        <w:rPr>
          <w:lang w:val="en-GB"/>
        </w:rPr>
        <w:t xml:space="preserve"> through the design of</w:t>
      </w:r>
      <w:r w:rsidR="00E945EC">
        <w:rPr>
          <w:lang w:val="en-GB"/>
        </w:rPr>
        <w:t xml:space="preserve"> </w:t>
      </w:r>
      <w:r w:rsidR="00476957">
        <w:rPr>
          <w:lang w:val="en-GB"/>
        </w:rPr>
        <w:t>model-based</w:t>
      </w:r>
      <w:r w:rsidR="008F7A76">
        <w:rPr>
          <w:lang w:val="en-GB"/>
        </w:rPr>
        <w:t xml:space="preserve"> controller</w:t>
      </w:r>
      <w:r w:rsidR="00476957">
        <w:rPr>
          <w:lang w:val="en-GB"/>
        </w:rPr>
        <w:t>s</w:t>
      </w:r>
      <w:r w:rsidR="0075758E" w:rsidRPr="00B92DFC">
        <w:rPr>
          <w:lang w:val="en-GB"/>
        </w:rPr>
        <w:t xml:space="preserve">. </w:t>
      </w:r>
      <w:r w:rsidR="0075758E">
        <w:rPr>
          <w:lang w:val="en-GB"/>
        </w:rPr>
        <w:t xml:space="preserve">While </w:t>
      </w:r>
      <w:r w:rsidR="0075758E" w:rsidRPr="00080FCD">
        <w:rPr>
          <w:lang w:val="en-GB"/>
        </w:rPr>
        <w:t xml:space="preserve">recorded earthquake ground-motion time histories </w:t>
      </w:r>
      <w:r w:rsidR="0075758E">
        <w:rPr>
          <w:lang w:val="en-GB"/>
        </w:rPr>
        <w:t>are generically simple to reproduce, the simulation study of their impact on experimental scale laboratory setups presents a major defying challenge. A procedure should be implemented to guarantee that the shaking table platform vibration</w:t>
      </w:r>
      <w:r w:rsidR="00FD3B5F">
        <w:rPr>
          <w:lang w:val="en-GB"/>
        </w:rPr>
        <w:t xml:space="preserve"> response spectra</w:t>
      </w:r>
      <w:r w:rsidR="0075758E">
        <w:rPr>
          <w:lang w:val="en-GB"/>
        </w:rPr>
        <w:t xml:space="preserve"> during the earthquake reproduction matches the </w:t>
      </w:r>
      <w:r w:rsidR="0080729D">
        <w:rPr>
          <w:lang w:val="en-GB"/>
        </w:rPr>
        <w:t xml:space="preserve">response spectra of the </w:t>
      </w:r>
      <w:r w:rsidR="0075758E">
        <w:rPr>
          <w:lang w:val="en-GB"/>
        </w:rPr>
        <w:t>applied</w:t>
      </w:r>
      <w:r w:rsidR="002111AC">
        <w:rPr>
          <w:lang w:val="en-GB"/>
        </w:rPr>
        <w:t xml:space="preserve"> reference</w:t>
      </w:r>
      <w:r w:rsidR="0075758E">
        <w:rPr>
          <w:lang w:val="en-GB"/>
        </w:rPr>
        <w:t xml:space="preserve"> earthquake signal</w:t>
      </w:r>
      <w:r w:rsidR="002111AC">
        <w:rPr>
          <w:lang w:val="en-GB"/>
        </w:rPr>
        <w:t>,</w:t>
      </w:r>
      <w:r w:rsidR="00C05666">
        <w:rPr>
          <w:lang w:val="en-GB"/>
        </w:rPr>
        <w:t xml:space="preserve"> </w:t>
      </w:r>
      <w:r w:rsidR="0080729D">
        <w:rPr>
          <w:lang w:val="en-GB"/>
        </w:rPr>
        <w:t>while remaining</w:t>
      </w:r>
      <w:r w:rsidR="00FD3B5F">
        <w:rPr>
          <w:lang w:val="en-GB"/>
        </w:rPr>
        <w:t xml:space="preserve"> </w:t>
      </w:r>
      <w:r w:rsidR="0080729D">
        <w:rPr>
          <w:lang w:val="en-GB"/>
        </w:rPr>
        <w:t>un</w:t>
      </w:r>
      <w:r w:rsidR="0075758E">
        <w:rPr>
          <w:lang w:val="en-GB"/>
        </w:rPr>
        <w:t xml:space="preserve">affected by </w:t>
      </w:r>
      <w:r w:rsidR="00C05666">
        <w:rPr>
          <w:lang w:val="en-GB"/>
        </w:rPr>
        <w:t xml:space="preserve">the </w:t>
      </w:r>
      <w:r w:rsidR="0075758E">
        <w:rPr>
          <w:lang w:val="en-GB"/>
        </w:rPr>
        <w:t>vibrations</w:t>
      </w:r>
      <w:r w:rsidR="008F7A76">
        <w:rPr>
          <w:lang w:val="en-GB"/>
        </w:rPr>
        <w:t xml:space="preserve"> resulting from the shaking table and the </w:t>
      </w:r>
      <w:r w:rsidR="00231991">
        <w:rPr>
          <w:lang w:val="en-GB"/>
        </w:rPr>
        <w:t xml:space="preserve">mounted </w:t>
      </w:r>
      <w:r w:rsidR="00681FE1">
        <w:rPr>
          <w:lang w:val="en-GB"/>
        </w:rPr>
        <w:t>scaled</w:t>
      </w:r>
      <w:r w:rsidR="008F7A76">
        <w:rPr>
          <w:lang w:val="en-GB"/>
        </w:rPr>
        <w:t xml:space="preserve"> physical model</w:t>
      </w:r>
      <w:r w:rsidR="0075758E">
        <w:rPr>
          <w:lang w:val="en-GB"/>
        </w:rPr>
        <w:t>.</w:t>
      </w:r>
      <w:r w:rsidR="00476957">
        <w:rPr>
          <w:lang w:val="en-GB"/>
        </w:rPr>
        <w:t xml:space="preserve"> </w:t>
      </w:r>
      <w:r w:rsidR="0075758E">
        <w:rPr>
          <w:lang w:val="en-GB"/>
        </w:rPr>
        <w:t>The proposed</w:t>
      </w:r>
      <w:r w:rsidR="006F239B">
        <w:rPr>
          <w:lang w:val="en-GB"/>
        </w:rPr>
        <w:t xml:space="preserve"> model-based</w:t>
      </w:r>
      <w:r w:rsidR="0075758E">
        <w:rPr>
          <w:lang w:val="en-GB"/>
        </w:rPr>
        <w:t xml:space="preserve"> </w:t>
      </w:r>
      <w:r w:rsidR="00476957">
        <w:rPr>
          <w:lang w:val="en-GB"/>
        </w:rPr>
        <w:t xml:space="preserve">control </w:t>
      </w:r>
      <w:r w:rsidR="0075758E">
        <w:rPr>
          <w:lang w:val="en-GB"/>
        </w:rPr>
        <w:t>solution</w:t>
      </w:r>
      <w:r w:rsidR="00DD7591">
        <w:rPr>
          <w:lang w:val="en-GB"/>
        </w:rPr>
        <w:t xml:space="preserve">s </w:t>
      </w:r>
      <w:r w:rsidR="0080729D">
        <w:rPr>
          <w:lang w:val="en-GB"/>
        </w:rPr>
        <w:t>consist o</w:t>
      </w:r>
      <w:r w:rsidR="00830D06">
        <w:rPr>
          <w:lang w:val="en-GB"/>
        </w:rPr>
        <w:t>f</w:t>
      </w:r>
      <w:r w:rsidR="0080729D">
        <w:rPr>
          <w:lang w:val="en-GB"/>
        </w:rPr>
        <w:t xml:space="preserve"> the design of </w:t>
      </w:r>
      <w:r w:rsidR="002111AC">
        <w:rPr>
          <w:lang w:val="en-GB"/>
        </w:rPr>
        <w:t xml:space="preserve">a </w:t>
      </w:r>
      <w:r w:rsidR="006F239B">
        <w:rPr>
          <w:lang w:val="en-GB"/>
        </w:rPr>
        <w:t>Filtered</w:t>
      </w:r>
      <w:r w:rsidR="006F239B" w:rsidRPr="006F239B">
        <w:rPr>
          <w:lang w:val="en-GB"/>
        </w:rPr>
        <w:t xml:space="preserve"> </w:t>
      </w:r>
      <w:r w:rsidR="006F239B">
        <w:rPr>
          <w:lang w:val="en-GB"/>
        </w:rPr>
        <w:t xml:space="preserve">PID (PID-F) and </w:t>
      </w:r>
      <w:r w:rsidR="002111AC">
        <w:rPr>
          <w:lang w:val="en-GB"/>
        </w:rPr>
        <w:t xml:space="preserve">a </w:t>
      </w:r>
      <w:r w:rsidR="006F239B">
        <w:rPr>
          <w:lang w:val="en-GB"/>
        </w:rPr>
        <w:t xml:space="preserve">Linear Quadratic Integral (LQI) controller, both </w:t>
      </w:r>
      <w:r w:rsidR="00476957">
        <w:rPr>
          <w:lang w:val="en-GB"/>
        </w:rPr>
        <w:t>using</w:t>
      </w:r>
      <w:r w:rsidR="006F239B">
        <w:rPr>
          <w:lang w:val="en-GB"/>
        </w:rPr>
        <w:t xml:space="preserve"> the </w:t>
      </w:r>
      <w:r w:rsidR="006F239B" w:rsidRPr="00B92DFC">
        <w:rPr>
          <w:lang w:val="en-GB"/>
        </w:rPr>
        <w:t xml:space="preserve">two‑stage </w:t>
      </w:r>
      <w:r w:rsidR="006F239B">
        <w:rPr>
          <w:lang w:val="en-GB"/>
        </w:rPr>
        <w:t xml:space="preserve">closed-loop identification </w:t>
      </w:r>
      <w:r w:rsidR="006F239B" w:rsidRPr="00B92DFC">
        <w:rPr>
          <w:lang w:val="en-GB"/>
        </w:rPr>
        <w:t>metho</w:t>
      </w:r>
      <w:r w:rsidR="006F239B">
        <w:rPr>
          <w:lang w:val="en-GB"/>
        </w:rPr>
        <w:t>d</w:t>
      </w:r>
      <w:r w:rsidR="00821255">
        <w:rPr>
          <w:lang w:val="en-GB"/>
        </w:rPr>
        <w:t xml:space="preserve"> for obtaining the system</w:t>
      </w:r>
      <w:r w:rsidR="002111AC">
        <w:rPr>
          <w:lang w:val="en-GB"/>
        </w:rPr>
        <w:t>’s</w:t>
      </w:r>
      <w:r w:rsidR="00821255">
        <w:rPr>
          <w:lang w:val="en-GB"/>
        </w:rPr>
        <w:t xml:space="preserve"> dynamic model</w:t>
      </w:r>
      <w:r w:rsidR="00DD7591">
        <w:rPr>
          <w:lang w:val="en-GB"/>
        </w:rPr>
        <w:t xml:space="preserve">. The </w:t>
      </w:r>
      <w:r w:rsidR="007663F4">
        <w:rPr>
          <w:lang w:val="en-GB"/>
        </w:rPr>
        <w:t xml:space="preserve">performance </w:t>
      </w:r>
      <w:r w:rsidR="007663F4" w:rsidRPr="00B92DFC">
        <w:rPr>
          <w:lang w:val="en-GB"/>
        </w:rPr>
        <w:t xml:space="preserve">validation of </w:t>
      </w:r>
      <w:r w:rsidR="007663F4">
        <w:rPr>
          <w:lang w:val="en-GB"/>
        </w:rPr>
        <w:t xml:space="preserve">both controllers </w:t>
      </w:r>
      <w:r w:rsidR="007663F4" w:rsidRPr="00B92DFC">
        <w:rPr>
          <w:lang w:val="en-GB"/>
        </w:rPr>
        <w:t xml:space="preserve">is </w:t>
      </w:r>
      <w:r w:rsidR="007663F4">
        <w:rPr>
          <w:lang w:val="en-GB"/>
        </w:rPr>
        <w:t xml:space="preserve">demonstrated </w:t>
      </w:r>
      <w:r w:rsidR="007279E5">
        <w:rPr>
          <w:lang w:val="en-GB"/>
        </w:rPr>
        <w:t>on</w:t>
      </w:r>
      <w:r w:rsidR="007279E5" w:rsidRPr="00B92DFC">
        <w:rPr>
          <w:lang w:val="en-GB"/>
        </w:rPr>
        <w:t xml:space="preserve"> a small-scale shaking table </w:t>
      </w:r>
      <w:r w:rsidR="007279E5">
        <w:rPr>
          <w:lang w:val="en-GB"/>
        </w:rPr>
        <w:t xml:space="preserve">for eight different </w:t>
      </w:r>
      <w:r w:rsidR="007279E5" w:rsidRPr="00080FCD">
        <w:rPr>
          <w:lang w:val="en-GB"/>
        </w:rPr>
        <w:t>re</w:t>
      </w:r>
      <w:r w:rsidR="007279E5">
        <w:rPr>
          <w:lang w:val="en-GB"/>
        </w:rPr>
        <w:t xml:space="preserve">al benchmark </w:t>
      </w:r>
      <w:r w:rsidR="007279E5" w:rsidRPr="00080FCD">
        <w:rPr>
          <w:lang w:val="en-GB"/>
        </w:rPr>
        <w:t>earthquake ground-motion time histories</w:t>
      </w:r>
      <w:r w:rsidR="00746728">
        <w:rPr>
          <w:lang w:val="en-GB"/>
        </w:rPr>
        <w:t xml:space="preserve"> and compared </w:t>
      </w:r>
      <w:r w:rsidR="007663F4">
        <w:rPr>
          <w:lang w:val="en-GB"/>
        </w:rPr>
        <w:t>with the</w:t>
      </w:r>
      <w:r w:rsidR="00115DAD">
        <w:rPr>
          <w:lang w:val="en-GB"/>
        </w:rPr>
        <w:t xml:space="preserve"> standard</w:t>
      </w:r>
      <w:r w:rsidR="007663F4">
        <w:rPr>
          <w:lang w:val="en-GB"/>
        </w:rPr>
        <w:t xml:space="preserve"> Online Iteration (</w:t>
      </w:r>
      <w:r w:rsidR="007663F4" w:rsidRPr="00B92DFC">
        <w:rPr>
          <w:lang w:val="en-GB"/>
        </w:rPr>
        <w:t>OLI</w:t>
      </w:r>
      <w:r w:rsidR="007663F4">
        <w:rPr>
          <w:lang w:val="en-GB"/>
        </w:rPr>
        <w:t xml:space="preserve">) method that is </w:t>
      </w:r>
      <w:r w:rsidR="007663F4" w:rsidRPr="00B92DFC">
        <w:rPr>
          <w:lang w:val="en-GB"/>
        </w:rPr>
        <w:t xml:space="preserve">currently </w:t>
      </w:r>
      <w:r w:rsidR="00115DAD">
        <w:rPr>
          <w:lang w:val="en-GB"/>
        </w:rPr>
        <w:t>in use</w:t>
      </w:r>
      <w:r w:rsidR="007663F4" w:rsidRPr="00B92DFC">
        <w:rPr>
          <w:lang w:val="en-GB"/>
        </w:rPr>
        <w:t xml:space="preserve"> at</w:t>
      </w:r>
      <w:r w:rsidR="005D01CC">
        <w:rPr>
          <w:lang w:val="en-GB"/>
        </w:rPr>
        <w:t xml:space="preserve"> the</w:t>
      </w:r>
      <w:r w:rsidR="007663F4" w:rsidRPr="00B92DFC">
        <w:rPr>
          <w:lang w:val="en-GB"/>
        </w:rPr>
        <w:t xml:space="preserve"> </w:t>
      </w:r>
      <w:r w:rsidR="005D01CC" w:rsidRPr="00B92DFC">
        <w:t xml:space="preserve">Laboratório Nacional de Engenharia Civil </w:t>
      </w:r>
      <w:r w:rsidR="005D01CC">
        <w:t>(</w:t>
      </w:r>
      <w:r w:rsidR="007663F4" w:rsidRPr="00B92DFC">
        <w:rPr>
          <w:lang w:val="en-GB"/>
        </w:rPr>
        <w:t>LNEC</w:t>
      </w:r>
      <w:r w:rsidR="005D01CC">
        <w:rPr>
          <w:lang w:val="en-GB"/>
        </w:rPr>
        <w:t>)</w:t>
      </w:r>
      <w:r w:rsidR="007663F4">
        <w:rPr>
          <w:lang w:val="en-GB"/>
        </w:rPr>
        <w:t xml:space="preserve">. </w:t>
      </w:r>
      <w:r w:rsidR="002111AC">
        <w:rPr>
          <w:lang w:val="en-GB"/>
        </w:rPr>
        <w:t xml:space="preserve">Both PID-F and LQI controllers are shown to outperform the OLI method. </w:t>
      </w:r>
      <w:r w:rsidR="005537CC">
        <w:rPr>
          <w:lang w:val="en-GB"/>
        </w:rPr>
        <w:t>However</w:t>
      </w:r>
      <w:r w:rsidR="002111AC">
        <w:rPr>
          <w:lang w:val="en-GB"/>
        </w:rPr>
        <w:t xml:space="preserve">, </w:t>
      </w:r>
      <w:r w:rsidR="00746728">
        <w:rPr>
          <w:lang w:val="en-GB"/>
        </w:rPr>
        <w:t>the LQI controller</w:t>
      </w:r>
      <w:r w:rsidR="003E6F85">
        <w:rPr>
          <w:lang w:val="en-GB"/>
        </w:rPr>
        <w:t xml:space="preserve"> </w:t>
      </w:r>
      <w:r w:rsidR="0075758E" w:rsidRPr="00B92DFC">
        <w:rPr>
          <w:lang w:val="en-GB"/>
        </w:rPr>
        <w:t xml:space="preserve">synthesized </w:t>
      </w:r>
      <w:r w:rsidR="00746728">
        <w:rPr>
          <w:lang w:val="en-GB"/>
        </w:rPr>
        <w:t>through the</w:t>
      </w:r>
      <w:r w:rsidR="0075758E" w:rsidRPr="00B92DFC">
        <w:rPr>
          <w:lang w:val="en-GB"/>
        </w:rPr>
        <w:t xml:space="preserve"> minimiz</w:t>
      </w:r>
      <w:r w:rsidR="00746728">
        <w:rPr>
          <w:lang w:val="en-GB"/>
        </w:rPr>
        <w:t>ation of</w:t>
      </w:r>
      <w:r w:rsidR="0075758E" w:rsidRPr="00B92DFC">
        <w:rPr>
          <w:lang w:val="en-GB"/>
        </w:rPr>
        <w:t xml:space="preserve"> the squared error between the target and </w:t>
      </w:r>
      <w:r w:rsidR="00B32A80">
        <w:rPr>
          <w:lang w:val="en-GB"/>
        </w:rPr>
        <w:t xml:space="preserve">the </w:t>
      </w:r>
      <w:r w:rsidR="0075758E" w:rsidRPr="00B92DFC">
        <w:rPr>
          <w:lang w:val="en-GB"/>
        </w:rPr>
        <w:t>output response spectra</w:t>
      </w:r>
      <w:r w:rsidR="00B32A80">
        <w:rPr>
          <w:lang w:val="en-GB"/>
        </w:rPr>
        <w:t xml:space="preserve"> of the earthquake reference signal</w:t>
      </w:r>
      <w:r w:rsidR="00D8731F">
        <w:rPr>
          <w:lang w:val="en-GB"/>
        </w:rPr>
        <w:t xml:space="preserve"> is shown to</w:t>
      </w:r>
      <w:r w:rsidR="00746728">
        <w:rPr>
          <w:lang w:val="en-GB"/>
        </w:rPr>
        <w:t xml:space="preserve"> </w:t>
      </w:r>
      <w:r w:rsidR="00D8731F">
        <w:rPr>
          <w:lang w:val="en-GB"/>
        </w:rPr>
        <w:t>achieve</w:t>
      </w:r>
      <w:r w:rsidR="00746728">
        <w:rPr>
          <w:lang w:val="en-GB"/>
        </w:rPr>
        <w:t xml:space="preserve"> </w:t>
      </w:r>
      <w:r w:rsidR="00476957">
        <w:rPr>
          <w:lang w:val="en-GB"/>
        </w:rPr>
        <w:t>the best performance</w:t>
      </w:r>
      <w:r w:rsidR="002111AC">
        <w:rPr>
          <w:lang w:val="en-GB"/>
        </w:rPr>
        <w:t>.</w:t>
      </w:r>
      <w:r w:rsidR="0075758E" w:rsidRPr="00B92DFC">
        <w:rPr>
          <w:lang w:val="en-GB"/>
        </w:rPr>
        <w:t xml:space="preserve"> These </w:t>
      </w:r>
      <w:r w:rsidR="003E6F85">
        <w:rPr>
          <w:lang w:val="en-GB"/>
        </w:rPr>
        <w:t>results</w:t>
      </w:r>
      <w:r w:rsidR="0075758E" w:rsidRPr="00B92DFC">
        <w:rPr>
          <w:lang w:val="en-GB"/>
        </w:rPr>
        <w:t xml:space="preserve"> validate the effectiveness of </w:t>
      </w:r>
      <w:r w:rsidR="00091D95">
        <w:rPr>
          <w:lang w:val="en-GB"/>
        </w:rPr>
        <w:t>using</w:t>
      </w:r>
      <w:r w:rsidR="00476957">
        <w:rPr>
          <w:lang w:val="en-GB"/>
        </w:rPr>
        <w:t xml:space="preserve"> </w:t>
      </w:r>
      <w:r w:rsidR="003766CB">
        <w:rPr>
          <w:lang w:val="en-GB"/>
        </w:rPr>
        <w:t>LQI controller</w:t>
      </w:r>
      <w:r w:rsidR="009A362C">
        <w:rPr>
          <w:lang w:val="en-GB"/>
        </w:rPr>
        <w:t>s</w:t>
      </w:r>
      <w:r w:rsidR="003766CB">
        <w:rPr>
          <w:lang w:val="en-GB"/>
        </w:rPr>
        <w:t xml:space="preserve"> </w:t>
      </w:r>
      <w:r w:rsidR="00091D95">
        <w:rPr>
          <w:lang w:val="en-GB"/>
        </w:rPr>
        <w:t xml:space="preserve">in </w:t>
      </w:r>
      <w:r w:rsidR="00DA3C80">
        <w:rPr>
          <w:lang w:val="en-GB"/>
        </w:rPr>
        <w:t xml:space="preserve">reproducing simulated earthquakes </w:t>
      </w:r>
      <w:r w:rsidR="00091D95">
        <w:rPr>
          <w:lang w:val="en-GB"/>
        </w:rPr>
        <w:t>at a laboratory scale.</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307B4EC"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 xml:space="preserve">a uniaxial shaking table (ST1D) was </w:t>
      </w:r>
      <w:r w:rsidR="00D36C49" w:rsidRPr="00B92DFC">
        <w:t>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w:t>
      </w:r>
      <w:r w:rsidR="00E22DCA">
        <w:t>7</w:t>
      </w:r>
      <w:r w:rsidR="007C2083" w:rsidRPr="00B92DFC">
        <w:t>]</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w:t>
      </w:r>
      <w:r w:rsidR="00E22DCA">
        <w:t>8</w:t>
      </w:r>
      <w:r w:rsidR="007C2083" w:rsidRPr="00B92DFC">
        <w:t>]</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using actuator feedback signals (displacement, velocity, or acceleration</w:t>
      </w:r>
      <w:commentRangeStart w:id="0"/>
      <w:r w:rsidR="00EC61D0" w:rsidRPr="00B92DFC">
        <w:t xml:space="preserve">)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commentRangeEnd w:id="0"/>
      <w:r w:rsidR="00E22DCA" w:rsidRPr="00B92DFC">
        <w:rPr>
          <w:rStyle w:val="Refdecomentrio"/>
          <w:sz w:val="20"/>
          <w:szCs w:val="20"/>
        </w:rPr>
        <w:commentReference w:id="0"/>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 xml:space="preserve">i) </w:t>
      </w:r>
      <w:commentRangeStart w:id="1"/>
      <w:r w:rsidR="00145237" w:rsidRPr="00B92DFC">
        <w:t xml:space="preserve">Acceleration Trajectory Tracking Control (ATTC); ii) displacement feedforward-feedback controller using an optimal controller; iii) Model-based feedforward-feedback controller for acceleration tracking </w:t>
      </w:r>
      <w:commentRangeStart w:id="2"/>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w:t>
      </w:r>
      <w:commentRangeEnd w:id="2"/>
      <w:r w:rsidR="00E22DCA" w:rsidRPr="00B92DFC">
        <w:rPr>
          <w:rStyle w:val="Refdecomentrio"/>
          <w:sz w:val="20"/>
          <w:szCs w:val="20"/>
        </w:rPr>
        <w:commentReference w:id="2"/>
      </w:r>
      <w:r w:rsidR="00145237" w:rsidRPr="00B92DFC">
        <w:t xml:space="preserve">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w:t>
      </w:r>
      <w:commentRangeEnd w:id="1"/>
      <w:r w:rsidR="00776F1B" w:rsidRPr="00B92DFC">
        <w:rPr>
          <w:rStyle w:val="Refdecomentrio"/>
          <w:sz w:val="20"/>
          <w:szCs w:val="20"/>
        </w:rPr>
        <w:lastRenderedPageBreak/>
        <w:commentReference w:id="1"/>
      </w:r>
      <w:r w:rsidR="00115AB6" w:rsidRPr="00B92DFC">
        <w:t xml:space="preserve">control </w:t>
      </w:r>
      <w:r w:rsidR="001640E5" w:rsidRPr="00B92DFC">
        <w:t xml:space="preserve">strategy </w:t>
      </w:r>
      <w:r w:rsidR="009E77AF" w:rsidRPr="00B92DFC">
        <w:t xml:space="preserve">including the inverse </w:t>
      </w:r>
      <w:r w:rsidR="008F7041" w:rsidRPr="00B92DFC">
        <w:t xml:space="preserve">model in </w:t>
      </w:r>
      <w:r w:rsidR="00F16F89" w:rsidRPr="00B92DFC">
        <w:t xml:space="preserve">line with the reference </w:t>
      </w:r>
      <w:commentRangeStart w:id="3"/>
      <w:r w:rsidR="00F16F89" w:rsidRPr="00B92DFC">
        <w:t>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commentRangeEnd w:id="3"/>
      <w:r w:rsidR="00E22DCA" w:rsidRPr="00B92DFC">
        <w:rPr>
          <w:rStyle w:val="Refdecomentrio"/>
          <w:sz w:val="20"/>
          <w:szCs w:val="20"/>
        </w:rPr>
        <w:commentReference w:id="3"/>
      </w:r>
    </w:p>
    <w:p w14:paraId="128FE19C" w14:textId="775D6413" w:rsidR="00BD5023" w:rsidRPr="00B92DFC" w:rsidRDefault="00776F1B" w:rsidP="00415FC4">
      <w:pPr>
        <w:pStyle w:val="Corpodetexto"/>
      </w:pPr>
      <w:r>
        <w:t>For the</w:t>
      </w:r>
      <w:r w:rsidR="00415FC4" w:rsidRPr="00B92DFC">
        <w:t xml:space="preserve"> OLI strategy currently implemented at LNEC’s shaking table, several limitations can be identified: i) the PI</w:t>
      </w:r>
      <w:del w:id="4" w:author="afonso henrique" w:date="2026-05-01T15:48:00Z" w16du:dateUtc="2026-05-01T14:48:00Z">
        <w:r w:rsidR="00415FC4" w:rsidRPr="00B92DFC" w:rsidDel="00EE39F0">
          <w:delText>D</w:delText>
        </w:r>
      </w:del>
      <w:r w:rsidR="00415FC4" w:rsidRPr="00B92DFC">
        <w:t xml:space="preserve">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w:t>
      </w:r>
      <w:r>
        <w:t>In this paper</w:t>
      </w:r>
      <w:r w:rsidR="00415FC4" w:rsidRPr="00B92DFC">
        <w:t xml:space="preserve"> an alternative control methodology for shaking‑table testing</w:t>
      </w:r>
      <w:r>
        <w:t xml:space="preserve"> is presented</w:t>
      </w:r>
      <w:r w:rsidR="00415FC4" w:rsidRPr="00B92DFC">
        <w:t>. The system is identified in closed</w:t>
      </w:r>
      <w:r w:rsidR="00BF6B3D" w:rsidRPr="00B92DFC">
        <w:t>-</w:t>
      </w:r>
      <w:r w:rsidR="00415FC4" w:rsidRPr="00B92DFC">
        <w:t>loop using the two‑stage method</w:t>
      </w:r>
      <w:r>
        <w:t xml:space="preserve"> [</w:t>
      </w:r>
      <w:r w:rsidR="00E22DCA">
        <w:t>12</w:t>
      </w:r>
      <w:r>
        <w:t>]</w:t>
      </w:r>
      <w:r w:rsidR="00415FC4" w:rsidRPr="00B92DFC">
        <w:t>,</w:t>
      </w:r>
      <w:r w:rsidR="002B710A">
        <w:t xml:space="preserve"> then</w:t>
      </w:r>
      <w:r w:rsidR="00415FC4" w:rsidRPr="00B92DFC">
        <w:t xml:space="preserve"> </w:t>
      </w:r>
      <w:r w:rsidR="00980C35">
        <w:t>an optimized</w:t>
      </w:r>
      <w:r w:rsidR="00415FC4" w:rsidRPr="00B92DFC">
        <w:t xml:space="preserve"> controller</w:t>
      </w:r>
      <w:r w:rsidR="00980C35">
        <w:t xml:space="preserve"> </w:t>
      </w:r>
      <w:r w:rsidR="00415FC4" w:rsidRPr="00B92DFC">
        <w:t>is synthesized f</w:t>
      </w:r>
      <w:r w:rsidR="00980C35">
        <w:t>or</w:t>
      </w:r>
      <w:r w:rsidR="00415FC4"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 xml:space="preserve">optimization algorithm,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output response spectra</w:t>
      </w:r>
      <w:r w:rsidR="007D59A3">
        <w:t>.</w:t>
      </w:r>
      <w:r w:rsidR="00BD298D" w:rsidRPr="00BD298D">
        <w:t xml:space="preserve"> </w:t>
      </w:r>
      <w:r w:rsidR="00415FC4" w:rsidRPr="00B92DFC">
        <w:t xml:space="preserve">The </w:t>
      </w:r>
      <w:r w:rsidR="00B859F3" w:rsidRPr="00B92DFC">
        <w:t>best</w:t>
      </w:r>
      <w:r w:rsidR="00415FC4"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w:t>
      </w:r>
      <w:r w:rsidR="00F2486D">
        <w:t>3</w:t>
      </w:r>
      <w:r w:rsidR="00F33283" w:rsidRPr="00B92DFC">
        <w:t>]</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3EA0A16D" w:rsidR="00BC2592" w:rsidRDefault="005755B5" w:rsidP="00BC2592">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xml:space="preserve">, followed by the detailed presentation of the methodology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093F136B" w14:textId="77777777" w:rsidR="00CE5067" w:rsidRPr="00B92DFC" w:rsidRDefault="00CE5067"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16CAF06B"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ED213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5" w:name="_Ref228487915"/>
      <w:r w:rsidRPr="005D07D3">
        <w:t>LNEC’s seismic test process</w:t>
      </w:r>
      <w:bookmarkEnd w:id="5"/>
    </w:p>
    <w:p w14:paraId="6010E36D" w14:textId="677040FB" w:rsidR="002A5CA6" w:rsidRPr="002A5CA6" w:rsidRDefault="007A3CA3" w:rsidP="002A5CA6">
      <w:pPr>
        <w:pStyle w:val="Corpodetexto"/>
        <w:keepNext/>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8C446F">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w:t>
      </w:r>
      <w:r w:rsidR="007F54C2">
        <w:rPr>
          <w:rFonts w:eastAsia="Times New Roman"/>
          <w:lang w:val="en-US"/>
        </w:rPr>
        <w:t>i</w:t>
      </w:r>
      <w:r w:rsidR="4D3A418A" w:rsidRPr="63FB4CB3">
        <w:rPr>
          <w:rFonts w:eastAsia="Times New Roman"/>
          <w:lang w:val="en-US"/>
        </w:rPr>
        <w:t xml:space="preserv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w:t>
      </w:r>
      <w:r w:rsidR="007F54C2">
        <w:rPr>
          <w:rFonts w:eastAsia="Times New Roman"/>
        </w:rPr>
        <w:t xml:space="preserve"> transfer</w:t>
      </w:r>
      <w:r w:rsidR="4D3A418A" w:rsidRPr="63FB4CB3">
        <w:rPr>
          <w:rFonts w:eastAsia="Times New Roman"/>
        </w:rPr>
        <w:t xml:space="preserve">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8960AF">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Corpodetexto"/>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5D00A405">
            <wp:extent cx="2227634" cy="2259054"/>
            <wp:effectExtent l="0" t="0" r="0" b="190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2691" cy="2284464"/>
                    </a:xfrm>
                    <a:prstGeom prst="rect">
                      <a:avLst/>
                    </a:prstGeom>
                    <a:noFill/>
                    <a:ln>
                      <a:noFill/>
                    </a:ln>
                  </pic:spPr>
                </pic:pic>
              </a:graphicData>
            </a:graphic>
          </wp:inline>
        </w:drawing>
      </w:r>
    </w:p>
    <w:p w14:paraId="607C2B3C" w14:textId="404E0CFC" w:rsidR="00D74ABD" w:rsidRPr="002A5CA6" w:rsidRDefault="00021404" w:rsidP="002A5CA6">
      <w:pPr>
        <w:pStyle w:val="figurecaption"/>
        <w:rPr>
          <w:noProof w:val="0"/>
          <w:lang w:val="en-GB"/>
        </w:rPr>
      </w:pPr>
      <w:bookmarkStart w:id="6"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6"/>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r w:rsidR="007F54C2">
        <w:rPr>
          <w:noProof w:val="0"/>
          <w:lang w:val="en-GB"/>
        </w:rPr>
        <w:t>.</w:t>
      </w:r>
    </w:p>
    <w:p w14:paraId="74A9887A" w14:textId="3C69BC9D" w:rsidR="00BC2592" w:rsidRPr="00B92DFC" w:rsidRDefault="4D3A418A" w:rsidP="00BC2592">
      <w:pPr>
        <w:pStyle w:val="Corpodetexto"/>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66FCD811"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 using the model of the identified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4A2A866"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shaking table with dedicated hardware and software was used to validate the methodology. The measurement and control chain is depicted on Fig. </w:t>
      </w:r>
      <w:r w:rsidR="009B32E5">
        <w:rPr>
          <w:rFonts w:eastAsia="Times New Roman"/>
          <w:lang w:val="en-US"/>
        </w:rPr>
        <w:t>3</w:t>
      </w:r>
      <w:r w:rsidRPr="4EDD7168">
        <w:rPr>
          <w:rFonts w:eastAsia="Times New Roman"/>
          <w:lang w:val="en-US"/>
        </w:rPr>
        <w:t xml:space="preserve">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6456E0B1" w:rsidR="785C9592" w:rsidRDefault="78F1CE69" w:rsidP="785C9592">
      <w:pPr>
        <w:jc w:val="both"/>
      </w:pPr>
      <w:r w:rsidRPr="78F1CE69">
        <w:rPr>
          <w:rFonts w:eastAsia="Times New Roman"/>
          <w:lang w:val="en-US"/>
        </w:rPr>
        <w:t xml:space="preserve">The system under study is a closed-loop control system, schematically illustrated in Fig. </w:t>
      </w:r>
      <w:r w:rsidR="009B32E5">
        <w:rPr>
          <w:rFonts w:eastAsia="Times New Roman"/>
          <w:lang w:val="en-US"/>
        </w:rPr>
        <w:t>4</w:t>
      </w:r>
      <w:r w:rsidRPr="78F1CE69">
        <w:rPr>
          <w:rFonts w:eastAsia="Times New Roman"/>
          <w:lang w:val="en-US"/>
        </w:rPr>
        <w:t>,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00AB5B95">
        <w:rPr>
          <w:rFonts w:eastAsia="Times New Roman"/>
          <w:lang w:val="en-US"/>
        </w:rPr>
        <w:t>,</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7" w:name="_Ref228489546"/>
      <w:r w:rsidRPr="00FD6795">
        <w:t>Shaking table control loop</w:t>
      </w:r>
      <w:bookmarkEnd w:id="7"/>
    </w:p>
    <w:p w14:paraId="509E654C" w14:textId="0525460A"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del w:id="8" w:author="afonso henrique" w:date="2026-05-01T15:47:00Z" w16du:dateUtc="2026-05-01T14:47:00Z">
        <w:r w:rsidRPr="7956383A" w:rsidDel="009709F3">
          <w:rPr>
            <w:rFonts w:eastAsia="Times New Roman"/>
            <w:lang w:val="en-US"/>
          </w:rPr>
          <w:delText xml:space="preserve">D </w:delText>
        </w:r>
      </w:del>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6502D6FD"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was carried out.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FD16E6">
        <w:rPr>
          <w:lang w:val="en-US"/>
        </w:rPr>
        <w:t xml:space="preserve">[12] </w:t>
      </w:r>
      <w:r w:rsidR="00A52F59">
        <w:rPr>
          <w:lang w:val="en-US"/>
        </w:rPr>
        <w:t>is applied</w:t>
      </w:r>
      <w:r w:rsidR="002016D0">
        <w:rPr>
          <w:lang w:val="en-US"/>
        </w:rPr>
        <w:t xml:space="preserve"> in order</w:t>
      </w:r>
      <w:r w:rsidR="00A52F59">
        <w:rPr>
          <w:lang w:val="en-US"/>
        </w:rPr>
        <w:t xml:space="preserve"> 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sidRPr="00725B68">
        <w:rPr>
          <w:lang w:val="en-US"/>
        </w:rPr>
        <w:t xml:space="preserve">The following </w:t>
      </w:r>
      <w:r w:rsidR="00590858" w:rsidRPr="00725B68">
        <w:rPr>
          <w:lang w:val="en-US"/>
        </w:rPr>
        <w:t>section</w:t>
      </w:r>
      <w:r w:rsidR="0082741C" w:rsidRPr="00725B68">
        <w:rPr>
          <w:lang w:val="en-US"/>
        </w:rPr>
        <w:t xml:space="preserve"> describes </w:t>
      </w:r>
      <w:r w:rsidR="00FA2208" w:rsidRPr="00725B68">
        <w:rPr>
          <w:lang w:val="en-US"/>
        </w:rPr>
        <w:t xml:space="preserve">the open-loop </w:t>
      </w:r>
      <w:r w:rsidR="00B419CA" w:rsidRPr="00725B68">
        <w:rPr>
          <w:lang w:val="en-US"/>
        </w:rPr>
        <w:t>driver signal design process currently used at LNEC</w:t>
      </w:r>
      <w:r w:rsidR="002E654D" w:rsidRPr="00725B68">
        <w:rPr>
          <w:lang w:val="en-US"/>
        </w:rPr>
        <w:t xml:space="preserve"> (</w:t>
      </w:r>
      <w:r w:rsidR="00B419CA" w:rsidRPr="00725B68">
        <w:rPr>
          <w:lang w:val="en-US"/>
        </w:rPr>
        <w:t xml:space="preserve">which will serve as a baseline </w:t>
      </w:r>
      <w:r w:rsidR="00F126CE" w:rsidRPr="00725B68">
        <w:rPr>
          <w:lang w:val="en-US"/>
        </w:rPr>
        <w:t>for controller performance evaluation</w:t>
      </w:r>
      <w:r w:rsidR="002E654D" w:rsidRPr="00725B68">
        <w:rPr>
          <w:lang w:val="en-US"/>
        </w:rPr>
        <w:t>),</w:t>
      </w:r>
      <w:r w:rsidR="002E654D">
        <w:rPr>
          <w:lang w:val="en-US"/>
        </w:rPr>
        <w:t xml:space="preserve"> and t</w:t>
      </w:r>
      <w:r w:rsidR="00BB6F76">
        <w:rPr>
          <w:lang w:val="en-US"/>
        </w:rPr>
        <w:t>wo proposed developments for the shak</w:t>
      </w:r>
      <w:r w:rsidR="006C0D54">
        <w:rPr>
          <w:lang w:val="en-US"/>
        </w:rPr>
        <w:t>ing</w:t>
      </w:r>
      <w:r w:rsidR="00BB6F76">
        <w:rPr>
          <w:lang w:val="en-US"/>
        </w:rPr>
        <w:t xml:space="preserv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3606CF50" w14:textId="07F118F3" w:rsidR="0084712B" w:rsidRDefault="00105E2D" w:rsidP="00264003">
      <w:pPr>
        <w:pStyle w:val="Corpodetexto"/>
      </w:pPr>
      <w:r w:rsidRPr="00105E2D">
        <w:t>In order to tune the controller</w:t>
      </w:r>
      <w:r w:rsidR="00A270F5">
        <w:t>s</w:t>
      </w:r>
      <w:r w:rsidRPr="00105E2D">
        <w:t xml:space="preserve"> it is necessary to</w:t>
      </w:r>
      <w:r w:rsidR="00D52E0D">
        <w:t xml:space="preserve"> first</w:t>
      </w:r>
      <w:r w:rsidRPr="00105E2D">
        <w:t xml:space="preserve"> identify the</w:t>
      </w:r>
      <w:r w:rsidR="00264003">
        <w:t xml:space="preserve"> dynamic model of the</w:t>
      </w:r>
      <w:r w:rsidRPr="00105E2D">
        <w:t xml:space="preserve"> controlled system. </w:t>
      </w:r>
      <w:r w:rsidR="002746CD">
        <w:t>To</w:t>
      </w:r>
      <w:r w:rsidR="00AF4BFF" w:rsidRPr="00AF4BFF">
        <w:t xml:space="preserve"> this </w:t>
      </w:r>
      <w:r w:rsidR="002746CD">
        <w:t>end</w:t>
      </w:r>
      <w:r w:rsidR="00AF4BFF" w:rsidRPr="00AF4BFF">
        <w:t xml:space="preserve"> an identification experiment was carried out using a limited-band pink noise </w:t>
      </w:r>
      <w:r w:rsidR="00257B27">
        <w:t xml:space="preserve">driver </w:t>
      </w:r>
      <w:r w:rsidR="00AF4BFF" w:rsidRPr="00AF4BFF">
        <w:t>signal</w:t>
      </w:r>
      <w:r w:rsidR="001F3145">
        <w:t>, with amplitude of ap</w:t>
      </w:r>
      <w:r w:rsidR="00F8741B">
        <w:t xml:space="preserve">proximately </w:t>
      </w:r>
      <w:r w:rsidR="00277AF1">
        <w:t>±4mm</w:t>
      </w:r>
      <w:r w:rsidR="00AF4BFF" w:rsidRPr="00AF4BFF">
        <w:t xml:space="preserve">, with the </w:t>
      </w:r>
      <w:commentRangeStart w:id="9"/>
      <w:commentRangeStart w:id="10"/>
      <w:r w:rsidR="00AF4BFF" w:rsidRPr="00AF4BFF">
        <w:t>controller</w:t>
      </w:r>
      <w:del w:id="11" w:author="afonso henrique" w:date="2026-05-01T15:56:00Z" w16du:dateUtc="2026-05-01T14:56:00Z">
        <w:r w:rsidR="002B62CB" w:rsidDel="00EE39F0">
          <w:delText xml:space="preserve"> C</w:delText>
        </w:r>
        <w:r w:rsidR="00AF4BFF" w:rsidRPr="00AF4BFF" w:rsidDel="00EE39F0">
          <w:delText xml:space="preserve"> </w:delText>
        </w:r>
      </w:del>
      <w:commentRangeEnd w:id="9"/>
      <w:r w:rsidR="00264003" w:rsidRPr="00AF4BFF">
        <w:rPr>
          <w:rStyle w:val="Refdecomentrio"/>
          <w:sz w:val="20"/>
          <w:szCs w:val="20"/>
        </w:rPr>
        <w:commentReference w:id="9"/>
      </w:r>
      <w:commentRangeEnd w:id="10"/>
      <w:r w:rsidR="00EE39F0" w:rsidRPr="00AF4BFF">
        <w:rPr>
          <w:rStyle w:val="Refdecomentrio"/>
          <w:sz w:val="20"/>
          <w:szCs w:val="20"/>
        </w:rPr>
        <w:commentReference w:id="10"/>
      </w:r>
      <w:r w:rsidR="00AF4BFF" w:rsidRPr="00AF4BFF">
        <w:t>set with 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200Hz</w:t>
      </w:r>
      <w:r w:rsidR="00AF4BFF" w:rsidRPr="00AF4BFF">
        <w:t xml:space="preserve">. </w:t>
      </w:r>
      <w:r w:rsidR="00BC2592" w:rsidRPr="00B92DFC">
        <w:t>The imperative of running experiments under closed-loop control poses additional challenges for identifying the plant,</w:t>
      </w:r>
      <w:r w:rsidR="000E0885">
        <w:t xml:space="preserve"> so, in order t</w:t>
      </w:r>
      <w:r w:rsidR="00C21F57" w:rsidRPr="00C21F57">
        <w:rPr>
          <w:lang w:val="en-US"/>
        </w:rPr>
        <w:t>o address the particularities of closed-loop identification, the two-stage method was adopted</w:t>
      </w:r>
      <w:r w:rsidR="008F7E58">
        <w:rPr>
          <w:lang w:val="en-US"/>
        </w:rPr>
        <w:t xml:space="preserve"> </w:t>
      </w:r>
      <w:r w:rsidR="00590858">
        <w:rPr>
          <w:lang w:val="en-US"/>
        </w:rPr>
        <w:t>[12].</w:t>
      </w:r>
      <w:r w:rsidR="00264003">
        <w:t xml:space="preserve"> </w:t>
      </w:r>
      <w:r w:rsidR="00632113">
        <w:t xml:space="preserve">Firstly, </w:t>
      </w:r>
      <w:del w:id="12" w:author="afonso henrique" w:date="2026-05-01T15:58:00Z" w16du:dateUtc="2026-05-01T14:58:00Z">
        <w:r w:rsidR="00264003" w:rsidDel="00EE39F0">
          <w:delText xml:space="preserve">for </w:delText>
        </w:r>
      </w:del>
      <w:r w:rsidR="00264003">
        <w:t xml:space="preserve">the </w:t>
      </w:r>
      <w:r w:rsidR="00632113">
        <w:t>sensitivity function</w:t>
      </w:r>
      <w:ins w:id="13" w:author="afonso henrique" w:date="2026-05-01T15:57:00Z" w16du:dateUtc="2026-05-01T14:57:00Z">
        <w:r w:rsidR="00EE39F0">
          <w:t xml:space="preserve"> with  controller</w:t>
        </w:r>
      </w:ins>
      <w:r w:rsidR="00264003">
        <w:t>,</w:t>
      </w:r>
      <w:r w:rsidR="009304A3">
        <w:t xml:space="preserve"> S</w:t>
      </w:r>
      <w:r w:rsidR="009304A3">
        <w:rPr>
          <w:vertAlign w:val="subscript"/>
        </w:rPr>
        <w:t>0</w:t>
      </w:r>
      <w:ins w:id="14" w:author="afonso henrique" w:date="2026-05-01T15:57:00Z" w16du:dateUtc="2026-05-01T14:57:00Z">
        <w:r w:rsidR="00EE39F0">
          <w:t>C</w:t>
        </w:r>
      </w:ins>
      <w:r w:rsidR="00632113">
        <w:t>,</w:t>
      </w:r>
      <w:ins w:id="15" w:author="afonso henrique" w:date="2026-05-01T15:58:00Z" w16du:dateUtc="2026-05-01T14:58:00Z">
        <w:r w:rsidR="00EE39F0">
          <w:t xml:space="preserve"> is</w:t>
        </w:r>
      </w:ins>
      <w:r w:rsidR="00264003">
        <w:t xml:space="preserve"> identifi</w:t>
      </w:r>
      <w:ins w:id="16" w:author="afonso henrique" w:date="2026-05-01T15:58:00Z" w16du:dateUtc="2026-05-01T14:58:00Z">
        <w:r w:rsidR="00EE39F0">
          <w:t>ed</w:t>
        </w:r>
      </w:ins>
      <w:del w:id="17" w:author="afonso henrique" w:date="2026-05-01T15:58:00Z" w16du:dateUtc="2026-05-01T14:58:00Z">
        <w:r w:rsidR="00264003" w:rsidDel="00EE39F0">
          <w:delText>cation</w:delText>
        </w:r>
      </w:del>
      <w:r w:rsidR="00632113">
        <w:t xml:space="preserve"> </w:t>
      </w:r>
      <w:ins w:id="18" w:author="afonso henrique" w:date="2026-05-01T15:58:00Z" w16du:dateUtc="2026-05-01T14:58:00Z">
        <w:r w:rsidR="00FC2366">
          <w:t xml:space="preserve">by fitting </w:t>
        </w:r>
      </w:ins>
      <w:r w:rsidR="00632113">
        <w:t xml:space="preserve">a linear FIR model with 100 parameters </w:t>
      </w:r>
      <w:del w:id="19" w:author="afonso henrique" w:date="2026-05-01T15:58:00Z" w16du:dateUtc="2026-05-01T14:58:00Z">
        <w:r w:rsidR="00632113" w:rsidDel="00FC2366">
          <w:delText>was fitted</w:delText>
        </w:r>
        <w:r w:rsidR="00903440" w:rsidDel="00FC2366">
          <w:delText xml:space="preserve"> </w:delText>
        </w:r>
      </w:del>
      <w:r w:rsidR="00632113">
        <w:t xml:space="preserve">(the </w:t>
      </w:r>
      <w:r w:rsidR="004D175C">
        <w:t>order of the model just needs to be high</w:t>
      </w:r>
      <w:r w:rsidR="00D51156">
        <w:t xml:space="preserve"> enough to rep</w:t>
      </w:r>
      <w:r w:rsidR="00347FE7">
        <w:t>roduce the noise-free control action, and high variance is not of concern</w:t>
      </w:r>
      <w:r w:rsidR="00632113">
        <w:t>).  Then</w:t>
      </w:r>
      <w:ins w:id="20" w:author="afonso henrique" w:date="2026-05-01T15:59:00Z" w16du:dateUtc="2026-05-01T14:59:00Z">
        <w:r w:rsidR="00FC2366">
          <w:t>,</w:t>
        </w:r>
      </w:ins>
      <w:r w:rsidR="00632113">
        <w:t xml:space="preserve"> a Hammerstein-Wiener model was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w:t>
      </w:r>
      <w:r w:rsidR="00C20AE7">
        <w:rPr>
          <w:noProof/>
        </w:rPr>
        <w:lastRenderedPageBreak/>
        <w:t xml:space="preserve">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y</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r w:rsidR="00264003">
        <w:rPr>
          <w:noProof/>
        </w:rPr>
        <w:t xml:space="preserve">Figure 5 illustrates the two-stage </w:t>
      </w:r>
      <w:r w:rsidR="00AE3F48">
        <w:rPr>
          <w:noProof/>
        </w:rPr>
        <w:t xml:space="preserve">closed-loop identification </w:t>
      </w:r>
      <w:r w:rsidR="00264003">
        <w:rPr>
          <w:noProof/>
        </w:rPr>
        <w:t>method.</w:t>
      </w:r>
    </w:p>
    <w:p w14:paraId="1F68B4AF" w14:textId="6FB2BDA0" w:rsidR="00264003" w:rsidRDefault="00264003" w:rsidP="0084712B">
      <w:pPr>
        <w:pStyle w:val="Corpodetexto"/>
        <w:keepNext/>
        <w:ind w:firstLine="0pt"/>
      </w:pPr>
      <w:r>
        <w:fldChar w:fldCharType="begin"/>
      </w:r>
      <w:r>
        <w:instrText xml:space="preserve"> INCLUDEPICTURE </w:instrText>
      </w:r>
      <w:r w:rsidR="00000000">
        <w:instrText xml:space="preserve">"file://Users/Miguel/Library/Group%20Containers/UBF8T346G9.ms/WebArchiveCopyPasteTempFiles/com.microsoft.Word/cidA795C2E9-26B3-4EE5-9F45-12C7E5BBE663" </w:instrText>
      </w:r>
      <w:r>
        <w:instrText xml:space="preserve">\* MERGEFORMATINET </w:instrText>
      </w:r>
      <w:r>
        <w:fldChar w:fldCharType="separate"/>
      </w:r>
      <w:r>
        <w:rPr>
          <w:noProof/>
        </w:rPr>
        <w:drawing>
          <wp:inline distT="0" distB="0" distL="0" distR="0" wp14:anchorId="427DE76E" wp14:editId="5BB40215">
            <wp:extent cx="3089910" cy="1220470"/>
            <wp:effectExtent l="0" t="0" r="0" b="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1220470"/>
                    </a:xfrm>
                    <a:prstGeom prst="rect">
                      <a:avLst/>
                    </a:prstGeom>
                    <a:noFill/>
                    <a:ln>
                      <a:noFill/>
                    </a:ln>
                  </pic:spPr>
                </pic:pic>
              </a:graphicData>
            </a:graphic>
          </wp:inline>
        </w:drawing>
      </w:r>
      <w:r>
        <w:fldChar w:fldCharType="end"/>
      </w:r>
    </w:p>
    <w:p w14:paraId="472D24F4" w14:textId="748B12ED"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r w:rsidR="004E7968">
        <w:rPr>
          <w:noProof w:val="0"/>
          <w:lang w:val="en-GB"/>
        </w:rPr>
        <w:t>S</w:t>
      </w:r>
      <w:r w:rsidR="004E7968">
        <w:rPr>
          <w:noProof w:val="0"/>
          <w:vertAlign w:val="subscript"/>
          <w:lang w:val="en-GB"/>
        </w:rPr>
        <w:t>0</w:t>
      </w:r>
      <w:r w:rsidR="004E7968">
        <w:rPr>
          <w:noProof w:val="0"/>
          <w:lang w:val="en-GB"/>
        </w:rPr>
        <w:t xml:space="preserve"> being a </w:t>
      </w:r>
      <w:r w:rsidR="003A1E75">
        <w:rPr>
          <w:noProof w:val="0"/>
          <w:lang w:val="en-GB"/>
        </w:rPr>
        <w:t xml:space="preserve">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r w:rsidR="00264003">
        <w:rPr>
          <w:noProof w:val="0"/>
          <w:lang w:val="en-GB"/>
        </w:rPr>
        <w:t xml:space="preserve"> (C – controller; S</w:t>
      </w:r>
      <w:r w:rsidR="00264003" w:rsidRPr="00264003">
        <w:rPr>
          <w:noProof w:val="0"/>
          <w:vertAlign w:val="subscript"/>
          <w:lang w:val="en-GB"/>
        </w:rPr>
        <w:t>0</w:t>
      </w:r>
      <w:r w:rsidR="00264003">
        <w:rPr>
          <w:noProof w:val="0"/>
          <w:lang w:val="en-GB"/>
        </w:rPr>
        <w:t xml:space="preserve"> – sensibility function; G</w:t>
      </w:r>
      <w:r w:rsidR="00264003" w:rsidRPr="00264003">
        <w:rPr>
          <w:noProof w:val="0"/>
          <w:vertAlign w:val="subscript"/>
          <w:lang w:val="en-GB"/>
        </w:rPr>
        <w:t>0</w:t>
      </w:r>
      <w:r w:rsidR="00264003">
        <w:rPr>
          <w:noProof w:val="0"/>
          <w:lang w:val="en-GB"/>
        </w:rPr>
        <w:t xml:space="preserve"> – model plant; H</w:t>
      </w:r>
      <w:r w:rsidR="00264003" w:rsidRPr="00264003">
        <w:rPr>
          <w:noProof w:val="0"/>
          <w:vertAlign w:val="subscript"/>
          <w:lang w:val="en-GB"/>
        </w:rPr>
        <w:t>0</w:t>
      </w:r>
      <w:r w:rsidR="00264003">
        <w:rPr>
          <w:noProof w:val="0"/>
          <w:lang w:val="en-GB"/>
        </w:rPr>
        <w:t xml:space="preserve"> – noise model; e – white noise; u</w:t>
      </w:r>
      <w:r w:rsidR="00264003" w:rsidRPr="00264003">
        <w:rPr>
          <w:noProof w:val="0"/>
          <w:vertAlign w:val="subscript"/>
          <w:lang w:val="en-GB"/>
        </w:rPr>
        <w:t xml:space="preserve">r </w:t>
      </w:r>
      <w:r w:rsidR="00264003">
        <w:rPr>
          <w:noProof w:val="0"/>
          <w:lang w:val="en-GB"/>
        </w:rPr>
        <w:t>– noise free control action)</w:t>
      </w:r>
      <w:r w:rsidR="00A974B7">
        <w:rPr>
          <w:noProof w:val="0"/>
          <w:lang w:val="en-GB"/>
        </w:rPr>
        <w:t>.</w:t>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254D6BD8" w:rsidR="00B50A15" w:rsidRPr="00CB4F56" w:rsidRDefault="00BC6A30" w:rsidP="00F97572">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and the FRF identification s</w:t>
      </w:r>
      <w:commentRangeStart w:id="21"/>
      <w:commentRangeStart w:id="22"/>
      <w:r w:rsidR="000E2F9B">
        <w:t xml:space="preserve">ettings had </w:t>
      </w:r>
      <w:r w:rsidR="00BD3FA1">
        <w:t>the window</w:t>
      </w:r>
      <w:r w:rsidR="008374F9">
        <w:t xml:space="preserve"> type was set to Hanning, </w:t>
      </w:r>
      <w:r w:rsidR="009A032D">
        <w:t>number of windows was set to 8192</w:t>
      </w:r>
      <w:r w:rsidR="000E2F9B">
        <w:t xml:space="preserve"> with </w:t>
      </w:r>
      <w:r w:rsidR="00E60DDA">
        <w:t>97% overlap</w:t>
      </w:r>
      <w:r w:rsidR="00A16E46">
        <w:t xml:space="preserve">, and the FRF </w:t>
      </w:r>
      <w:r w:rsidR="00B44FBD">
        <w:t>mode 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were adjusted as needed</w:t>
      </w:r>
      <w:r w:rsidR="00FC0DD9">
        <w:t>, while the coherence threshold was left at 90%.</w:t>
      </w:r>
      <w:commentRangeEnd w:id="21"/>
      <w:r w:rsidR="00901515" w:rsidRPr="00CB4F56">
        <w:rPr>
          <w:rStyle w:val="Refdecomentrio"/>
          <w:sz w:val="20"/>
          <w:szCs w:val="20"/>
        </w:rPr>
        <w:commentReference w:id="21"/>
      </w:r>
      <w:commentRangeEnd w:id="22"/>
      <w:r w:rsidR="00F97572" w:rsidRPr="00CB4F56">
        <w:rPr>
          <w:rStyle w:val="Refdecomentrio"/>
          <w:sz w:val="20"/>
          <w:szCs w:val="20"/>
        </w:rPr>
        <w:commentReference w:id="22"/>
      </w:r>
    </w:p>
    <w:p w14:paraId="2ED3B031" w14:textId="33A0B040" w:rsidR="00BC2592" w:rsidRPr="00B92DFC" w:rsidRDefault="00BC2592" w:rsidP="00505BAD">
      <w:pPr>
        <w:pStyle w:val="Corpodetexto"/>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067F90">
        <w:t>Fig. 1</w:t>
      </w:r>
      <w:r w:rsidR="00067F90">
        <w:fldChar w:fldCharType="end"/>
      </w:r>
      <w:r w:rsidR="004E493C">
        <w:t>)</w:t>
      </w:r>
      <w:r w:rsidRPr="00B92DFC">
        <w:t>, where the identification is carried out each time the target signal is scaled up</w:t>
      </w:r>
      <w:r w:rsidR="00F97572">
        <w:t xml:space="preserve">, </w:t>
      </w:r>
      <w:r w:rsidRPr="00B92DFC">
        <w:t xml:space="preserve">one possible straightforward improvement would be to update the controller tune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 since it</w:t>
      </w:r>
      <w:r w:rsidR="00F97572">
        <w:t xml:space="preserve"> is</w:t>
      </w:r>
      <w:r w:rsidRPr="00B92DFC">
        <w:t xml:space="preserve"> </w:t>
      </w:r>
      <w:r w:rsidR="00F97572">
        <w:t>merely</w:t>
      </w:r>
      <w:r w:rsidRPr="00B92DFC">
        <w:t xml:space="preserve"> an extension of the existing controller structure. </w:t>
      </w:r>
    </w:p>
    <w:p w14:paraId="21FD27E6" w14:textId="79B624AE" w:rsidR="00FA217F" w:rsidRDefault="00BC2592" w:rsidP="00DF1476">
      <w:pPr>
        <w:pStyle w:val="Corpodetexto"/>
      </w:pPr>
      <w:r w:rsidRPr="00B92DFC">
        <w:rPr>
          <w:u w:val="single"/>
        </w:rPr>
        <w:t>LQI control strategy:</w:t>
      </w:r>
      <w:r w:rsidR="004230A9" w:rsidRPr="00B92DFC">
        <w:tab/>
      </w:r>
      <w:r w:rsidR="003B2816" w:rsidRPr="00B92DFC">
        <w:t xml:space="preserve"> For the tracking loop shown in </w:t>
      </w:r>
      <w:r w:rsidR="00C32B4C">
        <w:fldChar w:fldCharType="begin"/>
      </w:r>
      <w:r w:rsidR="00C32B4C">
        <w:instrText xml:space="preserve"> REF _Ref228489546 \n \h </w:instrText>
      </w:r>
      <w:r w:rsidR="00C32B4C">
        <w:fldChar w:fldCharType="separate"/>
      </w:r>
      <w:r w:rsidR="00C32B4C">
        <w:t>Fig. 4</w:t>
      </w:r>
      <w:r w:rsidR="00C32B4C">
        <w:fldChar w:fldCharType="end"/>
      </w:r>
      <w:r w:rsidR="00F64D87">
        <w:t xml:space="preserve">, </w:t>
      </w:r>
      <w:r w:rsidR="00182FED">
        <w:t xml:space="preserve">where </w:t>
      </w:r>
      <w:r w:rsidR="00593F6C">
        <w:t>the</w:t>
      </w:r>
      <w:r w:rsidR="003B2816" w:rsidRPr="00B92DFC">
        <w:t xml:space="preserve"> </w:t>
      </w:r>
      <w:commentRangeStart w:id="23"/>
      <w:commentRangeStart w:id="24"/>
      <w:r w:rsidR="003B2816" w:rsidRPr="00B92DFC">
        <w:t>state space model</w:t>
      </w:r>
      <w:r w:rsidR="00073817">
        <w:t xml:space="preserve"> </w:t>
      </w:r>
      <w:r w:rsidR="00073817" w:rsidRPr="00073817">
        <w:t>of the plant</w:t>
      </w:r>
      <w:r w:rsidR="008620D3">
        <w:t xml:space="preserve"> (1)</w:t>
      </w:r>
      <w:r w:rsidR="00593F6C">
        <w:t xml:space="preserve"> is</w:t>
      </w:r>
      <w:commentRangeEnd w:id="23"/>
      <w:r w:rsidR="00F97572">
        <w:rPr>
          <w:rStyle w:val="Refdecomentrio"/>
          <w:sz w:val="20"/>
          <w:szCs w:val="20"/>
        </w:rPr>
        <w:commentReference w:id="23"/>
      </w:r>
      <w:commentRangeEnd w:id="24"/>
      <w:r w:rsidR="00FC2366">
        <w:rPr>
          <w:rStyle w:val="Refdecomentrio"/>
          <w:sz w:val="20"/>
          <w:szCs w:val="20"/>
        </w:rPr>
        <w:commentReference w:id="24"/>
      </w:r>
      <w:r w:rsidR="00F841BC">
        <w:t>:</w:t>
      </w:r>
    </w:p>
    <w:p w14:paraId="77697D1B" w14:textId="5B7771B7" w:rsidR="000A3A4A" w:rsidRPr="000A3A4A" w:rsidRDefault="00000000" w:rsidP="00DF1476">
      <w:pPr>
        <w:pStyle w:val="Corpodetexto"/>
        <w:jc w:val="center"/>
      </w:pPr>
      <m:oMath>
        <m:acc>
          <m:accPr>
            <m:chr m:val="̇"/>
            <m:ctrlPr>
              <w:rPr>
                <w:rFonts w:ascii="Cambria Math" w:hAnsi="Cambria Math"/>
              </w:rPr>
            </m:ctrlPr>
          </m:accPr>
          <m:e>
            <m:r>
              <w:rPr>
                <w:rFonts w:ascii="Cambria Math" w:hAnsi="Cambria Math"/>
              </w:rPr>
              <m:t>x(t)</m:t>
            </m:r>
          </m:e>
        </m:acc>
        <m:r>
          <w:rPr>
            <w:rFonts w:ascii="Cambria Math" w:hAnsi="Cambria Math"/>
          </w:rPr>
          <m:t>=A</m:t>
        </m:r>
        <m:r>
          <m:rPr>
            <m:sty m:val="p"/>
          </m:rPr>
          <w:rPr>
            <w:rFonts w:ascii="Cambria Math" w:hAnsi="Cambria Math"/>
          </w:rPr>
          <m:t>⋅</m:t>
        </m:r>
        <m:r>
          <w:rPr>
            <w:rFonts w:ascii="Cambria Math" w:hAnsi="Cambria Math"/>
          </w:rPr>
          <m:t>x(t)+B</m:t>
        </m:r>
        <m:r>
          <m:rPr>
            <m:sty m:val="p"/>
          </m:rPr>
          <w:rPr>
            <w:rFonts w:ascii="Cambria Math" w:hAnsi="Cambria Math"/>
          </w:rPr>
          <m:t>⋅</m:t>
        </m:r>
        <m:r>
          <w:rPr>
            <w:rFonts w:ascii="Cambria Math" w:hAnsi="Cambria Math"/>
          </w:rPr>
          <m:t>u</m:t>
        </m:r>
      </m:oMath>
      <w:r w:rsidR="00DF1476">
        <w:t>(t)</w:t>
      </w:r>
    </w:p>
    <w:p w14:paraId="3A239E8F" w14:textId="55EA00C4" w:rsidR="000A3A4A" w:rsidRPr="00DF1476" w:rsidRDefault="00DF1476" w:rsidP="00DF1476">
      <w:pPr>
        <w:pStyle w:val="Corpodetexto"/>
        <w:ind w:firstLine="0pt"/>
      </w:pPr>
      <m:oMathPara>
        <m:oMathParaPr>
          <m:jc m:val="center"/>
        </m:oMathParaPr>
        <m:oMath>
          <m:r>
            <w:rPr>
              <w:rFonts w:ascii="Cambria Math" w:hAnsi="Cambria Math"/>
            </w:rPr>
            <m:t xml:space="preserve">       y(t)=C</m:t>
          </m:r>
          <m:r>
            <m:rPr>
              <m:sty m:val="p"/>
            </m:rPr>
            <w:rPr>
              <w:rFonts w:ascii="Cambria Math" w:hAnsi="Cambria Math"/>
            </w:rPr>
            <m:t>⋅</m:t>
          </m:r>
          <m:r>
            <w:rPr>
              <w:rFonts w:ascii="Cambria Math" w:hAnsi="Cambria Math"/>
            </w:rPr>
            <m:t>x(t)+D</m:t>
          </m:r>
          <m:r>
            <m:rPr>
              <m:sty m:val="p"/>
            </m:rPr>
            <w:rPr>
              <w:rFonts w:ascii="Cambria Math" w:hAnsi="Cambria Math"/>
            </w:rPr>
            <m:t>⋅</m:t>
          </m:r>
          <m:r>
            <w:rPr>
              <w:rFonts w:ascii="Cambria Math" w:hAnsi="Cambria Math"/>
            </w:rPr>
            <m:t>u(t)</m:t>
          </m:r>
        </m:oMath>
      </m:oMathPara>
    </w:p>
    <w:p w14:paraId="79F3013B" w14:textId="47B7EAC8" w:rsidR="000A3A4A" w:rsidRPr="000A3A4A" w:rsidRDefault="005537CC" w:rsidP="008620D3">
      <w:pPr>
        <w:pStyle w:val="Corpodetexto"/>
      </w:pPr>
      <w:r>
        <w:t>Where:</w:t>
      </w:r>
    </w:p>
    <w:p w14:paraId="0743000A" w14:textId="77777777" w:rsidR="000A3A4A" w:rsidRPr="000A3A4A" w:rsidRDefault="000A3A4A" w:rsidP="008620D3">
      <w:pPr>
        <w:pStyle w:val="Corpodetexto"/>
      </w:pPr>
    </w:p>
    <w:p w14:paraId="6B0197ED" w14:textId="183EEF1A" w:rsidR="00123253" w:rsidRPr="00B92DFC" w:rsidRDefault="00000000" w:rsidP="00683260">
      <w:pPr>
        <w:pStyle w:val="equation"/>
        <w:jc w:val="both"/>
        <w:rPr>
          <w:rFonts w:hint="eastAsia"/>
        </w:rPr>
      </w:pP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1.342</m:t>
                              </m:r>
                              <m:ctrlPr>
                                <w:rPr>
                                  <w:rFonts w:ascii="Cambria Math" w:hAnsi="Cambria Math"/>
                                  <w:i/>
                                </w:rPr>
                              </m:ctrlPr>
                            </m:e>
                            <m:e>
                              <m:r>
                                <w:rPr>
                                  <w:rFonts w:ascii="Cambria Math" w:hAnsi="Cambria Math"/>
                                </w:rPr>
                                <m:t>0.4357</m:t>
                              </m:r>
                              <m:ctrlPr>
                                <w:rPr>
                                  <w:rFonts w:ascii="Cambria Math" w:hAnsi="Cambria Math"/>
                                  <w:i/>
                                </w:rPr>
                              </m:ctrlPr>
                            </m:e>
                            <m:e>
                              <m:r>
                                <w:rPr>
                                  <w:rFonts w:ascii="Cambria Math" w:hAnsi="Cambria Math"/>
                                </w:rPr>
                                <m:t>-1.348</m:t>
                              </m:r>
                              <m:ctrlPr>
                                <w:rPr>
                                  <w:rFonts w:ascii="Cambria Math" w:hAnsi="Cambria Math"/>
                                  <w:i/>
                                </w:rPr>
                              </m:ctrlPr>
                            </m:e>
                            <m:e>
                              <m:r>
                                <w:rPr>
                                  <w:rFonts w:ascii="Cambria Math" w:hAnsi="Cambria Math"/>
                                </w:rPr>
                                <m:t>0.5587</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e>
                </m:mr>
              </m:m>
            </m:e>
          </m:mr>
          <m:mr>
            <m:e>
              <m: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0.125</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
                </m:e>
              </m:d>
            </m:e>
          </m:mr>
          <m:mr>
            <m:e>
              <m:m>
                <m:mPr>
                  <m:mcs>
                    <m:mc>
                      <m:mcPr>
                        <m:count m:val="1"/>
                        <m:mcJc m:val="center"/>
                      </m:mcPr>
                    </m:mc>
                  </m:mcs>
                  <m:ctrlPr>
                    <w:rPr>
                      <w:rFonts w:ascii="Cambria Math" w:hAnsi="Cambria Math"/>
                      <w:i/>
                    </w:rPr>
                  </m:ctrlPr>
                </m:mPr>
                <m:mr>
                  <m:e>
                    <m:r>
                      <w:rPr>
                        <w:rFonts w:ascii="Cambria Math" w:hAnsi="Cambria Math"/>
                      </w:rPr>
                      <m:t>C=</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0.03747</m:t>
                              </m:r>
                              <m:ctrlPr>
                                <w:rPr>
                                  <w:rFonts w:ascii="Cambria Math" w:hAnsi="Cambria Math"/>
                                  <w:i/>
                                </w:rPr>
                              </m:ctrlPr>
                            </m:e>
                            <m:e>
                              <m:r>
                                <w:rPr>
                                  <w:rFonts w:ascii="Cambria Math" w:hAnsi="Cambria Math"/>
                                </w:rPr>
                                <m:t>0.0512</m:t>
                              </m:r>
                              <m:ctrlPr>
                                <w:rPr>
                                  <w:rFonts w:ascii="Cambria Math" w:hAnsi="Cambria Math"/>
                                  <w:i/>
                                </w:rPr>
                              </m:ctrlPr>
                            </m:e>
                            <m:e>
                              <m:r>
                                <w:rPr>
                                  <w:rFonts w:ascii="Cambria Math" w:hAnsi="Cambria Math"/>
                                </w:rPr>
                                <m:t>0.009955</m:t>
                              </m:r>
                              <m:ctrlPr>
                                <w:rPr>
                                  <w:rFonts w:ascii="Cambria Math" w:hAnsi="Cambria Math"/>
                                  <w:i/>
                                </w:rPr>
                              </m:ctrlPr>
                            </m:e>
                            <m:e>
                              <m:r>
                                <w:rPr>
                                  <w:rFonts w:ascii="Cambria Math" w:hAnsi="Cambria Math"/>
                                </w:rPr>
                                <m:t>-0.003781</m:t>
                              </m:r>
                              <m:ctrlPr>
                                <w:rPr>
                                  <w:rFonts w:ascii="Cambria Math" w:hAnsi="Cambria Math"/>
                                  <w:i/>
                                </w:rPr>
                              </m:ctrlPr>
                            </m:e>
                          </m:mr>
                        </m:m>
                      </m:e>
                    </m:d>
                  </m:e>
                </m:mr>
                <m:mr>
                  <m:e>
                    <m:r>
                      <w:rPr>
                        <w:rFonts w:ascii="Cambria Math" w:hAnsi="Cambria Math"/>
                      </w:rPr>
                      <m:t>D=</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-0.000846</m:t>
                              </m:r>
                            </m:e>
                          </m:mr>
                        </m:m>
                        <m:ctrlPr>
                          <w:rPr>
                            <w:rFonts w:ascii="Cambria Math" w:hAnsi="Cambria Math"/>
                            <w:i/>
                          </w:rPr>
                        </m:ctrlPr>
                      </m:e>
                    </m:d>
                  </m:e>
                </m:mr>
              </m:m>
            </m:e>
          </m:mr>
        </m:m>
      </m:oMath>
      <w:r w:rsidR="00123253" w:rsidRPr="00B92DFC">
        <w:tab/>
      </w:r>
      <w:r w:rsidR="00123253" w:rsidRPr="00B92DFC">
        <w:t></w:t>
      </w:r>
      <w:r w:rsidR="00123253" w:rsidRPr="00B92DFC">
        <w:t></w:t>
      </w:r>
      <w:r w:rsidR="00123253" w:rsidRPr="00B92DFC">
        <w:t></w:t>
      </w:r>
    </w:p>
    <w:p w14:paraId="0C75B1ED" w14:textId="0821AB07" w:rsidR="003B2816" w:rsidRDefault="00B70561" w:rsidP="00593F6C">
      <w:pPr>
        <w:pStyle w:val="Corpodetexto"/>
        <w:ind w:firstLine="0pt"/>
      </w:pPr>
      <w:r w:rsidRPr="00B92DFC">
        <w:t>T</w:t>
      </w:r>
      <w:r w:rsidR="003B2816" w:rsidRPr="00B92DFC">
        <w:t>he optimal state feedback control law</w:t>
      </w:r>
      <w:r w:rsidR="00593F6C">
        <w:t xml:space="preserve"> </w:t>
      </w:r>
      <w:r w:rsidR="00422CB4">
        <w:t xml:space="preserve">u = </w:t>
      </w:r>
      <w:r w:rsidR="002E2988">
        <w:t>K [x x</w:t>
      </w:r>
      <w:r w:rsidR="002E2988">
        <w:rPr>
          <w:vertAlign w:val="subscript"/>
        </w:rPr>
        <w:t>i</w:t>
      </w:r>
      <w:r w:rsidR="002E2988">
        <w:t>]</w:t>
      </w:r>
      <w:r w:rsidR="00A14B56" w:rsidRPr="00A14B56">
        <w:rPr>
          <w:vertAlign w:val="superscript"/>
        </w:rPr>
        <w:t>T</w:t>
      </w:r>
      <w:r w:rsidR="004E0089">
        <w:t xml:space="preserve"> (</w:t>
      </w:r>
      <w:r w:rsidR="004B774B">
        <w:t xml:space="preserve">where </w:t>
      </w:r>
      <w:r w:rsidR="000E25BA">
        <w:t xml:space="preserve">K is </w:t>
      </w:r>
      <w:r w:rsidR="00770C1F">
        <w:t xml:space="preserve">5 element </w:t>
      </w:r>
      <w:r w:rsidR="009A6AEF">
        <w:t xml:space="preserve">gain </w:t>
      </w:r>
      <w:r w:rsidR="00770C1F">
        <w:t>vector</w:t>
      </w:r>
      <w:r w:rsidR="009D221D">
        <w:t xml:space="preserve">, </w:t>
      </w:r>
      <w:r w:rsidR="00806464">
        <w:t>one for each state x</w:t>
      </w:r>
      <w:r w:rsidR="00604D21">
        <w:t>, and a</w:t>
      </w:r>
      <w:r w:rsidR="007D69D3">
        <w:t xml:space="preserve">n </w:t>
      </w:r>
      <w:r w:rsidR="009D221D">
        <w:t xml:space="preserve">additional state </w:t>
      </w:r>
      <w:r w:rsidR="009D221D" w:rsidRPr="009D221D">
        <w:t>x</w:t>
      </w:r>
      <w:r w:rsidR="009D221D" w:rsidRPr="00B47BEB">
        <w:rPr>
          <w:vertAlign w:val="subscript"/>
        </w:rPr>
        <w:t>i</w:t>
      </w:r>
      <w:r w:rsidR="009D221D" w:rsidRPr="009D221D">
        <w:t xml:space="preserve"> </w:t>
      </w:r>
      <w:r w:rsidR="009D221D">
        <w:t>which is the integral of the tracking error</w:t>
      </w:r>
      <w:r w:rsidR="00DE0AED">
        <w:t xml:space="preserve"> computed via forward </w:t>
      </w:r>
      <w:r w:rsidR="00EA46D5">
        <w:t>E</w:t>
      </w:r>
      <w:r w:rsidR="00DE0AED">
        <w:t xml:space="preserve">uler </w:t>
      </w:r>
      <w:r w:rsidR="00EA46D5">
        <w:t>formula</w:t>
      </w:r>
      <w:r w:rsidR="004E0089">
        <w:t>)</w:t>
      </w:r>
      <w:r w:rsidR="009D221D">
        <w:t xml:space="preserve"> </w:t>
      </w:r>
      <w:r w:rsidR="002E2988">
        <w:t xml:space="preserve"> </w:t>
      </w:r>
      <w:r w:rsidR="003B2816" w:rsidRPr="00B92DFC">
        <w:t>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w</w:t>
      </w:r>
      <w:r w:rsidR="003B2816" w:rsidRPr="00B92DFC">
        <w:t>as computed using MATLAB</w:t>
      </w:r>
      <w:r w:rsidR="00F97572">
        <w:t>’s</w:t>
      </w:r>
      <w:r w:rsidR="003B2816" w:rsidRPr="00B92DFC">
        <w:t xml:space="preserve"> </w:t>
      </w:r>
      <w:r w:rsidR="003B2816" w:rsidRPr="00B92DFC">
        <w:rPr>
          <w:i/>
          <w:iCs/>
        </w:rPr>
        <w:t>lqi</w:t>
      </w:r>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2158EE">
        <w:t xml:space="preserve"> </w:t>
      </w:r>
      <w:r w:rsidR="002158EE">
        <w:fldChar w:fldCharType="begin"/>
      </w:r>
      <w:r w:rsidR="002158EE">
        <w:instrText xml:space="preserve"> REF _Ref228490080 \n \h </w:instrText>
      </w:r>
      <w:r w:rsidR="002158EE">
        <w:fldChar w:fldCharType="separate"/>
      </w:r>
      <w:r w:rsidR="002158EE">
        <w:t>[15]</w:t>
      </w:r>
      <w:r w:rsidR="002158EE">
        <w:fldChar w:fldCharType="end"/>
      </w:r>
      <w:r w:rsidR="00753436">
        <w:t xml:space="preserve"> </w:t>
      </w:r>
      <w:r w:rsidR="00A32F6D">
        <w:t>throu</w:t>
      </w:r>
      <w:r w:rsidR="00713C6A">
        <w:t>gh</w:t>
      </w:r>
      <w:r w:rsidR="00F9037A">
        <w:t xml:space="preserve"> MATLAB</w:t>
      </w:r>
      <w:r w:rsidR="00981A10">
        <w:t xml:space="preserve">’s </w:t>
      </w:r>
      <w:r w:rsidR="00981A10" w:rsidRPr="00981A10">
        <w:rPr>
          <w:i/>
          <w:iCs/>
        </w:rPr>
        <w:t>fminsearch</w:t>
      </w:r>
      <w:r w:rsidR="7F28C5E5" w:rsidRPr="6BD45F3D">
        <w:rPr>
          <w:i/>
          <w:iCs/>
        </w:rPr>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8C01CC">
        <w:t xml:space="preserve">, which </w:t>
      </w:r>
      <w:r w:rsidR="007533D5">
        <w:t xml:space="preserve">resulted in </w:t>
      </w:r>
      <w:r w:rsidR="00ED1183">
        <w:t xml:space="preserve">the </w:t>
      </w:r>
      <w:r w:rsidR="00E56116">
        <w:t>approximate weights</w:t>
      </w:r>
      <w:r w:rsidR="00ED1183">
        <w:t xml:space="preserve"> (rounded to the closest order of magnitude)</w:t>
      </w:r>
      <w:r w:rsidR="00E56116">
        <w:t>:</w:t>
      </w:r>
    </w:p>
    <w:p w14:paraId="1360EA70" w14:textId="32CDD4BF" w:rsidR="00E56116" w:rsidRPr="0007008C" w:rsidRDefault="000022C8" w:rsidP="00593F6C">
      <w:pPr>
        <w:pStyle w:val="Corpodetexto"/>
        <w:ind w:firstLine="0pt"/>
      </w:pPr>
      <m:oMath>
        <m:r>
          <w:rPr>
            <w:rFonts w:ascii="Cambria Math" w:hAnsi="Cambria Math"/>
          </w:rPr>
          <m:t>Q=</m:t>
        </m:r>
        <m:d>
          <m:dPr>
            <m:begChr m:val="["/>
            <m:endChr m:val="]"/>
            <m:ctrlPr>
              <w:rPr>
                <w:rFonts w:ascii="Cambria Math" w:hAnsi="Cambria Math"/>
              </w:rPr>
            </m:ctrlPr>
          </m:dPr>
          <m:e>
            <m:m>
              <m:mPr>
                <m:mcs>
                  <m:mc>
                    <m:mcPr>
                      <m:count m:val="5"/>
                      <m:mcJc m:val="center"/>
                    </m:mcPr>
                  </m:mc>
                </m:mcs>
                <m:ctrlPr>
                  <w:rPr>
                    <w:rFonts w:ascii="Cambria Math" w:hAnsi="Cambria Math"/>
                  </w:rPr>
                </m:ctrlPr>
              </m:mPr>
              <m:mr>
                <m:e>
                  <m:sSup>
                    <m:sSupPr>
                      <m:ctrlPr>
                        <w:rPr>
                          <w:rFonts w:ascii="Cambria Math" w:hAnsi="Cambria Math"/>
                          <w:i/>
                        </w:rPr>
                      </m:ctrlPr>
                    </m:sSupPr>
                    <m:e>
                      <m:r>
                        <w:rPr>
                          <w:rFonts w:ascii="Cambria Math" w:hAnsi="Cambria Math"/>
                        </w:rPr>
                        <m:t>10</m:t>
                      </m:r>
                    </m:e>
                    <m:sup>
                      <m:r>
                        <w:rPr>
                          <w:rFonts w:ascii="Cambria Math" w:hAnsi="Cambria Math"/>
                        </w:rPr>
                        <m:t>15</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-2</m:t>
                      </m:r>
                    </m:sup>
                  </m:sSup>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16</m:t>
                      </m:r>
                    </m:sup>
                  </m:sSup>
                  <m:ctrlPr>
                    <w:rPr>
                      <w:rFonts w:ascii="Cambria Math" w:hAnsi="Cambria Math"/>
                      <w:i/>
                    </w:rPr>
                  </m:ctrlPr>
                </m:e>
              </m:mr>
            </m:m>
          </m:e>
        </m:d>
      </m:oMath>
      <w:r w:rsidR="00643B4F">
        <w:t xml:space="preserve">   (2)</w:t>
      </w:r>
    </w:p>
    <w:p w14:paraId="2E481693" w14:textId="77777777" w:rsidR="0007008C" w:rsidRPr="00ED1183" w:rsidRDefault="0007008C" w:rsidP="00593F6C">
      <w:pPr>
        <w:pStyle w:val="Corpodetexto"/>
        <w:ind w:firstLine="0pt"/>
      </w:pPr>
    </w:p>
    <w:p w14:paraId="697184DD" w14:textId="1B23FAEA" w:rsidR="00BC2592" w:rsidRPr="00B92DFC" w:rsidRDefault="00BC2592" w:rsidP="00BC2592">
      <w:pPr>
        <w:pStyle w:val="Ttulo2"/>
        <w:rPr>
          <w:noProof w:val="0"/>
        </w:rPr>
      </w:pPr>
      <w:r w:rsidRPr="00B92DFC">
        <w:rPr>
          <w:noProof w:val="0"/>
        </w:rPr>
        <w:t xml:space="preserve">System performance evaluation: </w:t>
      </w:r>
      <w:r w:rsidR="00891479" w:rsidRPr="00B92DFC">
        <w:rPr>
          <w:noProof w:val="0"/>
        </w:rPr>
        <w:t>Response Spectrum</w:t>
      </w:r>
    </w:p>
    <w:p w14:paraId="67481E52" w14:textId="41828253" w:rsidR="00BC2592"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w:t>
      </w:r>
    </w:p>
    <w:p w14:paraId="54C03024" w14:textId="77777777" w:rsidR="00BC2592" w:rsidRPr="00B92DFC" w:rsidRDefault="00BC2592" w:rsidP="00BC2592">
      <w:pPr>
        <w:pStyle w:val="Corpodetexto"/>
      </w:pPr>
    </w:p>
    <w:p w14:paraId="6C03B4AF" w14:textId="77777777" w:rsidR="00BC2592" w:rsidRPr="00B92DFC" w:rsidRDefault="00BC2592" w:rsidP="00BC2592">
      <w:pPr>
        <w:pStyle w:val="Ttulo1"/>
        <w:rPr>
          <w:noProof w:val="0"/>
        </w:rPr>
      </w:pPr>
      <w:r w:rsidRPr="00B92DFC">
        <w:rPr>
          <w:noProof w:val="0"/>
        </w:rPr>
        <w:t>Results</w:t>
      </w:r>
    </w:p>
    <w:p w14:paraId="65379515" w14:textId="77777777" w:rsidR="00BC2592" w:rsidRPr="00B92DFC" w:rsidRDefault="00BC2592" w:rsidP="00BC2592">
      <w:pPr>
        <w:pStyle w:val="Ttulo2"/>
        <w:rPr>
          <w:noProof w:val="0"/>
        </w:rPr>
      </w:pPr>
      <w:r w:rsidRPr="00B92DFC">
        <w:rPr>
          <w:noProof w:val="0"/>
        </w:rPr>
        <w:t>Foreword</w:t>
      </w:r>
    </w:p>
    <w:p w14:paraId="0C98E24F" w14:textId="37DC4111" w:rsidR="00B25C81" w:rsidRDefault="00986E3A" w:rsidP="00BC2592">
      <w:pPr>
        <w:pStyle w:val="Corpodetexto"/>
      </w:pPr>
      <w:r w:rsidRPr="00986E3A">
        <w:t xml:space="preserve">The methodology described in the previous section was applied to each closed‑loop configuration, using either the PID‑F or the LQI controller, as well as the OLI method for performance comparison. It begins with two‑stage </w:t>
      </w:r>
      <w:r w:rsidR="00AE3F48">
        <w:t xml:space="preserve">closed-loop identification </w:t>
      </w:r>
      <w:r w:rsidR="004502AB">
        <w:t>method</w:t>
      </w:r>
      <w:r w:rsidRPr="00986E3A">
        <w:t>. Then, the closed‑loop system</w:t>
      </w:r>
      <w:r w:rsidR="00B91395">
        <w:t xml:space="preserve"> </w:t>
      </w:r>
      <w:r w:rsidRPr="00986E3A">
        <w:t>—</w:t>
      </w:r>
      <w:r w:rsidR="00B91395">
        <w:t xml:space="preserve"> </w:t>
      </w:r>
      <w:r w:rsidRPr="00986E3A">
        <w:t>comprising the identified plant and the controller under analysis</w:t>
      </w:r>
      <w:r w:rsidR="00B91395">
        <w:t xml:space="preserve"> </w:t>
      </w:r>
      <w:r w:rsidRPr="00986E3A">
        <w:t>—</w:t>
      </w:r>
      <w:r w:rsidR="00B91395">
        <w:t xml:space="preserve"> is</w:t>
      </w:r>
      <w:r w:rsidRPr="00986E3A">
        <w:t xml:space="preserve"> implemented numerically to tune or optimize the controller parameters for each earthquake record. The results are presented for each earthquake in terms of MSE to enable performance comparison.</w:t>
      </w:r>
    </w:p>
    <w:p w14:paraId="45E4238E" w14:textId="77777777" w:rsidR="00264B71" w:rsidRPr="00B92DFC" w:rsidRDefault="00264B71" w:rsidP="00264B71">
      <w:pPr>
        <w:pStyle w:val="Ttulo2"/>
        <w:rPr>
          <w:noProof w:val="0"/>
        </w:rPr>
      </w:pPr>
      <w:r>
        <w:rPr>
          <w:noProof w:val="0"/>
        </w:rPr>
        <w:t>System identification</w:t>
      </w:r>
    </w:p>
    <w:p w14:paraId="7D60F0C5" w14:textId="3D548E17" w:rsidR="0072255D" w:rsidRDefault="00571063" w:rsidP="00C47BC1">
      <w:pPr>
        <w:pStyle w:val="Corpodetexto"/>
      </w:pPr>
      <w:r>
        <w:t xml:space="preserve">The </w:t>
      </w:r>
      <w:del w:id="25" w:author="afonso henrique" w:date="2026-05-01T16:16:00Z" w16du:dateUtc="2026-05-01T15:16:00Z">
        <w:r w:rsidDel="00C47BC1">
          <w:delText>identified system</w:delText>
        </w:r>
        <w:r w:rsidR="00D35ACA" w:rsidDel="00C47BC1">
          <w:delText xml:space="preserve"> – plant – </w:delText>
        </w:r>
      </w:del>
      <w:ins w:id="26" w:author="afonso henrique" w:date="2026-05-01T16:16:00Z" w16du:dateUtc="2026-05-01T15:16:00Z">
        <w:r w:rsidR="00C47BC1">
          <w:t>fre</w:t>
        </w:r>
      </w:ins>
      <w:ins w:id="27" w:author="afonso henrique" w:date="2026-05-01T16:17:00Z" w16du:dateUtc="2026-05-01T15:17:00Z">
        <w:r w:rsidR="00C47BC1">
          <w:t xml:space="preserve">quency response resulting from direct identification of the closed loop </w:t>
        </w:r>
      </w:ins>
      <w:r w:rsidR="00D35ACA">
        <w:t xml:space="preserve">is shown in </w:t>
      </w:r>
      <w:r w:rsidR="00FB7B24">
        <w:fldChar w:fldCharType="begin"/>
      </w:r>
      <w:r w:rsidR="00FB7B24">
        <w:instrText xml:space="preserve"> REF _Ref228495219 \n \h </w:instrText>
      </w:r>
      <w:r w:rsidR="00FB7B24">
        <w:fldChar w:fldCharType="separate"/>
      </w:r>
      <w:r w:rsidR="00FB7B24">
        <w:t>Fig. 6</w:t>
      </w:r>
      <w:r w:rsidR="00FB7B24">
        <w:fldChar w:fldCharType="end"/>
      </w:r>
      <w:r w:rsidR="00FB7B24">
        <w:t xml:space="preserve"> </w:t>
      </w:r>
      <w:r w:rsidR="00632F80">
        <w:t xml:space="preserve">together with </w:t>
      </w:r>
      <w:r w:rsidR="00CB2E8F">
        <w:t xml:space="preserve">the </w:t>
      </w:r>
      <w:del w:id="28" w:author="afonso henrique" w:date="2026-05-01T16:31:00Z" w16du:dateUtc="2026-05-01T15:31:00Z">
        <w:r w:rsidR="00CB2E8F" w:rsidDel="005752F6">
          <w:delText xml:space="preserve">closed loop </w:delText>
        </w:r>
        <w:r w:rsidR="002765FA" w:rsidDel="005752F6">
          <w:delText>system</w:delText>
        </w:r>
      </w:del>
      <w:ins w:id="29" w:author="afonso henrique" w:date="2026-05-01T16:31:00Z" w16du:dateUtc="2026-05-01T15:31:00Z">
        <w:r w:rsidR="005752F6">
          <w:t>one</w:t>
        </w:r>
      </w:ins>
      <w:r w:rsidR="002765FA">
        <w:t xml:space="preserve"> for each</w:t>
      </w:r>
      <w:ins w:id="30" w:author="afonso henrique" w:date="2026-05-01T16:31:00Z" w16du:dateUtc="2026-05-01T15:31:00Z">
        <w:r w:rsidR="005752F6">
          <w:t xml:space="preserve"> optimized</w:t>
        </w:r>
      </w:ins>
      <w:r w:rsidR="002765FA">
        <w:t xml:space="preserve"> controller</w:t>
      </w:r>
      <w:del w:id="31" w:author="afonso henrique" w:date="2026-05-01T16:32:00Z" w16du:dateUtc="2026-05-01T15:32:00Z">
        <w:r w:rsidR="00AE70AB" w:rsidDel="005752F6">
          <w:delText xml:space="preserve"> </w:delText>
        </w:r>
      </w:del>
      <w:del w:id="32" w:author="afonso henrique" w:date="2026-05-01T16:31:00Z" w16du:dateUtc="2026-05-01T15:31:00Z">
        <w:r w:rsidR="00AE70AB" w:rsidDel="005752F6">
          <w:delText>as examples</w:delText>
        </w:r>
      </w:del>
      <w:r w:rsidR="002765FA">
        <w:t xml:space="preserve">. </w:t>
      </w:r>
      <w:r w:rsidR="004D38F5">
        <w:t>The</w:t>
      </w:r>
      <w:ins w:id="33" w:author="afonso henrique" w:date="2026-05-01T16:32:00Z" w16du:dateUtc="2026-05-01T15:32:00Z">
        <w:r w:rsidR="005752F6">
          <w:t xml:space="preserve">se </w:t>
        </w:r>
      </w:ins>
      <w:del w:id="34" w:author="afonso henrique" w:date="2026-05-01T16:32:00Z" w16du:dateUtc="2026-05-01T15:32:00Z">
        <w:r w:rsidR="0046497B" w:rsidDel="005752F6">
          <w:delText xml:space="preserve"> </w:delText>
        </w:r>
      </w:del>
      <w:r w:rsidR="00A9038F">
        <w:t>results</w:t>
      </w:r>
      <w:ins w:id="35" w:author="afonso henrique" w:date="2026-05-01T16:32:00Z" w16du:dateUtc="2026-05-01T15:32:00Z">
        <w:r w:rsidR="005752F6">
          <w:t xml:space="preserve"> immediately</w:t>
        </w:r>
      </w:ins>
      <w:r w:rsidR="00A9038F">
        <w:t xml:space="preserve"> highlight the </w:t>
      </w:r>
      <w:commentRangeStart w:id="36"/>
      <w:commentRangeStart w:id="37"/>
      <w:r w:rsidR="002F0557">
        <w:t>be</w:t>
      </w:r>
      <w:r w:rsidR="000B3E0B">
        <w:t xml:space="preserve">nefits of </w:t>
      </w:r>
      <w:del w:id="38" w:author="afonso henrique" w:date="2026-05-01T16:32:00Z" w16du:dateUtc="2026-05-01T15:32:00Z">
        <w:r w:rsidR="00EE3594" w:rsidDel="005752F6">
          <w:delText xml:space="preserve">the </w:delText>
        </w:r>
        <w:r w:rsidR="000B3E0B" w:rsidDel="005752F6">
          <w:delText>closi</w:delText>
        </w:r>
        <w:r w:rsidR="00F93570" w:rsidDel="005752F6">
          <w:delText>ng the loop</w:delText>
        </w:r>
      </w:del>
      <w:ins w:id="39" w:author="afonso henrique" w:date="2026-05-01T16:32:00Z" w16du:dateUtc="2026-05-01T15:32:00Z">
        <w:r w:rsidR="005752F6">
          <w:t xml:space="preserve"> optimizing the</w:t>
        </w:r>
      </w:ins>
      <w:ins w:id="40" w:author="afonso henrique" w:date="2026-05-01T16:33:00Z" w16du:dateUtc="2026-05-01T15:33:00Z">
        <w:r w:rsidR="005752F6">
          <w:t xml:space="preserve"> </w:t>
        </w:r>
      </w:ins>
      <w:ins w:id="41" w:author="afonso henrique" w:date="2026-05-01T16:32:00Z" w16du:dateUtc="2026-05-01T15:32:00Z">
        <w:r w:rsidR="005752F6">
          <w:t>controller</w:t>
        </w:r>
      </w:ins>
      <w:ins w:id="42" w:author="afonso henrique" w:date="2026-05-01T16:33:00Z" w16du:dateUtc="2026-05-01T15:33:00Z">
        <w:r w:rsidR="005752F6">
          <w:t>s</w:t>
        </w:r>
      </w:ins>
      <w:ins w:id="43" w:author="afonso henrique" w:date="2026-05-01T16:32:00Z" w16du:dateUtc="2026-05-01T15:32:00Z">
        <w:r w:rsidR="005752F6">
          <w:t xml:space="preserve"> </w:t>
        </w:r>
      </w:ins>
      <w:r w:rsidR="00831997">
        <w:t xml:space="preserve">, </w:t>
      </w:r>
      <w:commentRangeEnd w:id="36"/>
      <w:r w:rsidR="00454B86">
        <w:rPr>
          <w:rStyle w:val="Refdecomentrio"/>
          <w:sz w:val="20"/>
          <w:szCs w:val="20"/>
        </w:rPr>
        <w:commentReference w:id="36"/>
      </w:r>
      <w:commentRangeEnd w:id="37"/>
      <w:r w:rsidR="005752F6">
        <w:rPr>
          <w:rStyle w:val="Refdecomentrio"/>
          <w:sz w:val="20"/>
          <w:szCs w:val="20"/>
        </w:rPr>
        <w:commentReference w:id="37"/>
      </w:r>
      <w:r w:rsidR="00A5287F">
        <w:t>particularly</w:t>
      </w:r>
      <w:r w:rsidR="002F0557">
        <w:t xml:space="preserve"> </w:t>
      </w:r>
      <w:ins w:id="44" w:author="afonso henrique" w:date="2026-05-01T16:33:00Z" w16du:dateUtc="2026-05-01T15:33:00Z">
        <w:r w:rsidR="005752F6">
          <w:t>from</w:t>
        </w:r>
        <w:r w:rsidR="005752F6">
          <w:t xml:space="preserve"> </w:t>
        </w:r>
      </w:ins>
      <w:r w:rsidR="002F0557">
        <w:t>the in</w:t>
      </w:r>
      <w:r w:rsidR="00831997">
        <w:t xml:space="preserve">crease </w:t>
      </w:r>
      <w:r w:rsidR="00CF2F6D">
        <w:t>in</w:t>
      </w:r>
      <w:r w:rsidR="00FD7DB1">
        <w:t xml:space="preserve"> bandwidth </w:t>
      </w:r>
      <w:r w:rsidR="00E62775">
        <w:t>w</w:t>
      </w:r>
      <w:r w:rsidR="00CF2F6D">
        <w:t>h</w:t>
      </w:r>
      <w:r w:rsidR="00E62775">
        <w:t>i</w:t>
      </w:r>
      <w:r w:rsidR="00CF2F6D">
        <w:t>le maintaining an</w:t>
      </w:r>
      <w:r w:rsidR="00E62775">
        <w:t xml:space="preserve"> unitary </w:t>
      </w:r>
      <w:del w:id="45" w:author="afonso henrique" w:date="2026-05-01T16:33:00Z" w16du:dateUtc="2026-05-01T15:33:00Z">
        <w:r w:rsidR="00E62775" w:rsidDel="005752F6">
          <w:delText>FRF</w:delText>
        </w:r>
      </w:del>
      <w:ins w:id="46" w:author="afonso henrique" w:date="2026-05-01T16:33:00Z" w16du:dateUtc="2026-05-01T15:33:00Z">
        <w:r w:rsidR="005752F6">
          <w:t>gain at lower frequencies</w:t>
        </w:r>
      </w:ins>
      <w:r w:rsidR="004A5720">
        <w:t xml:space="preserve">, which </w:t>
      </w:r>
      <w:r w:rsidR="00373EEF">
        <w:t xml:space="preserve">directly influences </w:t>
      </w:r>
      <w:r w:rsidR="00041167">
        <w:t xml:space="preserve">the </w:t>
      </w:r>
      <w:r w:rsidR="008A4C10">
        <w:t xml:space="preserve">earthquake </w:t>
      </w:r>
      <w:r w:rsidR="004A5720">
        <w:t>response sp</w:t>
      </w:r>
      <w:r w:rsidR="008A4C10">
        <w:t>ectrum</w:t>
      </w:r>
      <w:del w:id="47" w:author="afonso henrique" w:date="2026-05-01T16:37:00Z" w16du:dateUtc="2026-05-01T15:37:00Z">
        <w:r w:rsidR="00373EEF" w:rsidDel="005752F6">
          <w:delText>,</w:delText>
        </w:r>
      </w:del>
      <w:r w:rsidR="00373EEF">
        <w:t xml:space="preserve"> as will </w:t>
      </w:r>
      <w:r w:rsidR="00373EEF">
        <w:lastRenderedPageBreak/>
        <w:t xml:space="preserve">be shown </w:t>
      </w:r>
      <w:r w:rsidR="00141AE7">
        <w:t>on</w:t>
      </w:r>
      <w:r w:rsidR="00971353">
        <w:t xml:space="preserve"> next sub-sections</w:t>
      </w:r>
      <w:r w:rsidR="00041167">
        <w:t xml:space="preserve">. </w:t>
      </w:r>
      <w:del w:id="48" w:author="afonso henrique" w:date="2026-05-01T16:36:00Z" w16du:dateUtc="2026-05-01T15:36:00Z">
        <w:r w:rsidR="00971353" w:rsidRPr="00971353" w:rsidDel="005752F6">
          <w:delText>The superior performance of the proposed closed</w:delText>
        </w:r>
        <w:r w:rsidR="00971353" w:rsidRPr="00971353" w:rsidDel="005752F6">
          <w:noBreakHyphen/>
          <w:delText>loop systems</w:delText>
        </w:r>
        <w:r w:rsidR="00AE669F" w:rsidDel="005752F6">
          <w:delText xml:space="preserve"> (tunne</w:delText>
        </w:r>
        <w:r w:rsidR="00AF1041" w:rsidDel="005752F6">
          <w:delText>d/optimized with input</w:delText>
        </w:r>
        <w:r w:rsidR="00AE669F" w:rsidDel="005752F6">
          <w:delText>)</w:delText>
        </w:r>
        <w:r w:rsidR="00971353" w:rsidRPr="00971353" w:rsidDel="005752F6">
          <w:delText xml:space="preserve"> compared with the PID </w:delText>
        </w:r>
        <w:commentRangeStart w:id="49"/>
        <w:r w:rsidR="00971353" w:rsidRPr="00971353" w:rsidDel="005752F6">
          <w:delText>used</w:delText>
        </w:r>
        <w:r w:rsidR="00271867" w:rsidDel="005752F6">
          <w:delText xml:space="preserve"> ()</w:delText>
        </w:r>
        <w:r w:rsidR="00971353" w:rsidRPr="00971353" w:rsidDel="005752F6">
          <w:delText xml:space="preserve"> </w:delText>
        </w:r>
        <w:commentRangeEnd w:id="49"/>
        <w:r w:rsidR="00454B86" w:rsidRPr="00971353" w:rsidDel="005752F6">
          <w:rPr>
            <w:rStyle w:val="Refdecomentrio"/>
            <w:sz w:val="20"/>
            <w:szCs w:val="20"/>
          </w:rPr>
          <w:commentReference w:id="49"/>
        </w:r>
        <w:r w:rsidR="00971353" w:rsidRPr="00971353" w:rsidDel="005752F6">
          <w:delText>in the OLI method is also evident.</w:delText>
        </w:r>
      </w:del>
    </w:p>
    <w:p w14:paraId="18FAE392" w14:textId="0B66AF54" w:rsidR="00D35ACA" w:rsidRDefault="00B1558E" w:rsidP="0072255D">
      <w:pPr>
        <w:pStyle w:val="Corpodetexto"/>
        <w:ind w:firstLine="0pt"/>
      </w:pPr>
      <w:commentRangeStart w:id="50"/>
      <w:r>
        <w:rPr>
          <w:noProof/>
        </w:rPr>
        <w:drawing>
          <wp:inline distT="0" distB="0" distL="0" distR="0" wp14:anchorId="1954424C" wp14:editId="061ECE08">
            <wp:extent cx="3088005" cy="2466975"/>
            <wp:effectExtent l="0" t="0" r="0" b="9525"/>
            <wp:docPr id="139392082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8005" cy="2466975"/>
                    </a:xfrm>
                    <a:prstGeom prst="rect">
                      <a:avLst/>
                    </a:prstGeom>
                    <a:noFill/>
                    <a:ln>
                      <a:noFill/>
                    </a:ln>
                  </pic:spPr>
                </pic:pic>
              </a:graphicData>
            </a:graphic>
          </wp:inline>
        </w:drawing>
      </w:r>
      <w:commentRangeEnd w:id="50"/>
      <w:r w:rsidR="00C47BC1">
        <w:rPr>
          <w:rStyle w:val="Refdecomentrio"/>
          <w:sz w:val="20"/>
          <w:szCs w:val="20"/>
        </w:rPr>
        <w:commentReference w:id="50"/>
      </w:r>
    </w:p>
    <w:p w14:paraId="1F490003" w14:textId="65F956F2" w:rsidR="00BC2592" w:rsidRPr="00355851" w:rsidRDefault="007251FF" w:rsidP="00355851">
      <w:pPr>
        <w:pStyle w:val="figurecaption"/>
        <w:rPr>
          <w:noProof w:val="0"/>
          <w:lang w:val="en-GB"/>
        </w:rPr>
      </w:pPr>
      <w:bookmarkStart w:id="51" w:name="_Ref228495219"/>
      <w:r>
        <w:rPr>
          <w:noProof w:val="0"/>
          <w:lang w:val="en-GB"/>
        </w:rPr>
        <w:t>Bode diagram of the plant</w:t>
      </w:r>
      <w:r w:rsidR="00355851">
        <w:rPr>
          <w:noProof w:val="0"/>
          <w:lang w:val="en-GB"/>
        </w:rPr>
        <w:t xml:space="preserve"> (with proportional control K</w:t>
      </w:r>
      <w:r w:rsidR="00355851">
        <w:rPr>
          <w:noProof w:val="0"/>
          <w:vertAlign w:val="subscript"/>
          <w:lang w:val="en-GB"/>
        </w:rPr>
        <w:t>p</w:t>
      </w:r>
      <w:r w:rsidR="00355851">
        <w:rPr>
          <w:noProof w:val="0"/>
          <w:lang w:val="en-GB"/>
        </w:rPr>
        <w:t>=10 used during the identification and OLI</w:t>
      </w:r>
      <w:r w:rsidR="00E77930">
        <w:rPr>
          <w:noProof w:val="0"/>
          <w:lang w:val="en-GB"/>
        </w:rPr>
        <w:t>)</w:t>
      </w:r>
      <w:r w:rsidRPr="00355851">
        <w:rPr>
          <w:noProof w:val="0"/>
          <w:lang w:val="en-GB"/>
        </w:rPr>
        <w:t xml:space="preserve"> and </w:t>
      </w:r>
      <w:ins w:id="52" w:author="afonso henrique" w:date="2026-05-01T16:13:00Z" w16du:dateUtc="2026-05-01T15:13:00Z">
        <w:r w:rsidR="00C47BC1">
          <w:rPr>
            <w:noProof w:val="0"/>
            <w:lang w:val="en-GB"/>
          </w:rPr>
          <w:t xml:space="preserve">the </w:t>
        </w:r>
      </w:ins>
      <w:del w:id="53" w:author="afonso henrique" w:date="2026-05-01T16:13:00Z" w16du:dateUtc="2026-05-01T15:13:00Z">
        <w:r w:rsidR="009B45B1" w:rsidRPr="00355851" w:rsidDel="00C47BC1">
          <w:rPr>
            <w:noProof w:val="0"/>
            <w:lang w:val="en-GB"/>
          </w:rPr>
          <w:delText>a</w:delText>
        </w:r>
        <w:r w:rsidR="00695917" w:rsidRPr="00355851" w:rsidDel="00C47BC1">
          <w:rPr>
            <w:noProof w:val="0"/>
            <w:lang w:val="en-GB"/>
          </w:rPr>
          <w:delText>n</w:delText>
        </w:r>
        <w:r w:rsidR="009B45B1" w:rsidRPr="00355851" w:rsidDel="00C47BC1">
          <w:rPr>
            <w:noProof w:val="0"/>
            <w:lang w:val="en-GB"/>
          </w:rPr>
          <w:delText xml:space="preserve"> </w:delText>
        </w:r>
        <w:r w:rsidR="008F08E9" w:rsidRPr="00355851" w:rsidDel="00C47BC1">
          <w:rPr>
            <w:noProof w:val="0"/>
            <w:lang w:val="en-GB"/>
          </w:rPr>
          <w:delText xml:space="preserve">example </w:delText>
        </w:r>
        <w:r w:rsidR="00695917" w:rsidRPr="00355851" w:rsidDel="00C47BC1">
          <w:rPr>
            <w:noProof w:val="0"/>
            <w:lang w:val="en-GB"/>
          </w:rPr>
          <w:delText>of</w:delText>
        </w:r>
      </w:del>
      <w:r w:rsidR="00695917" w:rsidRPr="00355851">
        <w:rPr>
          <w:noProof w:val="0"/>
          <w:lang w:val="en-GB"/>
        </w:rPr>
        <w:t xml:space="preserve"> </w:t>
      </w:r>
      <w:commentRangeStart w:id="54"/>
      <w:r w:rsidR="006708E5" w:rsidRPr="00355851">
        <w:rPr>
          <w:noProof w:val="0"/>
          <w:lang w:val="en-GB"/>
        </w:rPr>
        <w:t>closed-loop</w:t>
      </w:r>
      <w:ins w:id="55" w:author="afonso henrique" w:date="2026-05-01T16:12:00Z" w16du:dateUtc="2026-05-01T15:12:00Z">
        <w:r w:rsidR="00C47BC1">
          <w:rPr>
            <w:noProof w:val="0"/>
            <w:lang w:val="en-GB"/>
          </w:rPr>
          <w:t xml:space="preserve"> frequency response</w:t>
        </w:r>
      </w:ins>
      <w:r w:rsidR="006708E5" w:rsidRPr="00355851">
        <w:rPr>
          <w:noProof w:val="0"/>
          <w:lang w:val="en-GB"/>
        </w:rPr>
        <w:t xml:space="preserve"> </w:t>
      </w:r>
      <w:commentRangeEnd w:id="54"/>
      <w:r w:rsidR="00454B86" w:rsidRPr="00355851">
        <w:rPr>
          <w:rStyle w:val="Refdecomentrio"/>
          <w:noProof w:val="0"/>
          <w:lang w:val="en-GB"/>
        </w:rPr>
        <w:commentReference w:id="54"/>
      </w:r>
      <w:del w:id="56" w:author="afonso henrique" w:date="2026-05-01T16:14:00Z" w16du:dateUtc="2026-05-01T15:14:00Z">
        <w:r w:rsidR="009E5794" w:rsidRPr="00355851" w:rsidDel="00C47BC1">
          <w:rPr>
            <w:noProof w:val="0"/>
            <w:lang w:val="en-GB"/>
          </w:rPr>
          <w:delText xml:space="preserve">with </w:delText>
        </w:r>
      </w:del>
      <w:ins w:id="57" w:author="afonso henrique" w:date="2026-05-01T16:14:00Z" w16du:dateUtc="2026-05-01T15:14:00Z">
        <w:r w:rsidR="00C47BC1">
          <w:rPr>
            <w:noProof w:val="0"/>
            <w:lang w:val="en-GB"/>
          </w:rPr>
          <w:t>resulting from</w:t>
        </w:r>
        <w:r w:rsidR="00C47BC1" w:rsidRPr="00355851">
          <w:rPr>
            <w:noProof w:val="0"/>
            <w:lang w:val="en-GB"/>
          </w:rPr>
          <w:t xml:space="preserve"> </w:t>
        </w:r>
      </w:ins>
      <w:r w:rsidR="009E5794" w:rsidRPr="00355851">
        <w:rPr>
          <w:noProof w:val="0"/>
          <w:lang w:val="en-GB"/>
        </w:rPr>
        <w:t>the optimized controllers</w:t>
      </w:r>
      <w:r w:rsidR="00E77930">
        <w:rPr>
          <w:noProof w:val="0"/>
          <w:lang w:val="en-GB"/>
        </w:rPr>
        <w:t xml:space="preserve"> for Tolmezzo </w:t>
      </w:r>
      <w:r w:rsidR="00190824">
        <w:rPr>
          <w:noProof w:val="0"/>
          <w:lang w:val="en-GB"/>
        </w:rPr>
        <w:t>earthquake</w:t>
      </w:r>
      <w:r w:rsidR="009E5794" w:rsidRPr="00355851">
        <w:rPr>
          <w:noProof w:val="0"/>
          <w:lang w:val="en-GB"/>
        </w:rPr>
        <w:t>,</w:t>
      </w:r>
      <w:r w:rsidR="00695917" w:rsidRPr="00355851">
        <w:rPr>
          <w:noProof w:val="0"/>
          <w:lang w:val="en-GB"/>
        </w:rPr>
        <w:t xml:space="preserve"> </w:t>
      </w:r>
      <w:r w:rsidR="00563449" w:rsidRPr="00355851">
        <w:rPr>
          <w:noProof w:val="0"/>
          <w:lang w:val="en-GB"/>
        </w:rPr>
        <w:t xml:space="preserve">with </w:t>
      </w:r>
      <w:r w:rsidR="00190824">
        <w:rPr>
          <w:noProof w:val="0"/>
          <w:lang w:val="en-GB"/>
        </w:rPr>
        <w:t xml:space="preserve">the </w:t>
      </w:r>
      <w:r w:rsidR="00563449" w:rsidRPr="00355851">
        <w:rPr>
          <w:noProof w:val="0"/>
          <w:lang w:val="en-GB"/>
        </w:rPr>
        <w:t>PID-F</w:t>
      </w:r>
      <w:r w:rsidR="00190824">
        <w:rPr>
          <w:noProof w:val="0"/>
          <w:lang w:val="en-GB"/>
        </w:rPr>
        <w:t xml:space="preserve"> gains as</w:t>
      </w:r>
      <w:r w:rsidR="0072255D" w:rsidRPr="00355851">
        <w:rPr>
          <w:noProof w:val="0"/>
          <w:lang w:val="en-GB"/>
        </w:rPr>
        <w:t xml:space="preserve"> K</w:t>
      </w:r>
      <w:r w:rsidR="0072255D" w:rsidRPr="00355851">
        <w:rPr>
          <w:noProof w:val="0"/>
          <w:vertAlign w:val="subscript"/>
          <w:lang w:val="en-GB"/>
        </w:rPr>
        <w:t>p</w:t>
      </w:r>
      <w:r w:rsidR="0072255D" w:rsidRPr="00355851">
        <w:rPr>
          <w:noProof w:val="0"/>
          <w:lang w:val="en-GB"/>
        </w:rPr>
        <w:t>=7.03, K</w:t>
      </w:r>
      <w:r w:rsidR="0072255D" w:rsidRPr="00355851">
        <w:rPr>
          <w:noProof w:val="0"/>
          <w:vertAlign w:val="subscript"/>
          <w:lang w:val="en-GB"/>
        </w:rPr>
        <w:t>i</w:t>
      </w:r>
      <w:r w:rsidR="0072255D" w:rsidRPr="00355851">
        <w:rPr>
          <w:noProof w:val="0"/>
          <w:lang w:val="en-GB"/>
        </w:rPr>
        <w:t>=55.9, K</w:t>
      </w:r>
      <w:r w:rsidR="0072255D" w:rsidRPr="00355851">
        <w:rPr>
          <w:noProof w:val="0"/>
          <w:vertAlign w:val="subscript"/>
          <w:lang w:val="en-GB"/>
        </w:rPr>
        <w:t>d</w:t>
      </w:r>
      <w:r w:rsidR="0072255D" w:rsidRPr="00355851">
        <w:rPr>
          <w:noProof w:val="0"/>
          <w:lang w:val="en-GB"/>
        </w:rPr>
        <w:t>=-0.00136, T</w:t>
      </w:r>
      <w:r w:rsidR="0072255D" w:rsidRPr="00355851">
        <w:rPr>
          <w:noProof w:val="0"/>
          <w:vertAlign w:val="subscript"/>
          <w:lang w:val="en-GB"/>
        </w:rPr>
        <w:t>f</w:t>
      </w:r>
      <w:r w:rsidR="0072255D" w:rsidRPr="00355851">
        <w:rPr>
          <w:noProof w:val="0"/>
          <w:lang w:val="en-GB"/>
        </w:rPr>
        <w:t xml:space="preserve"> = 0.0027</w:t>
      </w:r>
      <w:r w:rsidR="00563449" w:rsidRPr="00355851">
        <w:rPr>
          <w:noProof w:val="0"/>
          <w:lang w:val="en-GB"/>
        </w:rPr>
        <w:t>,</w:t>
      </w:r>
      <w:r w:rsidR="00190824">
        <w:rPr>
          <w:noProof w:val="0"/>
          <w:lang w:val="en-GB"/>
        </w:rPr>
        <w:t xml:space="preserve"> and the</w:t>
      </w:r>
      <w:r w:rsidR="00563449" w:rsidRPr="00355851">
        <w:rPr>
          <w:noProof w:val="0"/>
          <w:lang w:val="en-GB"/>
        </w:rPr>
        <w:t xml:space="preserve"> LQ</w:t>
      </w:r>
      <w:r w:rsidR="009B2A56" w:rsidRPr="00355851">
        <w:rPr>
          <w:noProof w:val="0"/>
          <w:lang w:val="en-GB"/>
        </w:rPr>
        <w:t>I</w:t>
      </w:r>
      <w:bookmarkEnd w:id="51"/>
      <w:r w:rsidR="00190824">
        <w:rPr>
          <w:noProof w:val="0"/>
          <w:lang w:val="en-GB"/>
        </w:rPr>
        <w:t xml:space="preserve"> gains as </w:t>
      </w:r>
      <w:r w:rsidR="005169C0">
        <w:rPr>
          <w:noProof w:val="0"/>
          <w:lang w:val="en-GB"/>
        </w:rPr>
        <w:t>K=[</w:t>
      </w:r>
      <w:r w:rsidR="005169C0" w:rsidRPr="005169C0">
        <w:rPr>
          <w:noProof w:val="0"/>
          <w:lang w:val="en-GB"/>
        </w:rPr>
        <w:t xml:space="preserve">  10.7471    3.4911  -10.7813    4.4696  -21.1549</w:t>
      </w:r>
      <w:r w:rsidR="007A71D7">
        <w:rPr>
          <w:noProof w:val="0"/>
          <w:lang w:val="en-GB"/>
        </w:rPr>
        <w:t>]</w:t>
      </w:r>
      <w:r w:rsidR="0056216B">
        <w:rPr>
          <w:noProof w:val="0"/>
          <w:lang w:val="en-GB"/>
        </w:rPr>
        <w:t>.</w:t>
      </w:r>
    </w:p>
    <w:p w14:paraId="6201F3CF" w14:textId="4E8DE263" w:rsidR="4552D0BC" w:rsidRDefault="00BC2592" w:rsidP="00731736">
      <w:pPr>
        <w:pStyle w:val="Ttulo2"/>
        <w:rPr>
          <w:noProof w:val="0"/>
        </w:rPr>
      </w:pPr>
      <w:r w:rsidRPr="00B92DFC">
        <w:rPr>
          <w:noProof w:val="0"/>
        </w:rPr>
        <w:t>Input actions considered: scaled</w:t>
      </w:r>
      <w:r w:rsidR="00B2794E">
        <w:rPr>
          <w:noProof w:val="0"/>
        </w:rPr>
        <w:t xml:space="preserve"> e</w:t>
      </w:r>
      <w:r w:rsidRPr="00B92DFC">
        <w:rPr>
          <w:noProof w:val="0"/>
        </w:rPr>
        <w:t>arthquakes</w:t>
      </w:r>
    </w:p>
    <w:p w14:paraId="2126FBC8" w14:textId="414B4835" w:rsidR="00BC2592" w:rsidRPr="00B92DFC" w:rsidRDefault="304C7741" w:rsidP="00276CA8">
      <w:pPr>
        <w:pStyle w:val="Corpodetexto"/>
      </w:pPr>
      <w:r w:rsidRPr="1C907F59">
        <w:t xml:space="preserve">Regarding the input ground motions, a set of recorded earthquake ground-motion time histories covering a wide range of seismic characteristics was considered in this study, namely </w:t>
      </w:r>
      <w:r w:rsidR="00CA2F81">
        <w:fldChar w:fldCharType="begin"/>
      </w:r>
      <w:r w:rsidR="00CA2F81">
        <w:instrText xml:space="preserve"> REF _Ref228489452 \n \h </w:instrText>
      </w:r>
      <w:r w:rsidR="00CA2F81">
        <w:fldChar w:fldCharType="separate"/>
      </w:r>
      <w:r w:rsidR="00CA2F81">
        <w:t>[13]</w:t>
      </w:r>
      <w:r w:rsidR="00CA2F81">
        <w:fldChar w:fldCharType="end"/>
      </w:r>
      <w:r w:rsidR="020F06BC">
        <w:t xml:space="preserve">: </w:t>
      </w:r>
      <w:r w:rsidR="5C53C5A4">
        <w:t xml:space="preserve">i) 1940 </w:t>
      </w:r>
      <w:r w:rsidR="1BE67ED8">
        <w:t xml:space="preserve">Imperial Valley </w:t>
      </w:r>
      <w:r w:rsidR="5BB4D38B">
        <w:t>earthquake,</w:t>
      </w:r>
      <w:r w:rsidR="37EC05F5">
        <w:t xml:space="preserve"> El Centro </w:t>
      </w:r>
      <w:r w:rsidR="5BB4D38B">
        <w:t>Fault Normal</w:t>
      </w:r>
      <w:r w:rsidR="51FAD05C">
        <w:t xml:space="preserve"> (</w:t>
      </w:r>
      <w:r w:rsidR="7ED4E390">
        <w:t>F</w:t>
      </w:r>
      <w:r w:rsidR="51FAD05C">
        <w:t>N)</w:t>
      </w:r>
      <w:r w:rsidR="5BB4D38B">
        <w:t xml:space="preserve"> and Faul</w:t>
      </w:r>
      <w:r w:rsidR="51396D29">
        <w:t>t</w:t>
      </w:r>
      <w:r w:rsidR="5BB4D38B">
        <w:t xml:space="preserve"> Paral</w:t>
      </w:r>
      <w:r w:rsidR="5EDB52F6">
        <w:t>l</w:t>
      </w:r>
      <w:r w:rsidR="5BB4D38B">
        <w:t>el (</w:t>
      </w:r>
      <w:r w:rsidR="1CBFFE96">
        <w:t>F</w:t>
      </w:r>
      <w:r w:rsidR="5BB4D38B">
        <w:t>P) records</w:t>
      </w:r>
      <w:r w:rsidR="4B292E2B">
        <w:t>;</w:t>
      </w:r>
      <w:r w:rsidR="37A9235C">
        <w:t xml:space="preserve"> ii)</w:t>
      </w:r>
      <w:r w:rsidR="59B0E32D">
        <w:t xml:space="preserve"> 1992 Erzikan earthquake, Erzikan North-South (NS) and East-West (EW) record; </w:t>
      </w:r>
      <w:r w:rsidR="2FD41913">
        <w:t>iii) 1995 Kobe earthquake, Kobe NS and EW records; iv) 200</w:t>
      </w:r>
      <w:r w:rsidR="747812F2">
        <w:t>9</w:t>
      </w:r>
      <w:r w:rsidR="2FD41913">
        <w:t xml:space="preserve"> L’Aquila earthquake; </w:t>
      </w:r>
      <w:r w:rsidR="5C5F9F3B">
        <w:t xml:space="preserve">v) </w:t>
      </w:r>
      <w:r w:rsidR="6B9BB3AD">
        <w:t>1994 Northridge</w:t>
      </w:r>
      <w:r w:rsidR="60E689A6">
        <w:t xml:space="preserve"> earthquake</w:t>
      </w:r>
      <w:r w:rsidRPr="1C907F59">
        <w:t>, Newhall</w:t>
      </w:r>
      <w:r w:rsidR="5B9870A7">
        <w:t xml:space="preserve"> </w:t>
      </w:r>
      <w:r w:rsidR="646AAACA">
        <w:t>F</w:t>
      </w:r>
      <w:r w:rsidR="5B9870A7">
        <w:t xml:space="preserve">N and </w:t>
      </w:r>
      <w:r w:rsidR="2DBA7F62">
        <w:t>F</w:t>
      </w:r>
      <w:r w:rsidR="5B9870A7">
        <w:t xml:space="preserve">P records; </w:t>
      </w:r>
      <w:r w:rsidR="6A48795F">
        <w:t>v</w:t>
      </w:r>
      <w:r w:rsidR="78569644">
        <w:t>i) 1994 Northridge</w:t>
      </w:r>
      <w:r w:rsidR="48FDC46C">
        <w:t xml:space="preserve"> earthquake</w:t>
      </w:r>
      <w:r w:rsidRPr="1C907F59">
        <w:t>, Rinaldi</w:t>
      </w:r>
      <w:r w:rsidR="78569644">
        <w:t xml:space="preserve"> </w:t>
      </w:r>
      <w:r w:rsidR="42F5C0B6">
        <w:t>F</w:t>
      </w:r>
      <w:r w:rsidR="78569644">
        <w:t xml:space="preserve">N and </w:t>
      </w:r>
      <w:r w:rsidR="14A28E94">
        <w:t>F</w:t>
      </w:r>
      <w:r w:rsidR="78569644">
        <w:t>P records;</w:t>
      </w:r>
      <w:r w:rsidR="10946460">
        <w:t xml:space="preserve"> </w:t>
      </w:r>
      <w:r w:rsidR="3658FAFA">
        <w:t>v</w:t>
      </w:r>
      <w:r w:rsidR="0053E11B">
        <w:t>ii) 1994 Northridge</w:t>
      </w:r>
      <w:r w:rsidR="4A606AD7">
        <w:t xml:space="preserve"> earthquake</w:t>
      </w:r>
      <w:r w:rsidRPr="1C907F59">
        <w:t>, Sylmar</w:t>
      </w:r>
      <w:r w:rsidR="0053E11B">
        <w:t xml:space="preserve"> </w:t>
      </w:r>
      <w:r w:rsidR="250E1AE1">
        <w:t>F</w:t>
      </w:r>
      <w:r w:rsidR="0053E11B">
        <w:t xml:space="preserve">N and </w:t>
      </w:r>
      <w:r w:rsidR="2398154E">
        <w:t>F</w:t>
      </w:r>
      <w:r w:rsidR="0053E11B">
        <w:t xml:space="preserve">P records; </w:t>
      </w:r>
      <w:r w:rsidR="6A331582">
        <w:t xml:space="preserve">viii) </w:t>
      </w:r>
      <w:r w:rsidR="2E5C7307">
        <w:t xml:space="preserve">1976 Friuli earthquake, </w:t>
      </w:r>
      <w:r w:rsidR="6A331582">
        <w:t>Tolmezzo</w:t>
      </w:r>
      <w:r w:rsidR="10946460">
        <w:t xml:space="preserve"> </w:t>
      </w:r>
      <w:r w:rsidR="0DD2AA76">
        <w:t>record</w:t>
      </w:r>
      <w:r w:rsidR="10946460">
        <w:t>.</w:t>
      </w:r>
      <w:r w:rsidRPr="1C907F59">
        <w:t xml:space="preserve"> To ensure that the imposed inputs remained within the displacement capacity of the shaking table, appropriate scale factors were </w:t>
      </w:r>
      <w:r w:rsidR="009E1781">
        <w:t xml:space="preserve">computed by </w:t>
      </w:r>
      <w:r w:rsidR="00DD293A">
        <w:t xml:space="preserve">taking the </w:t>
      </w:r>
      <w:r w:rsidR="00FE3EFA">
        <w:t>quo</w:t>
      </w:r>
      <w:r w:rsidR="002136EB">
        <w:t>t</w:t>
      </w:r>
      <w:r w:rsidR="00FE3EFA">
        <w:t>ient</w:t>
      </w:r>
      <w:r w:rsidR="00276CA8">
        <w:t xml:space="preserve"> </w:t>
      </w:r>
      <w:r w:rsidR="00EC15A9">
        <w:t>of</w:t>
      </w:r>
      <w:r w:rsidR="002136EB">
        <w:t xml:space="preserve"> </w:t>
      </w:r>
      <w:r w:rsidR="007A7095">
        <w:t>maximum desired displacement of 4</w:t>
      </w:r>
      <w:r w:rsidR="00454B86">
        <w:t xml:space="preserve"> </w:t>
      </w:r>
      <w:r w:rsidR="007A7095">
        <w:t>mm</w:t>
      </w:r>
      <w:r w:rsidR="00A623A9">
        <w:t xml:space="preserve"> with the </w:t>
      </w:r>
      <w:r w:rsidR="0062532E">
        <w:t xml:space="preserve">maximum displacement of any direction </w:t>
      </w:r>
      <w:r w:rsidR="00327DE8">
        <w:t>of the seismic signal</w:t>
      </w:r>
      <w:r w:rsidR="00347274">
        <w:t xml:space="preserve"> (</w:t>
      </w:r>
      <w:r w:rsidR="00C261E5">
        <w:t>round</w:t>
      </w:r>
      <w:r w:rsidR="00347274">
        <w:t>ed</w:t>
      </w:r>
      <w:r w:rsidR="00F804D9">
        <w:t xml:space="preserve"> to 3 decimal places</w:t>
      </w:r>
      <w:r w:rsidR="00DD752E">
        <w:t>) and</w:t>
      </w:r>
      <w:r w:rsidR="00DD293A">
        <w:t xml:space="preserve"> then applied</w:t>
      </w:r>
      <w:r w:rsidRPr="1C907F59">
        <w:t xml:space="preserve"> to the ground-motion signals.</w:t>
      </w:r>
    </w:p>
    <w:p w14:paraId="35BBD00E" w14:textId="77777777" w:rsidR="009D0AEC" w:rsidRPr="00B92DFC" w:rsidRDefault="009D0AEC"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0367FFC1" w14:textId="001DE17D" w:rsidR="0074615C" w:rsidRDefault="003B57F4" w:rsidP="002C4A04">
      <w:pPr>
        <w:pStyle w:val="Corpodetexto"/>
        <w:ind w:firstLine="0pt"/>
      </w:pPr>
      <w:r>
        <w:t>The results obtained with the proposed methodology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687FBF">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8859E3">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17091">
        <w:t>of Tolmezzo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4B32A443" w:rsidR="009A0454" w:rsidRPr="0074615C" w:rsidRDefault="009A0454" w:rsidP="002C4A04">
      <w:pPr>
        <w:pStyle w:val="Corpodetexto"/>
        <w:ind w:firstLine="0pt"/>
      </w:pPr>
      <w:r w:rsidRPr="009A0454">
        <w:t xml:space="preserve">The results obtained for the remaining earthquakes exhibit the same trend as shown in Fig. 9 and Fig. 10. This analysis confirms the benefits of using the proposed methodology, </w:t>
      </w:r>
      <w:r w:rsidRPr="009A0454">
        <w:t xml:space="preserve">consistently identifying the LQI controller as the one that achieves the best closed-loop performance </w:t>
      </w:r>
      <w:r w:rsidR="00382F8D">
        <w:t>results</w:t>
      </w:r>
      <w:r w:rsidRPr="009A0454">
        <w:t>.</w:t>
      </w:r>
    </w:p>
    <w:p w14:paraId="08A82C1E" w14:textId="62F82B16" w:rsidR="00F73B4A" w:rsidRPr="00B92DFC" w:rsidRDefault="002564B0" w:rsidP="00F73B4A">
      <w:pPr>
        <w:keepNext/>
        <w:jc w:val="both"/>
      </w:pPr>
      <w:r>
        <w:rPr>
          <w:rFonts w:eastAsia="Times New Roman"/>
          <w:noProof/>
          <w:color w:val="142441"/>
        </w:rPr>
        <w:drawing>
          <wp:inline distT="0" distB="0" distL="0" distR="0" wp14:anchorId="6599D816" wp14:editId="463E7C80">
            <wp:extent cx="3058057" cy="3913632"/>
            <wp:effectExtent l="0" t="0" r="9525" b="0"/>
            <wp:docPr id="343178265"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4047" cy="3934095"/>
                    </a:xfrm>
                    <a:prstGeom prst="rect">
                      <a:avLst/>
                    </a:prstGeom>
                    <a:noFill/>
                    <a:ln>
                      <a:noFill/>
                    </a:ln>
                  </pic:spPr>
                </pic:pic>
              </a:graphicData>
            </a:graphic>
          </wp:inline>
        </w:drawing>
      </w:r>
    </w:p>
    <w:p w14:paraId="74741779" w14:textId="50C55D6E" w:rsidR="008D71CD" w:rsidRPr="007B67B0" w:rsidRDefault="00382F8D" w:rsidP="00042BBF">
      <w:pPr>
        <w:pStyle w:val="figurecaption"/>
        <w:ind w:start="26.65pt" w:hanging="26.65pt"/>
        <w:rPr>
          <w:noProof w:val="0"/>
          <w:lang w:val="en-GB"/>
        </w:rPr>
      </w:pPr>
      <w:bookmarkStart w:id="58"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616649">
        <w:rPr>
          <w:noProof w:val="0"/>
          <w:lang w:val="en-GB"/>
        </w:rPr>
        <w:t xml:space="preserve">Tolmezzo </w:t>
      </w:r>
      <w:r w:rsidR="00F73B4A" w:rsidRPr="00B92DFC">
        <w:rPr>
          <w:noProof w:val="0"/>
          <w:lang w:val="en-GB"/>
        </w:rPr>
        <w:t>seismic signal</w:t>
      </w:r>
      <w:bookmarkEnd w:id="58"/>
    </w:p>
    <w:p w14:paraId="0ECC6CC5" w14:textId="527EC3CD" w:rsidR="007B67B0" w:rsidRDefault="00C80B4B" w:rsidP="007B67B0">
      <w:pPr>
        <w:keepNext/>
        <w:jc w:val="both"/>
      </w:pPr>
      <w:r>
        <w:rPr>
          <w:noProof/>
        </w:rPr>
        <w:drawing>
          <wp:inline distT="0" distB="0" distL="0" distR="0" wp14:anchorId="724A55A1" wp14:editId="00B9E9E5">
            <wp:extent cx="3086735" cy="4008755"/>
            <wp:effectExtent l="0" t="0" r="0" b="6985"/>
            <wp:docPr id="442301203"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735" cy="4008755"/>
                    </a:xfrm>
                    <a:prstGeom prst="rect">
                      <a:avLst/>
                    </a:prstGeom>
                    <a:noFill/>
                    <a:ln>
                      <a:noFill/>
                    </a:ln>
                  </pic:spPr>
                </pic:pic>
              </a:graphicData>
            </a:graphic>
          </wp:inline>
        </w:drawing>
      </w:r>
    </w:p>
    <w:p w14:paraId="2760136E" w14:textId="34DBCC45" w:rsidR="00091DDB" w:rsidRPr="009A0454" w:rsidRDefault="00382F8D" w:rsidP="009A0454">
      <w:pPr>
        <w:pStyle w:val="figurecaption"/>
        <w:rPr>
          <w:noProof w:val="0"/>
          <w:lang w:val="en-GB"/>
        </w:rPr>
      </w:pPr>
      <w:bookmarkStart w:id="59"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Tolmezzo </w:t>
      </w:r>
      <w:r w:rsidR="007B67B0" w:rsidRPr="00B92DFC">
        <w:rPr>
          <w:noProof w:val="0"/>
          <w:lang w:val="en-GB"/>
        </w:rPr>
        <w:t>seismic signal</w:t>
      </w:r>
      <w:bookmarkEnd w:id="59"/>
    </w:p>
    <w:p w14:paraId="6643BBF5" w14:textId="693C4D6B" w:rsidR="00BC2592" w:rsidRPr="00B92DFC" w:rsidRDefault="001161D0" w:rsidP="00BC2592">
      <w:pPr>
        <w:pStyle w:val="Corpodetexto"/>
        <w:keepNext/>
        <w:ind w:firstLine="0pt"/>
      </w:pPr>
      <w:r>
        <w:rPr>
          <w:noProof/>
        </w:rPr>
        <w:lastRenderedPageBreak/>
        <w:drawing>
          <wp:inline distT="0" distB="0" distL="0" distR="0" wp14:anchorId="03F5E66B" wp14:editId="2B422B3A">
            <wp:extent cx="3099435" cy="2523490"/>
            <wp:effectExtent l="0" t="0" r="5715" b="0"/>
            <wp:docPr id="1276939512"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9435" cy="2523490"/>
                    </a:xfrm>
                    <a:prstGeom prst="rect">
                      <a:avLst/>
                    </a:prstGeom>
                    <a:noFill/>
                    <a:ln>
                      <a:noFill/>
                    </a:ln>
                  </pic:spPr>
                </pic:pic>
              </a:graphicData>
            </a:graphic>
          </wp:inline>
        </w:drawing>
      </w:r>
    </w:p>
    <w:p w14:paraId="1B27ED1D" w14:textId="4611BB43" w:rsidR="00C76678" w:rsidRPr="00B92DFC" w:rsidRDefault="00BC2592" w:rsidP="00C76678">
      <w:pPr>
        <w:pStyle w:val="figurecaption"/>
        <w:rPr>
          <w:noProof w:val="0"/>
          <w:lang w:val="en-GB"/>
        </w:rPr>
      </w:pPr>
      <w:r w:rsidRPr="00B92DFC">
        <w:rPr>
          <w:noProof w:val="0"/>
          <w:lang w:val="en-GB"/>
        </w:rPr>
        <w:t xml:space="preserve"> </w:t>
      </w:r>
      <w:commentRangeStart w:id="60"/>
      <w:commentRangeStart w:id="61"/>
      <w:r w:rsidR="00C76678">
        <w:rPr>
          <w:noProof w:val="0"/>
          <w:lang w:val="en-GB"/>
        </w:rPr>
        <w:t>Comparing OLI, PID-F and LQI acceleration spectrum performance.</w:t>
      </w:r>
      <w:commentRangeEnd w:id="60"/>
      <w:r w:rsidR="005537CC" w:rsidRPr="00B92DFC">
        <w:rPr>
          <w:rStyle w:val="Refdecomentrio"/>
          <w:noProof w:val="0"/>
          <w:lang w:val="en-GB"/>
        </w:rPr>
        <w:commentReference w:id="60"/>
      </w:r>
      <w:commentRangeEnd w:id="61"/>
      <w:r w:rsidR="00C47BC1" w:rsidRPr="00B92DFC">
        <w:rPr>
          <w:rStyle w:val="Refdecomentrio"/>
          <w:noProof w:val="0"/>
          <w:lang w:val="en-GB"/>
        </w:rPr>
        <w:commentReference w:id="61"/>
      </w:r>
    </w:p>
    <w:p w14:paraId="4F8E8DDB" w14:textId="65C0448E" w:rsidR="00BC2592" w:rsidRPr="00B92DFC" w:rsidRDefault="00F931CA" w:rsidP="00BC2592">
      <w:pPr>
        <w:pStyle w:val="figurecaption"/>
        <w:rPr>
          <w:noProof w:val="0"/>
          <w:lang w:val="en-GB"/>
        </w:rPr>
      </w:pPr>
      <w:r>
        <w:rPr>
          <w:noProof w:val="0"/>
          <w:lang w:val="en-GB"/>
        </w:rPr>
        <w:t>.</w:t>
      </w:r>
    </w:p>
    <w:p w14:paraId="2AE4DAF5" w14:textId="27DD3BD1" w:rsidR="00BC2592" w:rsidRPr="00B92DFC" w:rsidRDefault="00B06D55" w:rsidP="00BC2592">
      <w:pPr>
        <w:pStyle w:val="figurecaption"/>
        <w:keepNext/>
        <w:numPr>
          <w:ilvl w:val="0"/>
          <w:numId w:val="0"/>
        </w:numPr>
        <w:rPr>
          <w:noProof w:val="0"/>
          <w:lang w:val="en-GB"/>
        </w:rPr>
      </w:pPr>
      <w:r>
        <w:drawing>
          <wp:inline distT="0" distB="0" distL="0" distR="0" wp14:anchorId="16DCEFF4" wp14:editId="74563BD4">
            <wp:extent cx="3100070" cy="2446655"/>
            <wp:effectExtent l="0" t="0" r="5080" b="0"/>
            <wp:docPr id="1153147685"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0070" cy="2446655"/>
                    </a:xfrm>
                    <a:prstGeom prst="rect">
                      <a:avLst/>
                    </a:prstGeom>
                    <a:noFill/>
                    <a:ln>
                      <a:noFill/>
                    </a:ln>
                  </pic:spPr>
                </pic:pic>
              </a:graphicData>
            </a:graphic>
          </wp:inline>
        </w:drawing>
      </w:r>
    </w:p>
    <w:p w14:paraId="28B0BF06" w14:textId="0A25E7B1" w:rsidR="00BC2592" w:rsidRPr="00B92DFC" w:rsidRDefault="00C76678" w:rsidP="00BC2592">
      <w:pPr>
        <w:pStyle w:val="figurecaption"/>
        <w:rPr>
          <w:noProof w:val="0"/>
          <w:lang w:val="en-GB"/>
        </w:rPr>
      </w:pPr>
      <w:bookmarkStart w:id="62" w:name="_Ref228497348"/>
      <w:r>
        <w:rPr>
          <w:noProof w:val="0"/>
          <w:lang w:val="en-GB"/>
        </w:rPr>
        <w:t>Comparing OLI, PID-F and LQI d</w:t>
      </w:r>
      <w:r w:rsidR="00BC2592" w:rsidRPr="00B92DFC">
        <w:rPr>
          <w:noProof w:val="0"/>
          <w:lang w:val="en-GB"/>
        </w:rPr>
        <w:t xml:space="preserve">isplacement </w:t>
      </w:r>
      <w:r>
        <w:rPr>
          <w:noProof w:val="0"/>
          <w:lang w:val="en-GB"/>
        </w:rPr>
        <w:t>spectrum performance</w:t>
      </w:r>
      <w:bookmarkEnd w:id="62"/>
      <w:r w:rsidR="00F931CA">
        <w:rPr>
          <w:noProof w:val="0"/>
          <w:lang w:val="en-GB"/>
        </w:rPr>
        <w:t>.</w:t>
      </w:r>
    </w:p>
    <w:p w14:paraId="42338781" w14:textId="4D8F8968" w:rsidR="00273C1E" w:rsidRPr="00B92DFC" w:rsidRDefault="00273C1E" w:rsidP="00BF5FE3">
      <w:pPr>
        <w:pStyle w:val="Ttulo1"/>
        <w:ind w:firstLine="0pt"/>
        <w:rPr>
          <w:noProof w:val="0"/>
        </w:rPr>
      </w:pPr>
      <w:r>
        <w:rPr>
          <w:noProof w:val="0"/>
        </w:rPr>
        <w:t>Conclusions &amp; Outlook</w:t>
      </w:r>
    </w:p>
    <w:p w14:paraId="23388132" w14:textId="77777777" w:rsidR="00382F8D" w:rsidRDefault="00382F8D" w:rsidP="005752F6">
      <w:pPr>
        <w:pStyle w:val="Corpodetexto"/>
        <w:ind w:firstLine="0pt"/>
        <w:rPr>
          <w:lang w:val="en-US"/>
        </w:rPr>
        <w:pPrChange w:id="63" w:author="afonso henrique" w:date="2026-05-01T16:40:00Z" w16du:dateUtc="2026-05-01T15:40:00Z">
          <w:pPr>
            <w:pStyle w:val="Corpodetexto"/>
          </w:pPr>
        </w:pPrChange>
      </w:pPr>
    </w:p>
    <w:p w14:paraId="5C84AF4E" w14:textId="05F8BB70" w:rsidR="00273C1E" w:rsidRDefault="007E7E53" w:rsidP="00273C1E">
      <w:pPr>
        <w:pStyle w:val="Corpodetexto"/>
        <w:rPr>
          <w:ins w:id="64" w:author="afonso henrique" w:date="2026-05-01T16:43:00Z" w16du:dateUtc="2026-05-01T15:43:00Z"/>
          <w:lang w:val="en-US"/>
        </w:rPr>
      </w:pPr>
      <w:r>
        <w:rPr>
          <w:lang w:val="en-US"/>
        </w:rPr>
        <w:t xml:space="preserve">This paper presents </w:t>
      </w:r>
      <w:r w:rsidR="00AE3F48">
        <w:rPr>
          <w:lang w:val="en-US"/>
        </w:rPr>
        <w:t>an improved solution to the current OLI method used in LNEC to experimentally reproduce simulated earthquakes in laboratory shaking table setups. Based on model-based controllers and using the two-stage closed-loop identification method, the PID-F and</w:t>
      </w:r>
      <w:r w:rsidR="007F7784">
        <w:rPr>
          <w:lang w:val="en-US"/>
        </w:rPr>
        <w:t xml:space="preserve"> the</w:t>
      </w:r>
      <w:r w:rsidR="00AE3F48">
        <w:rPr>
          <w:lang w:val="en-US"/>
        </w:rPr>
        <w:t xml:space="preserve"> LQI</w:t>
      </w:r>
      <w:r w:rsidR="007F7784">
        <w:rPr>
          <w:lang w:val="en-US"/>
        </w:rPr>
        <w:t xml:space="preserve"> controllers </w:t>
      </w:r>
      <w:del w:id="65" w:author="afonso henrique" w:date="2026-05-01T16:38:00Z" w16du:dateUtc="2026-05-01T15:38:00Z">
        <w:r w:rsidR="007F7784" w:rsidDel="005752F6">
          <w:rPr>
            <w:lang w:val="en-US"/>
          </w:rPr>
          <w:delText>where</w:delText>
        </w:r>
      </w:del>
      <w:ins w:id="66" w:author="afonso henrique" w:date="2026-05-01T16:38:00Z" w16du:dateUtc="2026-05-01T15:38:00Z">
        <w:r w:rsidR="005752F6">
          <w:rPr>
            <w:lang w:val="en-US"/>
          </w:rPr>
          <w:t>were</w:t>
        </w:r>
      </w:ins>
      <w:r w:rsidR="00AE3F48">
        <w:rPr>
          <w:lang w:val="en-US"/>
        </w:rPr>
        <w:t xml:space="preserve"> shown </w:t>
      </w:r>
      <w:r w:rsidR="007F7784">
        <w:rPr>
          <w:lang w:val="en-US"/>
        </w:rPr>
        <w:t xml:space="preserve">to reproduce </w:t>
      </w:r>
      <w:r w:rsidR="00AE3F48">
        <w:rPr>
          <w:lang w:val="en-US"/>
        </w:rPr>
        <w:t>the target</w:t>
      </w:r>
      <w:r w:rsidR="00AE3F48" w:rsidRPr="00273C1E">
        <w:rPr>
          <w:lang w:val="en-US"/>
        </w:rPr>
        <w:t xml:space="preserve"> response spectra </w:t>
      </w:r>
      <w:r w:rsidR="00AE3F48">
        <w:rPr>
          <w:lang w:val="en-US"/>
        </w:rPr>
        <w:t xml:space="preserve">across the whole frequency spectrum of the earthquake signal more accurately when compared with the standard OLI method. </w:t>
      </w:r>
      <w:r w:rsidR="00AD4C8A">
        <w:rPr>
          <w:lang w:val="en-US"/>
        </w:rPr>
        <w:t>Besides, t</w:t>
      </w:r>
      <w:r w:rsidR="00273C1E" w:rsidRPr="00273C1E">
        <w:rPr>
          <w:lang w:val="en-US"/>
        </w:rPr>
        <w:t>he results indicate that the tuned controllers (PID</w:t>
      </w:r>
      <w:r w:rsidR="001C40F9">
        <w:rPr>
          <w:lang w:val="en-US"/>
        </w:rPr>
        <w:t>-</w:t>
      </w:r>
      <w:r w:rsidR="00273C1E" w:rsidRPr="00273C1E">
        <w:rPr>
          <w:lang w:val="en-US"/>
        </w:rPr>
        <w:t>F</w:t>
      </w:r>
      <w:r w:rsidR="00203D88">
        <w:rPr>
          <w:lang w:val="en-US"/>
        </w:rPr>
        <w:t xml:space="preserve"> and</w:t>
      </w:r>
      <w:r w:rsidR="00273C1E" w:rsidRPr="00273C1E">
        <w:rPr>
          <w:lang w:val="en-US"/>
        </w:rPr>
        <w:t xml:space="preserve"> </w:t>
      </w:r>
      <w:r w:rsidR="00203D88">
        <w:rPr>
          <w:lang w:val="en-US"/>
        </w:rPr>
        <w:t>LQI</w:t>
      </w:r>
      <w:r w:rsidR="00273C1E" w:rsidRPr="00273C1E">
        <w:rPr>
          <w:lang w:val="en-US"/>
        </w:rPr>
        <w:t xml:space="preserve">) </w:t>
      </w:r>
      <w:r w:rsidR="00AB45A2">
        <w:rPr>
          <w:lang w:val="en-US"/>
        </w:rPr>
        <w:t xml:space="preserve">require </w:t>
      </w:r>
      <w:r w:rsidR="00273C1E" w:rsidRPr="00273C1E">
        <w:rPr>
          <w:lang w:val="en-US"/>
        </w:rPr>
        <w:t>less user intervention</w:t>
      </w:r>
      <w:ins w:id="67" w:author="afonso henrique" w:date="2026-05-01T16:39:00Z" w16du:dateUtc="2026-05-01T15:39:00Z">
        <w:r w:rsidR="005752F6">
          <w:rPr>
            <w:lang w:val="en-US"/>
          </w:rPr>
          <w:t>, and, more importantly, a systematic approach to the control problem</w:t>
        </w:r>
      </w:ins>
      <w:r w:rsidR="00273C1E" w:rsidRPr="00273C1E">
        <w:rPr>
          <w:lang w:val="en-US"/>
        </w:rPr>
        <w:t xml:space="preserve">, with </w:t>
      </w:r>
      <w:r w:rsidR="00AB45A2">
        <w:rPr>
          <w:lang w:val="en-US"/>
        </w:rPr>
        <w:t>LQI</w:t>
      </w:r>
      <w:r w:rsidR="00273C1E" w:rsidRPr="00273C1E">
        <w:rPr>
          <w:lang w:val="en-US"/>
        </w:rPr>
        <w:t xml:space="preserve"> control</w:t>
      </w:r>
      <w:r w:rsidR="00AB45A2">
        <w:rPr>
          <w:lang w:val="en-US"/>
        </w:rPr>
        <w:t>ler</w:t>
      </w:r>
      <w:r w:rsidR="00273C1E" w:rsidRPr="00273C1E">
        <w:rPr>
          <w:lang w:val="en-US"/>
        </w:rPr>
        <w:t xml:space="preserve"> providing the best results</w:t>
      </w:r>
      <w:ins w:id="68" w:author="afonso henrique" w:date="2026-05-01T16:41:00Z" w16du:dateUtc="2026-05-01T15:41:00Z">
        <w:r w:rsidR="00440065">
          <w:rPr>
            <w:lang w:val="en-US"/>
          </w:rPr>
          <w:t xml:space="preserve"> by s</w:t>
        </w:r>
      </w:ins>
      <w:ins w:id="69" w:author="afonso henrique" w:date="2026-05-01T16:42:00Z" w16du:dateUtc="2026-05-01T15:42:00Z">
        <w:r w:rsidR="00440065">
          <w:rPr>
            <w:lang w:val="en-US"/>
          </w:rPr>
          <w:t>ignificant margin</w:t>
        </w:r>
      </w:ins>
      <w:r w:rsidR="00273C1E" w:rsidRPr="00273C1E">
        <w:rPr>
          <w:lang w:val="en-US"/>
        </w:rPr>
        <w:t xml:space="preserve"> </w:t>
      </w:r>
      <w:r w:rsidR="00FB14BC">
        <w:rPr>
          <w:lang w:val="en-US"/>
        </w:rPr>
        <w:t>for all earthquake ground-motions simulations</w:t>
      </w:r>
      <w:r w:rsidR="00273C1E" w:rsidRPr="00273C1E">
        <w:rPr>
          <w:lang w:val="en-US"/>
        </w:rPr>
        <w:t xml:space="preserve">. However, both the performance of the controllers and the adapted drivers depends on identifying the system, and the sensitivity of each method to quality of the identification </w:t>
      </w:r>
      <w:r w:rsidR="009D2C02">
        <w:rPr>
          <w:lang w:val="en-US"/>
        </w:rPr>
        <w:t>requires furt</w:t>
      </w:r>
      <w:r w:rsidR="00360FF6">
        <w:rPr>
          <w:lang w:val="en-US"/>
        </w:rPr>
        <w:t xml:space="preserve">her </w:t>
      </w:r>
      <w:r w:rsidR="001D504D">
        <w:rPr>
          <w:lang w:val="en-US"/>
        </w:rPr>
        <w:t>research</w:t>
      </w:r>
      <w:r w:rsidR="00273C1E" w:rsidRPr="00273C1E">
        <w:rPr>
          <w:lang w:val="en-US"/>
        </w:rPr>
        <w:t>.</w:t>
      </w:r>
    </w:p>
    <w:p w14:paraId="72E72206" w14:textId="1FB9A065" w:rsidR="00440065" w:rsidRDefault="00440065" w:rsidP="00273C1E">
      <w:pPr>
        <w:pStyle w:val="Corpodetexto"/>
        <w:rPr>
          <w:lang w:val="en-US"/>
        </w:rPr>
      </w:pPr>
      <w:ins w:id="70" w:author="afonso henrique" w:date="2026-05-01T16:44:00Z" w16du:dateUtc="2026-05-01T15:44:00Z">
        <w:r>
          <w:rPr>
            <w:lang w:val="en-US"/>
          </w:rPr>
          <w:t xml:space="preserve">Given the </w:t>
        </w:r>
      </w:ins>
      <w:ins w:id="71" w:author="afonso henrique" w:date="2026-05-01T16:45:00Z" w16du:dateUtc="2026-05-01T15:45:00Z">
        <w:r>
          <w:rPr>
            <w:lang w:val="en-US"/>
          </w:rPr>
          <w:t>nature of seismic table ex</w:t>
        </w:r>
      </w:ins>
      <w:ins w:id="72" w:author="afonso henrique" w:date="2026-05-01T16:46:00Z" w16du:dateUtc="2026-05-01T15:46:00Z">
        <w:r>
          <w:rPr>
            <w:lang w:val="en-US"/>
          </w:rPr>
          <w:t>periment</w:t>
        </w:r>
      </w:ins>
      <w:ins w:id="73" w:author="afonso henrique" w:date="2026-05-01T16:47:00Z" w16du:dateUtc="2026-05-01T15:47:00Z">
        <w:r>
          <w:rPr>
            <w:lang w:val="en-US"/>
          </w:rPr>
          <w:t>al test</w:t>
        </w:r>
      </w:ins>
      <w:ins w:id="74" w:author="afonso henrique" w:date="2026-05-01T16:48:00Z" w16du:dateUtc="2026-05-01T15:48:00Z">
        <w:r>
          <w:rPr>
            <w:lang w:val="en-US"/>
          </w:rPr>
          <w:t>ing</w:t>
        </w:r>
      </w:ins>
      <w:ins w:id="75" w:author="afonso henrique" w:date="2026-05-01T16:46:00Z" w16du:dateUtc="2026-05-01T15:46:00Z">
        <w:r>
          <w:rPr>
            <w:lang w:val="en-US"/>
          </w:rPr>
          <w:t>,</w:t>
        </w:r>
      </w:ins>
      <w:ins w:id="76" w:author="afonso henrique" w:date="2026-05-01T16:45:00Z" w16du:dateUtc="2026-05-01T15:45:00Z">
        <w:r>
          <w:rPr>
            <w:lang w:val="en-US"/>
          </w:rPr>
          <w:t xml:space="preserve"> where the test </w:t>
        </w:r>
      </w:ins>
      <w:ins w:id="77" w:author="afonso henrique" w:date="2026-05-01T16:46:00Z" w16du:dateUtc="2026-05-01T15:46:00Z">
        <w:r>
          <w:rPr>
            <w:lang w:val="en-US"/>
          </w:rPr>
          <w:t xml:space="preserve">specimens </w:t>
        </w:r>
      </w:ins>
      <w:ins w:id="78" w:author="afonso henrique" w:date="2026-05-01T16:47:00Z" w16du:dateUtc="2026-05-01T15:47:00Z">
        <w:r>
          <w:rPr>
            <w:lang w:val="en-US"/>
          </w:rPr>
          <w:t>are</w:t>
        </w:r>
      </w:ins>
      <w:ins w:id="79" w:author="afonso henrique" w:date="2026-05-01T16:46:00Z" w16du:dateUtc="2026-05-01T15:46:00Z">
        <w:r>
          <w:rPr>
            <w:lang w:val="en-US"/>
          </w:rPr>
          <w:t xml:space="preserve"> often driven to plastic deformation</w:t>
        </w:r>
      </w:ins>
      <w:ins w:id="80" w:author="afonso henrique" w:date="2026-05-01T16:55:00Z" w16du:dateUtc="2026-05-01T15:55:00Z">
        <w:r w:rsidR="006901C8">
          <w:rPr>
            <w:lang w:val="en-US"/>
          </w:rPr>
          <w:t xml:space="preserve">, </w:t>
        </w:r>
      </w:ins>
      <w:ins w:id="81" w:author="afonso henrique" w:date="2026-05-01T16:46:00Z" w16du:dateUtc="2026-05-01T15:46:00Z">
        <w:r>
          <w:rPr>
            <w:lang w:val="en-US"/>
          </w:rPr>
          <w:t>some form of failure</w:t>
        </w:r>
      </w:ins>
      <w:ins w:id="82" w:author="afonso henrique" w:date="2026-05-01T16:47:00Z" w16du:dateUtc="2026-05-01T15:47:00Z">
        <w:r>
          <w:rPr>
            <w:lang w:val="en-US"/>
          </w:rPr>
          <w:t>,</w:t>
        </w:r>
      </w:ins>
      <w:ins w:id="83" w:author="afonso henrique" w:date="2026-05-01T16:55:00Z" w16du:dateUtc="2026-05-01T15:55:00Z">
        <w:r w:rsidR="006901C8">
          <w:rPr>
            <w:lang w:val="en-US"/>
          </w:rPr>
          <w:t xml:space="preserve"> or have </w:t>
        </w:r>
        <w:r w:rsidR="006901C8" w:rsidRPr="006901C8">
          <w:rPr>
            <w:lang w:val="en-US"/>
          </w:rPr>
          <w:t>significant nonlinear behaviour</w:t>
        </w:r>
      </w:ins>
      <w:ins w:id="84" w:author="afonso henrique" w:date="2026-05-01T16:56:00Z" w16du:dateUtc="2026-05-01T15:56:00Z">
        <w:r w:rsidR="006901C8">
          <w:rPr>
            <w:lang w:val="en-US"/>
          </w:rPr>
          <w:t xml:space="preserve"> which is not detectable in the small intensity identification experiments,</w:t>
        </w:r>
      </w:ins>
      <w:ins w:id="85" w:author="afonso henrique" w:date="2026-05-01T16:50:00Z" w16du:dateUtc="2026-05-01T15:50:00Z">
        <w:r>
          <w:rPr>
            <w:lang w:val="en-US"/>
          </w:rPr>
          <w:t xml:space="preserve"> </w:t>
        </w:r>
      </w:ins>
      <w:ins w:id="86" w:author="afonso henrique" w:date="2026-05-01T16:58:00Z" w16du:dateUtc="2026-05-01T15:58:00Z">
        <w:r w:rsidR="006901C8">
          <w:rPr>
            <w:lang w:val="en-US"/>
          </w:rPr>
          <w:t xml:space="preserve">it results that </w:t>
        </w:r>
      </w:ins>
      <w:ins w:id="87" w:author="afonso henrique" w:date="2026-05-01T16:57:00Z" w16du:dateUtc="2026-05-01T15:57:00Z">
        <w:r w:rsidR="006901C8">
          <w:rPr>
            <w:lang w:val="en-US"/>
          </w:rPr>
          <w:t xml:space="preserve">there are </w:t>
        </w:r>
      </w:ins>
      <w:ins w:id="88" w:author="afonso henrique" w:date="2026-05-01T16:49:00Z" w16du:dateUtc="2026-05-01T15:49:00Z">
        <w:r>
          <w:rPr>
            <w:lang w:val="en-US"/>
          </w:rPr>
          <w:t>non-negligible shifts i</w:t>
        </w:r>
      </w:ins>
      <w:ins w:id="89" w:author="afonso henrique" w:date="2026-05-01T16:50:00Z" w16du:dateUtc="2026-05-01T15:50:00Z">
        <w:r>
          <w:rPr>
            <w:lang w:val="en-US"/>
          </w:rPr>
          <w:t>n</w:t>
        </w:r>
      </w:ins>
      <w:ins w:id="90" w:author="afonso henrique" w:date="2026-05-01T16:49:00Z" w16du:dateUtc="2026-05-01T15:49:00Z">
        <w:r>
          <w:rPr>
            <w:lang w:val="en-US"/>
          </w:rPr>
          <w:t xml:space="preserve"> dynamic properties and</w:t>
        </w:r>
      </w:ins>
      <w:ins w:id="91" w:author="afonso henrique" w:date="2026-05-01T16:57:00Z" w16du:dateUtc="2026-05-01T15:57:00Z">
        <w:r w:rsidR="006901C8">
          <w:rPr>
            <w:lang w:val="en-US"/>
          </w:rPr>
          <w:t xml:space="preserve"> excitation of unknown ones that</w:t>
        </w:r>
      </w:ins>
      <w:ins w:id="92" w:author="afonso henrique" w:date="2026-05-01T16:49:00Z" w16du:dateUtc="2026-05-01T15:49:00Z">
        <w:r>
          <w:rPr>
            <w:lang w:val="en-US"/>
          </w:rPr>
          <w:t xml:space="preserve"> </w:t>
        </w:r>
      </w:ins>
      <w:ins w:id="93" w:author="afonso henrique" w:date="2026-05-01T16:52:00Z" w16du:dateUtc="2026-05-01T15:52:00Z">
        <w:r w:rsidR="006901C8">
          <w:rPr>
            <w:lang w:val="en-US"/>
          </w:rPr>
          <w:t>occur</w:t>
        </w:r>
      </w:ins>
      <w:ins w:id="94" w:author="afonso henrique" w:date="2026-05-01T16:50:00Z" w16du:dateUtc="2026-05-01T15:50:00Z">
        <w:r>
          <w:rPr>
            <w:lang w:val="en-US"/>
          </w:rPr>
          <w:t xml:space="preserve"> during the tes</w:t>
        </w:r>
      </w:ins>
      <w:ins w:id="95" w:author="afonso henrique" w:date="2026-05-01T16:51:00Z" w16du:dateUtc="2026-05-01T15:51:00Z">
        <w:r>
          <w:rPr>
            <w:lang w:val="en-US"/>
          </w:rPr>
          <w:t>t</w:t>
        </w:r>
      </w:ins>
      <w:ins w:id="96" w:author="afonso henrique" w:date="2026-05-01T16:57:00Z" w16du:dateUtc="2026-05-01T15:57:00Z">
        <w:r w:rsidR="006901C8">
          <w:rPr>
            <w:lang w:val="en-US"/>
          </w:rPr>
          <w:t>. As such,</w:t>
        </w:r>
      </w:ins>
      <w:ins w:id="97" w:author="afonso henrique" w:date="2026-05-01T16:53:00Z" w16du:dateUtc="2026-05-01T15:53:00Z">
        <w:r w:rsidR="006901C8">
          <w:rPr>
            <w:lang w:val="en-US"/>
          </w:rPr>
          <w:t xml:space="preserve"> the idea</w:t>
        </w:r>
      </w:ins>
      <w:ins w:id="98" w:author="afonso henrique" w:date="2026-05-01T17:00:00Z" w16du:dateUtc="2026-05-01T16:00:00Z">
        <w:r w:rsidR="006901C8">
          <w:rPr>
            <w:lang w:val="en-US"/>
          </w:rPr>
          <w:t>,</w:t>
        </w:r>
      </w:ins>
      <w:ins w:id="99" w:author="afonso henrique" w:date="2026-05-01T16:54:00Z" w16du:dateUtc="2026-05-01T15:54:00Z">
        <w:r w:rsidR="006901C8">
          <w:rPr>
            <w:lang w:val="en-US"/>
          </w:rPr>
          <w:t xml:space="preserve"> building on the work of optimizing controllers for </w:t>
        </w:r>
      </w:ins>
      <w:ins w:id="100" w:author="afonso henrique" w:date="2026-05-01T17:02:00Z" w16du:dateUtc="2026-05-01T16:02:00Z">
        <w:r w:rsidR="00C95227">
          <w:rPr>
            <w:lang w:val="en-US"/>
          </w:rPr>
          <w:t xml:space="preserve">the </w:t>
        </w:r>
      </w:ins>
      <w:ins w:id="101" w:author="afonso henrique" w:date="2026-05-01T17:00:00Z" w16du:dateUtc="2026-05-01T16:00:00Z">
        <w:r w:rsidR="006901C8">
          <w:rPr>
            <w:lang w:val="en-US"/>
          </w:rPr>
          <w:t xml:space="preserve">specific </w:t>
        </w:r>
      </w:ins>
      <w:ins w:id="102" w:author="afonso henrique" w:date="2026-05-01T16:54:00Z" w16du:dateUtc="2026-05-01T15:54:00Z">
        <w:r w:rsidR="006901C8">
          <w:rPr>
            <w:lang w:val="en-US"/>
          </w:rPr>
          <w:t>test model</w:t>
        </w:r>
      </w:ins>
      <w:ins w:id="103" w:author="afonso henrique" w:date="2026-05-01T16:55:00Z" w16du:dateUtc="2026-05-01T15:55:00Z">
        <w:r w:rsidR="006901C8">
          <w:rPr>
            <w:lang w:val="en-US"/>
          </w:rPr>
          <w:t xml:space="preserve"> dynamics</w:t>
        </w:r>
      </w:ins>
      <w:ins w:id="104" w:author="afonso henrique" w:date="2026-05-01T17:00:00Z" w16du:dateUtc="2026-05-01T16:00:00Z">
        <w:r w:rsidR="006901C8">
          <w:rPr>
            <w:lang w:val="en-US"/>
          </w:rPr>
          <w:t>,</w:t>
        </w:r>
      </w:ins>
      <w:ins w:id="105" w:author="afonso henrique" w:date="2026-05-01T16:59:00Z" w16du:dateUtc="2026-05-01T15:59:00Z">
        <w:r w:rsidR="006901C8">
          <w:rPr>
            <w:lang w:val="en-US"/>
          </w:rPr>
          <w:t xml:space="preserve"> </w:t>
        </w:r>
      </w:ins>
      <w:ins w:id="106" w:author="afonso henrique" w:date="2026-05-01T17:00:00Z" w16du:dateUtc="2026-05-01T16:00:00Z">
        <w:r w:rsidR="006901C8">
          <w:rPr>
            <w:lang w:val="en-US"/>
          </w:rPr>
          <w:t xml:space="preserve">can be </w:t>
        </w:r>
      </w:ins>
      <w:ins w:id="107" w:author="afonso henrique" w:date="2026-05-01T16:59:00Z" w16du:dateUtc="2026-05-01T15:59:00Z">
        <w:r w:rsidR="006901C8">
          <w:rPr>
            <w:lang w:val="en-US"/>
          </w:rPr>
          <w:t>taken further</w:t>
        </w:r>
      </w:ins>
      <w:ins w:id="108" w:author="afonso henrique" w:date="2026-05-01T17:00:00Z" w16du:dateUtc="2026-05-01T16:00:00Z">
        <w:r w:rsidR="006901C8">
          <w:rPr>
            <w:lang w:val="en-US"/>
          </w:rPr>
          <w:t xml:space="preserve"> through implementation of online identification to inform</w:t>
        </w:r>
      </w:ins>
      <w:ins w:id="109" w:author="afonso henrique" w:date="2026-05-01T16:58:00Z" w16du:dateUtc="2026-05-01T15:58:00Z">
        <w:r w:rsidR="006901C8">
          <w:rPr>
            <w:lang w:val="en-US"/>
          </w:rPr>
          <w:t xml:space="preserve"> </w:t>
        </w:r>
      </w:ins>
      <w:ins w:id="110" w:author="afonso henrique" w:date="2026-05-01T16:53:00Z" w16du:dateUtc="2026-05-01T15:53:00Z">
        <w:r w:rsidR="006901C8">
          <w:rPr>
            <w:lang w:val="en-US"/>
          </w:rPr>
          <w:t>adaptive and nonlinear control strateg</w:t>
        </w:r>
      </w:ins>
      <w:ins w:id="111" w:author="afonso henrique" w:date="2026-05-01T16:54:00Z" w16du:dateUtc="2026-05-01T15:54:00Z">
        <w:r w:rsidR="006901C8">
          <w:rPr>
            <w:lang w:val="en-US"/>
          </w:rPr>
          <w:t xml:space="preserve">ies </w:t>
        </w:r>
      </w:ins>
      <w:ins w:id="112" w:author="afonso henrique" w:date="2026-05-01T17:01:00Z" w16du:dateUtc="2026-05-01T16:01:00Z">
        <w:r w:rsidR="00C95227">
          <w:rPr>
            <w:lang w:val="en-US"/>
          </w:rPr>
          <w:t>during the test.</w:t>
        </w:r>
      </w:ins>
    </w:p>
    <w:p w14:paraId="79B7BE62" w14:textId="399F7640" w:rsidR="005F27B7" w:rsidRPr="00440065" w:rsidDel="00440065" w:rsidRDefault="005F27B7" w:rsidP="00273C1E">
      <w:pPr>
        <w:pStyle w:val="Corpodetexto"/>
        <w:rPr>
          <w:del w:id="113" w:author="afonso henrique" w:date="2026-05-01T16:43:00Z" w16du:dateUtc="2026-05-01T15:43:00Z"/>
          <w:lang w:val="en-US"/>
          <w:rPrChange w:id="114" w:author="afonso henrique" w:date="2026-05-01T16:45:00Z" w16du:dateUtc="2026-05-01T15:45:00Z">
            <w:rPr>
              <w:del w:id="115" w:author="afonso henrique" w:date="2026-05-01T16:43:00Z" w16du:dateUtc="2026-05-01T15:43:00Z"/>
              <w:lang w:val="pt-PT"/>
            </w:rPr>
          </w:rPrChange>
        </w:rPr>
      </w:pPr>
      <w:del w:id="116" w:author="afonso henrique" w:date="2026-05-01T16:43:00Z" w16du:dateUtc="2026-05-01T15:43:00Z">
        <w:r w:rsidRPr="00440065" w:rsidDel="00440065">
          <w:rPr>
            <w:highlight w:val="yellow"/>
            <w:lang w:val="en-US"/>
            <w:rPrChange w:id="117" w:author="afonso henrique" w:date="2026-05-01T16:45:00Z" w16du:dateUtc="2026-05-01T15:45:00Z">
              <w:rPr>
                <w:highlight w:val="yellow"/>
                <w:lang w:val="pt-PT"/>
              </w:rPr>
            </w:rPrChange>
          </w:rPr>
          <w:delText>ACRESCENTAR QQ COISA SOBRE O QUE VEM A A A SEGUIR</w:delText>
        </w:r>
        <w:r w:rsidR="002D7B94" w:rsidRPr="00440065" w:rsidDel="00440065">
          <w:rPr>
            <w:highlight w:val="yellow"/>
            <w:lang w:val="en-US"/>
            <w:rPrChange w:id="118" w:author="afonso henrique" w:date="2026-05-01T16:45:00Z" w16du:dateUtc="2026-05-01T15:45:00Z">
              <w:rPr>
                <w:highlight w:val="yellow"/>
                <w:lang w:val="pt-PT"/>
              </w:rPr>
            </w:rPrChange>
          </w:rPr>
          <w:delText>: OUTLOOK</w:delText>
        </w:r>
      </w:del>
    </w:p>
    <w:p w14:paraId="0CE75948" w14:textId="77777777" w:rsidR="001D5355" w:rsidRPr="00440065" w:rsidRDefault="001D5355" w:rsidP="00392B18">
      <w:pPr>
        <w:pStyle w:val="Corpodetexto"/>
        <w:ind w:firstLine="0pt"/>
        <w:rPr>
          <w:u w:val="single"/>
          <w:lang w:val="en-US"/>
          <w:rPrChange w:id="119" w:author="afonso henrique" w:date="2026-05-01T16:45:00Z" w16du:dateUtc="2026-05-01T15:45:00Z">
            <w:rPr>
              <w:u w:val="single"/>
              <w:lang w:val="pt-PT"/>
            </w:rPr>
          </w:rPrChange>
        </w:rPr>
      </w:pPr>
    </w:p>
    <w:p w14:paraId="7FC814EC" w14:textId="09A1116B" w:rsidR="0080791D" w:rsidRPr="00B92DFC" w:rsidRDefault="0080791D" w:rsidP="0080791D">
      <w:pPr>
        <w:pStyle w:val="Ttulo5"/>
        <w:rPr>
          <w:noProof w:val="0"/>
        </w:rPr>
      </w:pPr>
      <w:r w:rsidRPr="00B92DFC">
        <w:rPr>
          <w:noProof w:val="0"/>
        </w:rPr>
        <w:t>Acknowledgment</w:t>
      </w:r>
    </w:p>
    <w:p w14:paraId="5224453D" w14:textId="5922B777" w:rsidR="00826407" w:rsidRPr="00B92DFC" w:rsidRDefault="5E4D9325" w:rsidP="00914116">
      <w:pPr>
        <w:pStyle w:val="Corpodetexto"/>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r w:rsidR="4206BD94" w:rsidRPr="000A3A4A">
        <w:rPr>
          <w:rStyle w:val="Hiperligao"/>
          <w:rFonts w:eastAsia="Times New Roman"/>
          <w:color w:val="auto"/>
          <w:u w:val="none"/>
        </w:rPr>
        <w:t>https://doi.org/10.54499/UID/50022/2025</w:t>
      </w:r>
      <w:r w:rsidR="4206BD94" w:rsidRPr="000A3A4A">
        <w:rPr>
          <w:rFonts w:eastAsia="Times New Roman"/>
        </w:rPr>
        <w:t>)</w:t>
      </w:r>
      <w:r w:rsidR="0B8DB497" w:rsidRPr="000A3A4A">
        <w:rPr>
          <w:rFonts w:eastAsia="Times New Roman"/>
        </w:rPr>
        <w:t>.</w:t>
      </w:r>
    </w:p>
    <w:p w14:paraId="7FDC77CC" w14:textId="77777777" w:rsidR="00891245" w:rsidRDefault="00891245" w:rsidP="00826407">
      <w:pPr>
        <w:pStyle w:val="Ttulo5"/>
        <w:rPr>
          <w:noProof w:val="0"/>
        </w:rPr>
      </w:pPr>
    </w:p>
    <w:p w14:paraId="21523B97" w14:textId="0DD001A9" w:rsidR="009303D9" w:rsidRPr="00B92DFC" w:rsidRDefault="009303D9" w:rsidP="00826407">
      <w:pPr>
        <w:pStyle w:val="Ttulo5"/>
        <w:rPr>
          <w:noProof w:val="0"/>
        </w:rPr>
      </w:pPr>
      <w:r w:rsidRPr="00B92DFC">
        <w:rPr>
          <w:noProof w:val="0"/>
        </w:rPr>
        <w:t>References</w:t>
      </w:r>
    </w:p>
    <w:p w14:paraId="144D91D7" w14:textId="77777777" w:rsidR="009303D9" w:rsidRPr="00B92DFC" w:rsidRDefault="009303D9"/>
    <w:p w14:paraId="738D189D" w14:textId="0965607A" w:rsidR="10946460" w:rsidRDefault="10946460" w:rsidP="10946460">
      <w:pPr>
        <w:pStyle w:val="references"/>
        <w:rPr>
          <w:noProof w:val="0"/>
          <w:lang w:val="en-GB"/>
        </w:rPr>
      </w:pPr>
      <w:bookmarkStart w:id="120" w:name="_Ref228379249"/>
      <w:r w:rsidRPr="10946460">
        <w:rPr>
          <w:noProof w:val="0"/>
          <w:lang w:val="en-GB"/>
        </w:rPr>
        <w:t>S. J. Chapman, M. S. Williams, A. Blakeborough</w:t>
      </w:r>
      <w:r w:rsidR="0069602B" w:rsidRPr="10946460">
        <w:rPr>
          <w:noProof w:val="0"/>
          <w:lang w:val="en-GB"/>
        </w:rPr>
        <w:t>,</w:t>
      </w:r>
      <w:r w:rsidRPr="10946460">
        <w:rPr>
          <w:noProof w:val="0"/>
          <w:lang w:val="en-GB"/>
        </w:rPr>
        <w:t xml:space="preserve"> </w:t>
      </w:r>
      <w:r w:rsidR="0069602B" w:rsidRPr="10946460">
        <w:rPr>
          <w:noProof w:val="0"/>
          <w:lang w:val="en-GB"/>
        </w:rPr>
        <w:t>“</w:t>
      </w:r>
      <w:r w:rsidRPr="10946460">
        <w:rPr>
          <w:noProof w:val="0"/>
          <w:lang w:val="en-GB"/>
        </w:rPr>
        <w:t>Laboratory testing of structures under dynamic loads: an introductory review</w:t>
      </w:r>
      <w:r w:rsidR="0069602B" w:rsidRPr="10946460">
        <w:rPr>
          <w:noProof w:val="0"/>
          <w:lang w:val="en-GB"/>
        </w:rPr>
        <w:t>”</w:t>
      </w:r>
      <w:r w:rsidRPr="10946460">
        <w:rPr>
          <w:noProof w:val="0"/>
          <w:lang w:val="en-GB"/>
        </w:rPr>
        <w:t>. Philos Trans A Math Phys Eng Sci; 359 (1786): 1651–1669</w:t>
      </w:r>
      <w:r w:rsidR="007E4DC0" w:rsidRPr="10946460">
        <w:rPr>
          <w:noProof w:val="0"/>
          <w:lang w:val="en-GB"/>
        </w:rPr>
        <w:t>, 15 September 2001</w:t>
      </w:r>
      <w:r w:rsidRPr="10946460">
        <w:rPr>
          <w:noProof w:val="0"/>
          <w:lang w:val="en-GB"/>
        </w:rPr>
        <w:t xml:space="preserve">. </w:t>
      </w:r>
      <w:hyperlink r:id="rId23">
        <w:r w:rsidR="009C207F" w:rsidRPr="10946460">
          <w:rPr>
            <w:rStyle w:val="Hiperligao"/>
            <w:noProof w:val="0"/>
            <w:lang w:val="en-GB"/>
          </w:rPr>
          <w:t>https://doi.org/10.1098/rsta.2001.0860</w:t>
        </w:r>
        <w:bookmarkEnd w:id="120"/>
      </w:hyperlink>
    </w:p>
    <w:p w14:paraId="1375EE45" w14:textId="435FFBFE" w:rsidR="009C207F" w:rsidRPr="00B92DFC" w:rsidRDefault="009C207F" w:rsidP="10946460">
      <w:pPr>
        <w:pStyle w:val="references"/>
        <w:rPr>
          <w:noProof w:val="0"/>
          <w:lang w:val="en-GB"/>
        </w:rPr>
      </w:pPr>
      <w:bookmarkStart w:id="121"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11th European Conference o</w:t>
      </w:r>
      <w:r w:rsidR="00405840">
        <w:rPr>
          <w:noProof w:val="0"/>
          <w:lang w:val="en-GB"/>
        </w:rPr>
        <w:t>n</w:t>
      </w:r>
      <w:r w:rsidRPr="00B92DFC">
        <w:rPr>
          <w:noProof w:val="0"/>
          <w:lang w:val="en-GB"/>
        </w:rPr>
        <w:t xml:space="preserve"> Earthquake Engineering, Balkema, Rotterdam, 1998.</w:t>
      </w:r>
      <w:bookmarkEnd w:id="121"/>
    </w:p>
    <w:p w14:paraId="0F055869" w14:textId="33A67FBE" w:rsidR="008F1C36" w:rsidRPr="00B92DFC" w:rsidRDefault="008F1C36" w:rsidP="10946460">
      <w:pPr>
        <w:pStyle w:val="references"/>
        <w:rPr>
          <w:noProof w:val="0"/>
          <w:lang w:val="en-GB"/>
        </w:rPr>
      </w:pPr>
      <w:bookmarkStart w:id="122"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Chastre, C., Neves, J., Ribeiro, D., Neves, M.G., Faria, P. (eds) Advances on Testing and Experimentation in Civil Engineering. Springer Tracts in Civil Engineering. Springer, </w:t>
      </w:r>
      <w:r w:rsidR="00EC71A3">
        <w:rPr>
          <w:noProof w:val="0"/>
          <w:lang w:val="en-GB"/>
        </w:rPr>
        <w:t>2023</w:t>
      </w:r>
      <w:r w:rsidRPr="00B92DFC">
        <w:rPr>
          <w:noProof w:val="0"/>
          <w:lang w:val="en-GB"/>
        </w:rPr>
        <w:t xml:space="preserve">. </w:t>
      </w:r>
      <w:bookmarkEnd w:id="122"/>
      <w:r w:rsidR="10946460">
        <w:fldChar w:fldCharType="begin"/>
      </w:r>
      <w:r w:rsidR="10946460">
        <w:instrText>HYPERLINK "https://doi.org/10.1007/978-3-031-23888-8_8" \h</w:instrText>
      </w:r>
      <w:r w:rsidR="10946460">
        <w:fldChar w:fldCharType="separate"/>
      </w:r>
      <w:r w:rsidR="10946460" w:rsidRPr="10946460">
        <w:rPr>
          <w:rStyle w:val="Hiperligao"/>
          <w:noProof w:val="0"/>
          <w:lang w:val="en-GB"/>
        </w:rPr>
        <w:t>https://doi.org/10.1007/978-3-031-23888-8_8</w:t>
      </w:r>
      <w:r w:rsidR="10946460">
        <w:fldChar w:fldCharType="end"/>
      </w:r>
    </w:p>
    <w:p w14:paraId="0FCFC43E" w14:textId="2DC7D0D9" w:rsidR="005D4AA8" w:rsidRPr="00B92DFC" w:rsidRDefault="005D4AA8" w:rsidP="10946460">
      <w:pPr>
        <w:pStyle w:val="references"/>
        <w:rPr>
          <w:noProof w:val="0"/>
          <w:lang w:val="en-GB"/>
        </w:rPr>
      </w:pPr>
      <w:bookmarkStart w:id="123"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The new LNEC shaking table for earthquake resistance testing</w:t>
      </w:r>
      <w:r w:rsidR="005E3392" w:rsidRPr="00B92DFC">
        <w:rPr>
          <w:noProof w:val="0"/>
          <w:lang w:val="en-GB"/>
        </w:rPr>
        <w:t>”</w:t>
      </w:r>
      <w:r w:rsidRPr="00B92DFC">
        <w:rPr>
          <w:noProof w:val="0"/>
          <w:lang w:val="en-GB"/>
        </w:rPr>
        <w:t>, Memória 757, LNEC, Lisboa, 1989.</w:t>
      </w:r>
      <w:bookmarkEnd w:id="123"/>
    </w:p>
    <w:p w14:paraId="58A1B3F9" w14:textId="43F8E7B1" w:rsidR="000A5E0D" w:rsidRPr="00980C35" w:rsidRDefault="000A5E0D" w:rsidP="000A5E0D">
      <w:pPr>
        <w:pStyle w:val="references"/>
        <w:rPr>
          <w:noProof w:val="0"/>
          <w:lang w:val="pt-PT"/>
        </w:rPr>
      </w:pPr>
      <w:bookmarkStart w:id="124" w:name="_Ref228380530"/>
      <w:r w:rsidRPr="00980C35">
        <w:rPr>
          <w:noProof w:val="0"/>
          <w:lang w:val="pt-PT"/>
        </w:rPr>
        <w:t>R. Bairrão, Duque, Simulador Sísmico Uniaxial - Descrição e operação, Relatório LNEC, 94/1998 - C3ES/SES, LNEC, Lisboa, 1998.</w:t>
      </w:r>
      <w:bookmarkEnd w:id="124"/>
    </w:p>
    <w:p w14:paraId="443B5044" w14:textId="5E0DF976" w:rsidR="000A5E0D" w:rsidRPr="00980C35" w:rsidRDefault="006F23DA" w:rsidP="000A5E0D">
      <w:pPr>
        <w:pStyle w:val="references"/>
        <w:rPr>
          <w:noProof w:val="0"/>
          <w:lang w:val="pt-PT"/>
        </w:rPr>
      </w:pPr>
      <w:bookmarkStart w:id="125" w:name="_Ref228380531"/>
      <w:r w:rsidRPr="00980C35">
        <w:rPr>
          <w:noProof w:val="0"/>
          <w:lang w:val="pt-PT"/>
        </w:rPr>
        <w:t xml:space="preserve">P. </w:t>
      </w:r>
      <w:r w:rsidR="000A5E0D" w:rsidRPr="00980C35">
        <w:rPr>
          <w:noProof w:val="0"/>
          <w:lang w:val="pt-PT"/>
        </w:rPr>
        <w:t xml:space="preserve">Castro, Mesa Vibratória Vertical (Projeto), Relatório LNEC, Obra 76/53/1077, LNEC, Lisboa, </w:t>
      </w:r>
      <w:r w:rsidR="00CB2E58">
        <w:rPr>
          <w:noProof w:val="0"/>
          <w:lang w:val="pt-PT"/>
        </w:rPr>
        <w:t>June</w:t>
      </w:r>
      <w:r w:rsidR="000A5E0D" w:rsidRPr="00980C35">
        <w:rPr>
          <w:noProof w:val="0"/>
          <w:lang w:val="pt-PT"/>
        </w:rPr>
        <w:t xml:space="preserve"> 1978.</w:t>
      </w:r>
      <w:bookmarkEnd w:id="125"/>
    </w:p>
    <w:p w14:paraId="35BA72B8" w14:textId="59280007" w:rsidR="00B1762F" w:rsidRPr="00B92DFC" w:rsidRDefault="00B1762F" w:rsidP="000A5E0D">
      <w:pPr>
        <w:pStyle w:val="references"/>
        <w:rPr>
          <w:noProof w:val="0"/>
          <w:lang w:val="en-GB"/>
        </w:rPr>
      </w:pPr>
      <w:bookmarkStart w:id="126" w:name="_Ref228403345"/>
      <w:r w:rsidRPr="00B92DFC">
        <w:rPr>
          <w:noProof w:val="0"/>
          <w:lang w:val="en-GB"/>
        </w:rPr>
        <w:t xml:space="preserve">F. Carvalhal, </w:t>
      </w:r>
      <w:r w:rsidR="00053763" w:rsidRPr="00B92DFC">
        <w:rPr>
          <w:noProof w:val="0"/>
          <w:lang w:val="en-GB"/>
        </w:rPr>
        <w:t xml:space="preserve">Simulation of Seismic </w:t>
      </w:r>
      <w:r w:rsidR="00C335B3" w:rsidRPr="00B92DFC">
        <w:rPr>
          <w:noProof w:val="0"/>
          <w:lang w:val="en-GB"/>
        </w:rPr>
        <w:t>Disturbances</w:t>
      </w:r>
      <w:r w:rsidR="00053763" w:rsidRPr="00B92DFC">
        <w:rPr>
          <w:noProof w:val="0"/>
          <w:lang w:val="en-GB"/>
        </w:rPr>
        <w:t xml:space="preserve">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w:t>
      </w:r>
      <w:r w:rsidRPr="00B92DFC">
        <w:rPr>
          <w:noProof w:val="0"/>
          <w:lang w:val="en-GB"/>
        </w:rPr>
        <w:t>197</w:t>
      </w:r>
      <w:r w:rsidR="002F417D" w:rsidRPr="00B92DFC">
        <w:rPr>
          <w:noProof w:val="0"/>
          <w:lang w:val="en-GB"/>
        </w:rPr>
        <w:t>4</w:t>
      </w:r>
      <w:r w:rsidRPr="00B92DFC">
        <w:rPr>
          <w:noProof w:val="0"/>
          <w:lang w:val="en-GB"/>
        </w:rPr>
        <w:t>.</w:t>
      </w:r>
      <w:bookmarkEnd w:id="126"/>
    </w:p>
    <w:p w14:paraId="78185CC6" w14:textId="4E42F922" w:rsidR="00A53F81" w:rsidRPr="00980C35" w:rsidRDefault="009F7E17" w:rsidP="000A5E0D">
      <w:pPr>
        <w:pStyle w:val="references"/>
        <w:rPr>
          <w:noProof w:val="0"/>
          <w:lang w:val="pt-PT"/>
        </w:rPr>
      </w:pPr>
      <w:bookmarkStart w:id="127"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Lisboa, Ja</w:t>
      </w:r>
      <w:r w:rsidR="00CB2E58">
        <w:rPr>
          <w:noProof w:val="0"/>
          <w:lang w:val="pt-PT"/>
        </w:rPr>
        <w:t xml:space="preserve">nuary </w:t>
      </w:r>
      <w:r w:rsidR="00B1762F" w:rsidRPr="00980C35">
        <w:rPr>
          <w:noProof w:val="0"/>
          <w:lang w:val="pt-PT"/>
        </w:rPr>
        <w:t>1979.</w:t>
      </w:r>
      <w:bookmarkEnd w:id="127"/>
    </w:p>
    <w:p w14:paraId="3D45D733" w14:textId="4A5477B4" w:rsidR="000353CE" w:rsidRPr="00B92DFC" w:rsidRDefault="003F393F" w:rsidP="000A5E0D">
      <w:pPr>
        <w:pStyle w:val="references"/>
        <w:rPr>
          <w:noProof w:val="0"/>
          <w:lang w:val="en-GB"/>
        </w:rPr>
      </w:pPr>
      <w:bookmarkStart w:id="128" w:name="_Ref228403730"/>
      <w:r w:rsidRPr="00B92DFC">
        <w:rPr>
          <w:noProof w:val="0"/>
          <w:lang w:val="en-GB"/>
        </w:rPr>
        <w:t>K. Ogata, Modern Control Engineering. 5th Edition, Pearson, Upper Saddle River, 2010.</w:t>
      </w:r>
      <w:bookmarkEnd w:id="128"/>
    </w:p>
    <w:p w14:paraId="79F08EFD" w14:textId="3E4D9901" w:rsidR="000D7E25" w:rsidRPr="00B92DFC" w:rsidRDefault="000D7E25" w:rsidP="000A5E0D">
      <w:pPr>
        <w:pStyle w:val="references"/>
        <w:rPr>
          <w:noProof w:val="0"/>
          <w:lang w:val="en-GB"/>
        </w:rPr>
      </w:pPr>
      <w:bookmarkStart w:id="129" w:name="_Ref228386698"/>
      <w:r w:rsidRPr="00B92DFC">
        <w:rPr>
          <w:noProof w:val="0"/>
          <w:lang w:val="en-GB"/>
        </w:rPr>
        <w:t>B. Widrow, E. Walach, Adaptive Inverse Control: A Signal Processing Approach, Institute of Electrical and Electronic Engineers, July 2007. DOI:10.1002/9780470231616</w:t>
      </w:r>
      <w:bookmarkEnd w:id="129"/>
    </w:p>
    <w:p w14:paraId="0AB849CF" w14:textId="11C98BE4" w:rsidR="00631D9B" w:rsidRDefault="003D50CD" w:rsidP="000A5E0D">
      <w:pPr>
        <w:pStyle w:val="references"/>
        <w:rPr>
          <w:lang w:val="pt-PT"/>
        </w:rPr>
      </w:pPr>
      <w:bookmarkStart w:id="130" w:name="_Ref228407164"/>
      <w:r w:rsidRPr="00B92DFC">
        <w:rPr>
          <w:noProof w:val="0"/>
          <w:lang w:val="en-GB"/>
        </w:rPr>
        <w:t>G. G. Tekeste, Real-Time Hybrid Simulation including a Shaking Table – Development and Application to Soil-Structure Interaction. PhD Thesis</w:t>
      </w:r>
      <w:r w:rsidR="00CB2E58">
        <w:rPr>
          <w:noProof w:val="0"/>
          <w:lang w:val="en-GB"/>
        </w:rPr>
        <w:t>,</w:t>
      </w:r>
      <w:r w:rsidRPr="00B92DFC">
        <w:rPr>
          <w:noProof w:val="0"/>
          <w:lang w:val="en-GB"/>
        </w:rPr>
        <w:t xml:space="preserve"> Univ</w:t>
      </w:r>
      <w:r w:rsidR="00CB2E58">
        <w:rPr>
          <w:noProof w:val="0"/>
          <w:lang w:val="en-GB"/>
        </w:rPr>
        <w:t>ersity of</w:t>
      </w:r>
      <w:r w:rsidRPr="00B92DFC">
        <w:rPr>
          <w:noProof w:val="0"/>
          <w:lang w:val="en-GB"/>
        </w:rPr>
        <w:t xml:space="preserve"> Aveiro, 2021.</w:t>
      </w:r>
      <w:bookmarkEnd w:id="130"/>
    </w:p>
    <w:p w14:paraId="1E9CCEA3" w14:textId="77777777" w:rsidR="00E22DCA" w:rsidRPr="0042293D" w:rsidRDefault="00E22DCA" w:rsidP="00E22DCA">
      <w:pPr>
        <w:pStyle w:val="references"/>
      </w:pPr>
      <w:bookmarkStart w:id="131" w:name="_Ref228489482"/>
      <w:bookmarkStart w:id="132"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131"/>
    </w:p>
    <w:p w14:paraId="6A0848D4" w14:textId="2F5B77ED" w:rsidR="00506F99" w:rsidRPr="009709F3" w:rsidRDefault="00506F99" w:rsidP="00903E53">
      <w:pPr>
        <w:pStyle w:val="references"/>
      </w:pPr>
      <w:r w:rsidRPr="009709F3">
        <w:t>A. Henrique, M. A</w:t>
      </w:r>
      <w:r w:rsidR="00C4377E" w:rsidRPr="009709F3">
        <w:t>yala</w:t>
      </w:r>
      <w:r w:rsidRPr="009709F3">
        <w:t xml:space="preserve"> Botto, F. </w:t>
      </w:r>
      <w:r w:rsidR="10946460" w:rsidRPr="009709F3">
        <w:rPr>
          <w:noProof w:val="0"/>
        </w:rPr>
        <w:t xml:space="preserve">Oliveira, </w:t>
      </w:r>
      <w:r w:rsidR="00A72A13" w:rsidRPr="009709F3">
        <w:rPr>
          <w:noProof w:val="0"/>
        </w:rPr>
        <w:t>“</w:t>
      </w:r>
      <w:r w:rsidR="45B2E07D" w:rsidRPr="009709F3">
        <w:rPr>
          <w:noProof w:val="0"/>
        </w:rPr>
        <w:t>Development of control strategies for earthquake reproduction on uniaxial shaking table</w:t>
      </w:r>
      <w:r w:rsidR="00A72A13" w:rsidRPr="009709F3">
        <w:t xml:space="preserve">,” </w:t>
      </w:r>
      <w:r w:rsidR="00F33283" w:rsidRPr="009709F3">
        <w:t xml:space="preserve">13º </w:t>
      </w:r>
      <w:r w:rsidR="00A72A13" w:rsidRPr="009709F3">
        <w:lastRenderedPageBreak/>
        <w:t>Congresso Nacional de Mecânica Experimental – CNME2026</w:t>
      </w:r>
      <w:r w:rsidR="0001462F" w:rsidRPr="009709F3">
        <w:t xml:space="preserve">, Universidade do Porto, </w:t>
      </w:r>
      <w:r w:rsidR="00F33283" w:rsidRPr="009709F3">
        <w:t>Porto, 2026.</w:t>
      </w:r>
      <w:bookmarkEnd w:id="132"/>
    </w:p>
    <w:p w14:paraId="1300C30C" w14:textId="3DFDB7F4" w:rsidR="5C1E21B2" w:rsidRPr="007E7FDB" w:rsidRDefault="003A5EE1" w:rsidP="000868BB">
      <w:pPr>
        <w:pStyle w:val="references"/>
      </w:pPr>
      <w:bookmarkStart w:id="133" w:name="_Ref228489452"/>
      <w:r>
        <w:rPr>
          <w:noProof w:val="0"/>
        </w:rPr>
        <w:t xml:space="preserve">S. </w:t>
      </w:r>
      <w:r w:rsidR="5C1E21B2" w:rsidRPr="10946460">
        <w:rPr>
          <w:noProof w:val="0"/>
        </w:rPr>
        <w:t>Narasimhan, S</w:t>
      </w:r>
      <w:r w:rsidR="00D80909">
        <w:rPr>
          <w:noProof w:val="0"/>
        </w:rPr>
        <w:t>.</w:t>
      </w:r>
      <w:r w:rsidR="5C1E21B2" w:rsidRPr="10946460">
        <w:rPr>
          <w:noProof w:val="0"/>
        </w:rPr>
        <w:t xml:space="preserve"> Nagarajaiah, </w:t>
      </w:r>
      <w:r w:rsidR="00D456A6">
        <w:rPr>
          <w:noProof w:val="0"/>
        </w:rPr>
        <w:t xml:space="preserve">E. A. </w:t>
      </w:r>
      <w:r w:rsidR="5C1E21B2" w:rsidRPr="10946460">
        <w:rPr>
          <w:noProof w:val="0"/>
        </w:rPr>
        <w:t xml:space="preserve">Johnson, </w:t>
      </w:r>
      <w:r w:rsidR="00D456A6">
        <w:rPr>
          <w:noProof w:val="0"/>
        </w:rPr>
        <w:t>H. P.</w:t>
      </w:r>
      <w:r w:rsidR="5C1E21B2" w:rsidRPr="10946460">
        <w:rPr>
          <w:noProof w:val="0"/>
        </w:rPr>
        <w:t xml:space="preserve"> Gavin, </w:t>
      </w:r>
      <w:r w:rsidR="00FA318F">
        <w:rPr>
          <w:noProof w:val="0"/>
        </w:rPr>
        <w:t>“</w:t>
      </w:r>
      <w:r w:rsidR="5C1E21B2" w:rsidRPr="10946460">
        <w:rPr>
          <w:noProof w:val="0"/>
        </w:rPr>
        <w:t>Smart base-isolated benchmark building. Part I: problem definition,</w:t>
      </w:r>
      <w:r w:rsidR="00FA318F">
        <w:rPr>
          <w:noProof w:val="0"/>
        </w:rPr>
        <w:t>”</w:t>
      </w:r>
      <w:r w:rsidR="5C1E21B2" w:rsidRPr="10946460">
        <w:rPr>
          <w:noProof w:val="0"/>
        </w:rPr>
        <w:t xml:space="preserve"> Structural Control and Health Monitoring 13:573–588, 2006</w:t>
      </w:r>
      <w:r w:rsidR="0096102D">
        <w:rPr>
          <w:noProof w:val="0"/>
        </w:rPr>
        <w:t>.</w:t>
      </w:r>
      <w:r w:rsidR="003D0596">
        <w:rPr>
          <w:noProof w:val="0"/>
        </w:rPr>
        <w:t xml:space="preserve"> </w:t>
      </w:r>
      <w:r w:rsidR="003D0596" w:rsidRPr="003D0596">
        <w:rPr>
          <w:noProof w:val="0"/>
        </w:rPr>
        <w:t>DOI: 10.1002/stc.99</w:t>
      </w:r>
      <w:bookmarkEnd w:id="133"/>
    </w:p>
    <w:p w14:paraId="3783034C" w14:textId="6F855F28" w:rsidR="00513FF0" w:rsidRPr="0096102D" w:rsidRDefault="006265E5" w:rsidP="0096102D">
      <w:pPr>
        <w:pStyle w:val="references"/>
      </w:pPr>
      <w:bookmarkStart w:id="134" w:name="_Ref228490080"/>
      <w:r>
        <w:t xml:space="preserve">J. C. A. </w:t>
      </w:r>
      <w:r w:rsidR="00513FF0" w:rsidRPr="00513FF0">
        <w:t>Lagarias, Reeds, M. H. Wright, P. E. Wright. “Convergence Properties of the Nelder-Mead Simplex Method in Low Dimensions.” SIAM Journal of Optimization. Vol. 9, Number 1, 1998, pp. 112–147.</w:t>
      </w:r>
      <w:r w:rsidR="00524001">
        <w:t xml:space="preserve"> </w:t>
      </w:r>
      <w:r w:rsidR="00524001" w:rsidRPr="00524001">
        <w:t>DOI:10.1137/S1052623496303470</w:t>
      </w:r>
      <w:bookmarkEnd w:id="134"/>
    </w:p>
    <w:p w14:paraId="3B2BD350" w14:textId="77777777" w:rsidR="00285F66" w:rsidRDefault="00285F66" w:rsidP="008147B5">
      <w:pPr>
        <w:pStyle w:val="references"/>
        <w:numPr>
          <w:ilvl w:val="0"/>
          <w:numId w:val="0"/>
        </w:numPr>
        <w:ind w:start="17.70pt"/>
        <w:rPr>
          <w:b/>
          <w:u w:val="single"/>
          <w:lang w:val="en-GB"/>
        </w:rPr>
      </w:pPr>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Miguel Afonso Dias de Ayala Botto" w:date="2026-05-01T14:18:00Z" w:initials="MD">
    <w:p w14:paraId="37C259B9" w14:textId="77777777" w:rsidR="00E22DCA" w:rsidRDefault="00E22DCA" w:rsidP="00E22DCA">
      <w:pPr>
        <w:jc w:val="start"/>
      </w:pPr>
      <w:r>
        <w:rPr>
          <w:rStyle w:val="Refdecomentrio"/>
        </w:rPr>
        <w:annotationRef/>
      </w:r>
      <w:r>
        <w:t>É mesmo a referência 1 ?</w:t>
      </w:r>
    </w:p>
  </w:comment>
  <w:comment w:id="2" w:author="Miguel Afonso Dias de Ayala Botto" w:date="2026-05-01T14:19:00Z" w:initials="MD">
    <w:p w14:paraId="2FFE206F" w14:textId="77777777" w:rsidR="00E22DCA" w:rsidRDefault="00E22DCA" w:rsidP="00E22DCA">
      <w:pPr>
        <w:jc w:val="start"/>
      </w:pPr>
      <w:r>
        <w:rPr>
          <w:rStyle w:val="Refdecomentrio"/>
        </w:rPr>
        <w:annotationRef/>
      </w:r>
      <w:r>
        <w:t>É mesmo a referência 11 ?</w:t>
      </w:r>
    </w:p>
  </w:comment>
  <w:comment w:id="1" w:author="Miguel Afonso Dias de Ayala Botto" w:date="2026-05-01T14:12:00Z" w:initials="MD">
    <w:p w14:paraId="60EE964F" w14:textId="77777777" w:rsidR="00E22DCA" w:rsidRDefault="00776F1B" w:rsidP="00E22DCA">
      <w:pPr>
        <w:jc w:val="start"/>
      </w:pPr>
      <w:r>
        <w:rPr>
          <w:rStyle w:val="Refdecomentrio"/>
        </w:rPr>
        <w:annotationRef/>
      </w:r>
      <w:r w:rsidR="00E22DCA">
        <w:t>colocar referências para cada uma destas abordagens de controlo.</w:t>
      </w:r>
    </w:p>
  </w:comment>
  <w:comment w:id="3" w:author="Miguel Afonso Dias de Ayala Botto" w:date="2026-05-01T14:19:00Z" w:initials="MD">
    <w:p w14:paraId="2C6FBC39" w14:textId="77777777" w:rsidR="00E22DCA" w:rsidRDefault="00E22DCA" w:rsidP="00E22DCA">
      <w:pPr>
        <w:jc w:val="start"/>
      </w:pPr>
      <w:r>
        <w:rPr>
          <w:rStyle w:val="Refdecomentrio"/>
        </w:rPr>
        <w:annotationRef/>
      </w:r>
      <w:r>
        <w:t>É mesmo a referência 1 ?</w:t>
      </w:r>
    </w:p>
  </w:comment>
  <w:comment w:id="9" w:author="Miguel Afonso Dias de Ayala Botto" w:date="2026-05-01T14:36:00Z" w:initials="MD">
    <w:p w14:paraId="4C8AEC97" w14:textId="77777777" w:rsidR="00A974B7" w:rsidRDefault="00264003" w:rsidP="00A974B7">
      <w:pPr>
        <w:jc w:val="start"/>
      </w:pPr>
      <w:r>
        <w:rPr>
          <w:rStyle w:val="Refdecomentrio"/>
        </w:rPr>
        <w:annotationRef/>
      </w:r>
      <w:r w:rsidR="00A974B7">
        <w:t>Onde está o "controller C"? Talvez usar só "controller"</w:t>
      </w:r>
    </w:p>
  </w:comment>
  <w:comment w:id="10" w:author="afonso henrique" w:date="2026-05-01T15:56:00Z" w:initials="ah">
    <w:p w14:paraId="66C788D6" w14:textId="77777777" w:rsidR="00EE39F0" w:rsidRDefault="00EE39F0" w:rsidP="00EE39F0">
      <w:pPr>
        <w:pStyle w:val="Textodecomentrio"/>
        <w:jc w:val="start"/>
      </w:pPr>
      <w:r>
        <w:rPr>
          <w:rStyle w:val="Refdecomentrio"/>
        </w:rPr>
        <w:annotationRef/>
      </w:r>
      <w:r>
        <w:t>Aparece na figura 5 e por isso referi no texto.  Entretanto passou a estar descrito na legenda, portanto fica melhor dizer só "controller", sim.</w:t>
      </w:r>
    </w:p>
  </w:comment>
  <w:comment w:id="21" w:author="afonso henrique" w:date="2026-05-01T01:48:00Z" w:initials="ah">
    <w:p w14:paraId="0163D1D7" w14:textId="77777777" w:rsidR="00F97572" w:rsidRDefault="00901515" w:rsidP="00F97572">
      <w:pPr>
        <w:jc w:val="start"/>
      </w:pPr>
      <w:r>
        <w:rPr>
          <w:rStyle w:val="Refdecomentrio"/>
        </w:rPr>
        <w:annotationRef/>
      </w:r>
      <w:r w:rsidR="00F97572">
        <w:t>Não sei se esta informação faz sentido referir sem apresentar a interface do Adapt.exe e explicar em mais detalhe. Pode-se apenas referir que se replicou os processo de adaptaçao de drivers do LNEC</w:t>
      </w:r>
    </w:p>
  </w:comment>
  <w:comment w:id="22" w:author="Miguel Afonso Dias de Ayala Botto" w:date="2026-05-01T14:49:00Z" w:initials="MD">
    <w:p w14:paraId="262F1403" w14:textId="77777777" w:rsidR="00F97572" w:rsidRDefault="00F97572" w:rsidP="00F97572">
      <w:pPr>
        <w:jc w:val="start"/>
      </w:pPr>
      <w:r>
        <w:rPr>
          <w:rStyle w:val="Refdecomentrio"/>
        </w:rPr>
        <w:annotationRef/>
      </w:r>
      <w:r>
        <w:t>Por mim pode ficar. Não temos espaço para mias. Pode-se (e deve-se) colocar uma referência. Atenção depois à ordem das referências!</w:t>
      </w:r>
    </w:p>
  </w:comment>
  <w:comment w:id="23" w:author="Miguel Afonso Dias de Ayala Botto" w:date="2026-05-01T14:52:00Z" w:initials="MD">
    <w:p w14:paraId="0B4F2AFD" w14:textId="77777777" w:rsidR="00F97572" w:rsidRDefault="00F97572" w:rsidP="00F97572">
      <w:pPr>
        <w:jc w:val="start"/>
      </w:pPr>
      <w:r>
        <w:rPr>
          <w:rStyle w:val="Refdecomentrio"/>
        </w:rPr>
        <w:annotationRef/>
      </w:r>
      <w:r>
        <w:t>É preciso dizer aqui como é que se obtiveram os valores de A, B e C da representação (1). Foi por "primeiros princípios"? Como não há espaço para explicar, deve-se colocar uma referência, senão ninguém percebe como aparece (1).</w:t>
      </w:r>
    </w:p>
    <w:p w14:paraId="7730EB85" w14:textId="77777777" w:rsidR="00F97572" w:rsidRDefault="00F97572" w:rsidP="00F97572">
      <w:pPr>
        <w:jc w:val="start"/>
      </w:pPr>
    </w:p>
    <w:p w14:paraId="369653E7" w14:textId="77777777" w:rsidR="00F97572" w:rsidRDefault="00F97572" w:rsidP="00F97572">
      <w:pPr>
        <w:jc w:val="start"/>
      </w:pPr>
      <w:r>
        <w:t>NOTA: como é que "D" não é zero?????</w:t>
      </w:r>
    </w:p>
  </w:comment>
  <w:comment w:id="24" w:author="afonso henrique" w:date="2026-05-01T16:08:00Z" w:initials="ah">
    <w:p w14:paraId="70CB58BC" w14:textId="77777777" w:rsidR="00FC2366" w:rsidRDefault="00FC2366" w:rsidP="00FC2366">
      <w:pPr>
        <w:pStyle w:val="Textodecomentrio"/>
        <w:jc w:val="start"/>
      </w:pPr>
      <w:r>
        <w:rPr>
          <w:rStyle w:val="Refdecomentrio"/>
        </w:rPr>
        <w:annotationRef/>
      </w:r>
      <w:r>
        <w:t>O Espaço de estados foi obtido por conversão da função de transferencia com a função ss do matlab. Eu não sei qual é o algoritmo ultilizado.</w:t>
      </w:r>
      <w:r>
        <w:br/>
        <w:t>D não é zero porque nas opções da identificação não forçei que fosse zero.</w:t>
      </w:r>
    </w:p>
  </w:comment>
  <w:comment w:id="36" w:author="Miguel Afonso Dias de Ayala Botto" w:date="2026-05-01T15:02:00Z" w:initials="MD">
    <w:p w14:paraId="198F426D" w14:textId="77777777" w:rsidR="00454B86" w:rsidRDefault="00454B86" w:rsidP="00454B86">
      <w:pPr>
        <w:jc w:val="start"/>
      </w:pPr>
      <w:r>
        <w:rPr>
          <w:rStyle w:val="Refdecomentrio"/>
        </w:rPr>
        <w:annotationRef/>
      </w:r>
      <w:r>
        <w:t>Não percebo????</w:t>
      </w:r>
    </w:p>
  </w:comment>
  <w:comment w:id="37" w:author="afonso henrique" w:date="2026-05-01T16:35:00Z" w:initials="ah">
    <w:p w14:paraId="5605195E" w14:textId="77777777" w:rsidR="005752F6" w:rsidRDefault="005752F6" w:rsidP="005752F6">
      <w:pPr>
        <w:pStyle w:val="Textodecomentrio"/>
        <w:jc w:val="start"/>
      </w:pPr>
      <w:r>
        <w:rPr>
          <w:rStyle w:val="Refdecomentrio"/>
        </w:rPr>
        <w:annotationRef/>
      </w:r>
      <w:r>
        <w:t>Estava uma trapalhada. Deixei um texto alternativo, que penso transmitir a ideia intencionada pelo original.</w:t>
      </w:r>
    </w:p>
  </w:comment>
  <w:comment w:id="49" w:author="Miguel Afonso Dias de Ayala Botto" w:date="2026-05-01T15:03:00Z" w:initials="MD">
    <w:p w14:paraId="53E28E5E" w14:textId="77777777" w:rsidR="00454B86" w:rsidRDefault="00454B86" w:rsidP="00454B86">
      <w:pPr>
        <w:jc w:val="start"/>
      </w:pPr>
      <w:r>
        <w:rPr>
          <w:rStyle w:val="Refdecomentrio"/>
        </w:rPr>
        <w:annotationRef/>
      </w:r>
      <w:r>
        <w:t>?????</w:t>
      </w:r>
    </w:p>
  </w:comment>
  <w:comment w:id="50" w:author="afonso henrique" w:date="2026-05-01T16:13:00Z" w:initials="ah">
    <w:p w14:paraId="42AFB056" w14:textId="77777777" w:rsidR="005752F6" w:rsidRDefault="00C47BC1" w:rsidP="005752F6">
      <w:pPr>
        <w:pStyle w:val="Textodecomentrio"/>
        <w:jc w:val="start"/>
      </w:pPr>
      <w:r>
        <w:rPr>
          <w:rStyle w:val="Refdecomentrio"/>
        </w:rPr>
        <w:annotationRef/>
      </w:r>
      <w:r w:rsidR="005752F6">
        <w:t>Erro no titulo. Envio a figura corrigida no email</w:t>
      </w:r>
    </w:p>
  </w:comment>
  <w:comment w:id="54" w:author="Miguel Afonso Dias de Ayala Botto" w:date="2026-05-01T15:03:00Z" w:initials="MD">
    <w:p w14:paraId="0BF70043" w14:textId="77777777" w:rsidR="00454B86" w:rsidRDefault="00454B86" w:rsidP="00454B86">
      <w:pPr>
        <w:jc w:val="start"/>
      </w:pPr>
      <w:r>
        <w:rPr>
          <w:rStyle w:val="Refdecomentrio"/>
        </w:rPr>
        <w:annotationRef/>
      </w:r>
      <w:r>
        <w:t>será que se pretende dizer "closed-loop frequency response"???</w:t>
      </w:r>
    </w:p>
  </w:comment>
  <w:comment w:id="60" w:author="Miguel Afonso Dias de Ayala Botto" w:date="2026-05-01T15:12:00Z" w:initials="MD">
    <w:p w14:paraId="50582DED" w14:textId="77777777" w:rsidR="005537CC" w:rsidRDefault="005537CC" w:rsidP="005537CC">
      <w:pPr>
        <w:jc w:val="start"/>
      </w:pPr>
      <w:r>
        <w:rPr>
          <w:rStyle w:val="Refdecomentrio"/>
        </w:rPr>
        <w:annotationRef/>
      </w:r>
      <w:r>
        <w:t>Falta explicar no texto o que significa o "FP" e o "FN" nos sismos.</w:t>
      </w:r>
    </w:p>
  </w:comment>
  <w:comment w:id="61" w:author="afonso henrique" w:date="2026-05-01T16:15:00Z" w:initials="ah">
    <w:p w14:paraId="1F556A12" w14:textId="32E28944" w:rsidR="00C47BC1" w:rsidRDefault="00C47BC1" w:rsidP="00C47BC1">
      <w:pPr>
        <w:pStyle w:val="Textodecomentrio"/>
        <w:jc w:val="start"/>
      </w:pPr>
      <w:r>
        <w:rPr>
          <w:rStyle w:val="Refdecomentrio"/>
        </w:rPr>
        <w:annotationRef/>
      </w:r>
      <w:r>
        <w:t>Está na secção IV.C "</w:t>
      </w:r>
      <w:r>
        <w:rPr>
          <w:i/>
          <w:iCs/>
        </w:rPr>
        <w:t>Input actions considered: scaled earthquakes"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37C259B9" w15:done="0"/>
  <w15:commentEx w15:paraId="2FFE206F" w15:done="0"/>
  <w15:commentEx w15:paraId="60EE964F" w15:done="0"/>
  <w15:commentEx w15:paraId="2C6FBC39" w15:done="0"/>
  <w15:commentEx w15:paraId="4C8AEC97" w15:done="1"/>
  <w15:commentEx w15:paraId="66C788D6" w15:paraIdParent="4C8AEC97" w15:done="1"/>
  <w15:commentEx w15:paraId="0163D1D7" w15:done="0"/>
  <w15:commentEx w15:paraId="262F1403" w15:paraIdParent="0163D1D7" w15:done="0"/>
  <w15:commentEx w15:paraId="369653E7" w15:done="0"/>
  <w15:commentEx w15:paraId="70CB58BC" w15:paraIdParent="369653E7" w15:done="0"/>
  <w15:commentEx w15:paraId="198F426D" w15:done="0"/>
  <w15:commentEx w15:paraId="5605195E" w15:paraIdParent="198F426D" w15:done="0"/>
  <w15:commentEx w15:paraId="53E28E5E" w15:done="1"/>
  <w15:commentEx w15:paraId="42AFB056" w15:done="0"/>
  <w15:commentEx w15:paraId="0BF70043" w15:done="1"/>
  <w15:commentEx w15:paraId="50582DED" w15:done="1"/>
  <w15:commentEx w15:paraId="1F556A12" w15:paraIdParent="50582DED"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3A700946" w16cex:dateUtc="2026-05-01T13:18:00Z"/>
  <w16cex:commentExtensible w16cex:durableId="36C4B8CE" w16cex:dateUtc="2026-05-01T13:19:00Z"/>
  <w16cex:commentExtensible w16cex:durableId="7F02D3EE" w16cex:dateUtc="2026-05-01T13:12:00Z"/>
  <w16cex:commentExtensible w16cex:durableId="7C42EA36" w16cex:dateUtc="2026-05-01T13:19:00Z"/>
  <w16cex:commentExtensible w16cex:durableId="0099B0C4" w16cex:dateUtc="2026-05-01T13:36:00Z"/>
  <w16cex:commentExtensible w16cex:durableId="42F21597" w16cex:dateUtc="2026-05-01T14:56:00Z"/>
  <w16cex:commentExtensible w16cex:durableId="625B1D44" w16cex:dateUtc="2026-05-01T00:48:00Z"/>
  <w16cex:commentExtensible w16cex:durableId="7D93B63E" w16cex:dateUtc="2026-05-01T13:49:00Z"/>
  <w16cex:commentExtensible w16cex:durableId="21778F44" w16cex:dateUtc="2026-05-01T13:52:00Z"/>
  <w16cex:commentExtensible w16cex:durableId="5BC7673C" w16cex:dateUtc="2026-05-01T15:08:00Z"/>
  <w16cex:commentExtensible w16cex:durableId="3CC84EEA" w16cex:dateUtc="2026-05-01T14:02:00Z"/>
  <w16cex:commentExtensible w16cex:durableId="1D200EC8" w16cex:dateUtc="2026-05-01T15:35:00Z"/>
  <w16cex:commentExtensible w16cex:durableId="5910B8F7" w16cex:dateUtc="2026-05-01T14:03:00Z"/>
  <w16cex:commentExtensible w16cex:durableId="1193B62C" w16cex:dateUtc="2026-05-01T15:13:00Z"/>
  <w16cex:commentExtensible w16cex:durableId="6E197AFC" w16cex:dateUtc="2026-05-01T14:03:00Z"/>
  <w16cex:commentExtensible w16cex:durableId="4DB509D5" w16cex:dateUtc="2026-05-01T14:12:00Z"/>
  <w16cex:commentExtensible w16cex:durableId="7FB955F3" w16cex:dateUtc="2026-05-01T15:1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37C259B9" w16cid:durableId="3A700946"/>
  <w16cid:commentId w16cid:paraId="2FFE206F" w16cid:durableId="36C4B8CE"/>
  <w16cid:commentId w16cid:paraId="60EE964F" w16cid:durableId="7F02D3EE"/>
  <w16cid:commentId w16cid:paraId="2C6FBC39" w16cid:durableId="7C42EA36"/>
  <w16cid:commentId w16cid:paraId="4C8AEC97" w16cid:durableId="0099B0C4"/>
  <w16cid:commentId w16cid:paraId="66C788D6" w16cid:durableId="42F21597"/>
  <w16cid:commentId w16cid:paraId="0163D1D7" w16cid:durableId="625B1D44"/>
  <w16cid:commentId w16cid:paraId="262F1403" w16cid:durableId="7D93B63E"/>
  <w16cid:commentId w16cid:paraId="369653E7" w16cid:durableId="21778F44"/>
  <w16cid:commentId w16cid:paraId="70CB58BC" w16cid:durableId="5BC7673C"/>
  <w16cid:commentId w16cid:paraId="198F426D" w16cid:durableId="3CC84EEA"/>
  <w16cid:commentId w16cid:paraId="5605195E" w16cid:durableId="1D200EC8"/>
  <w16cid:commentId w16cid:paraId="53E28E5E" w16cid:durableId="5910B8F7"/>
  <w16cid:commentId w16cid:paraId="42AFB056" w16cid:durableId="1193B62C"/>
  <w16cid:commentId w16cid:paraId="0BF70043" w16cid:durableId="6E197AFC"/>
  <w16cid:commentId w16cid:paraId="50582DED" w16cid:durableId="4DB509D5"/>
  <w16cid:commentId w16cid:paraId="1F556A12" w16cid:durableId="7FB955F3"/>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E664E21" w14:textId="77777777" w:rsidR="005359F8" w:rsidRPr="00B92DFC" w:rsidRDefault="005359F8" w:rsidP="001A3B3D">
      <w:r w:rsidRPr="00B92DFC">
        <w:separator/>
      </w:r>
    </w:p>
  </w:endnote>
  <w:endnote w:type="continuationSeparator" w:id="0">
    <w:p w14:paraId="39CEB4CC" w14:textId="77777777" w:rsidR="005359F8" w:rsidRPr="00B92DFC" w:rsidRDefault="005359F8"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852B84" w14:textId="77777777" w:rsidR="005359F8" w:rsidRPr="00B92DFC" w:rsidRDefault="005359F8" w:rsidP="001A3B3D">
      <w:r w:rsidRPr="00B92DFC">
        <w:separator/>
      </w:r>
    </w:p>
  </w:footnote>
  <w:footnote w:type="continuationSeparator" w:id="0">
    <w:p w14:paraId="12985927" w14:textId="77777777" w:rsidR="005359F8" w:rsidRPr="00B92DFC" w:rsidRDefault="005359F8"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Miguel Afonso Dias de Ayala Botto">
    <w15:presenceInfo w15:providerId="AD" w15:userId="S::ist12889@tecnico.ulisboa.pt::14dca1c7-3105-42f5-a505-dab1e1807a38"/>
  </w15:person>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71D"/>
    <w:rsid w:val="000A3A4A"/>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586E"/>
    <w:rsid w:val="00125E96"/>
    <w:rsid w:val="00126232"/>
    <w:rsid w:val="00126B9E"/>
    <w:rsid w:val="00126C5E"/>
    <w:rsid w:val="001274AF"/>
    <w:rsid w:val="001302DB"/>
    <w:rsid w:val="00130B8F"/>
    <w:rsid w:val="00132BC5"/>
    <w:rsid w:val="001337C4"/>
    <w:rsid w:val="00135021"/>
    <w:rsid w:val="00135F13"/>
    <w:rsid w:val="001363D9"/>
    <w:rsid w:val="00136458"/>
    <w:rsid w:val="00136855"/>
    <w:rsid w:val="00137456"/>
    <w:rsid w:val="001403BE"/>
    <w:rsid w:val="00141519"/>
    <w:rsid w:val="00141AE7"/>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EFD"/>
    <w:rsid w:val="001F5573"/>
    <w:rsid w:val="001F5D99"/>
    <w:rsid w:val="001F7F9F"/>
    <w:rsid w:val="0020058B"/>
    <w:rsid w:val="0020141A"/>
    <w:rsid w:val="002016D0"/>
    <w:rsid w:val="00202BD3"/>
    <w:rsid w:val="0020313A"/>
    <w:rsid w:val="00203D88"/>
    <w:rsid w:val="00203FFE"/>
    <w:rsid w:val="002053F2"/>
    <w:rsid w:val="00206694"/>
    <w:rsid w:val="00206ACA"/>
    <w:rsid w:val="0020767F"/>
    <w:rsid w:val="00207A28"/>
    <w:rsid w:val="002106D8"/>
    <w:rsid w:val="002111AC"/>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991"/>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6B42"/>
    <w:rsid w:val="00252BD6"/>
    <w:rsid w:val="002533E2"/>
    <w:rsid w:val="0025438A"/>
    <w:rsid w:val="002546C8"/>
    <w:rsid w:val="002564B0"/>
    <w:rsid w:val="00256A46"/>
    <w:rsid w:val="00256BCA"/>
    <w:rsid w:val="00256E4D"/>
    <w:rsid w:val="002570CD"/>
    <w:rsid w:val="00257B27"/>
    <w:rsid w:val="00257C50"/>
    <w:rsid w:val="00261949"/>
    <w:rsid w:val="002626F0"/>
    <w:rsid w:val="00263749"/>
    <w:rsid w:val="002639F6"/>
    <w:rsid w:val="00263CFD"/>
    <w:rsid w:val="00264003"/>
    <w:rsid w:val="002641FE"/>
    <w:rsid w:val="00264B71"/>
    <w:rsid w:val="00265EA6"/>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F6B"/>
    <w:rsid w:val="002E621D"/>
    <w:rsid w:val="002E654D"/>
    <w:rsid w:val="002E6AF5"/>
    <w:rsid w:val="002E71D4"/>
    <w:rsid w:val="002E7355"/>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3BE"/>
    <w:rsid w:val="00361662"/>
    <w:rsid w:val="00361872"/>
    <w:rsid w:val="00362800"/>
    <w:rsid w:val="00363D37"/>
    <w:rsid w:val="003643A5"/>
    <w:rsid w:val="0036485D"/>
    <w:rsid w:val="0036514C"/>
    <w:rsid w:val="0036520C"/>
    <w:rsid w:val="003673E8"/>
    <w:rsid w:val="003678D4"/>
    <w:rsid w:val="003707BA"/>
    <w:rsid w:val="00370BA6"/>
    <w:rsid w:val="0037126E"/>
    <w:rsid w:val="003715F7"/>
    <w:rsid w:val="00372824"/>
    <w:rsid w:val="0037356F"/>
    <w:rsid w:val="00373EEF"/>
    <w:rsid w:val="00374FCA"/>
    <w:rsid w:val="003766CB"/>
    <w:rsid w:val="00377297"/>
    <w:rsid w:val="00377499"/>
    <w:rsid w:val="003777E0"/>
    <w:rsid w:val="00377B1D"/>
    <w:rsid w:val="00377FAD"/>
    <w:rsid w:val="00380124"/>
    <w:rsid w:val="003825D9"/>
    <w:rsid w:val="00382C26"/>
    <w:rsid w:val="00382F8D"/>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A6"/>
    <w:rsid w:val="003B4E04"/>
    <w:rsid w:val="003B51B2"/>
    <w:rsid w:val="003B57F4"/>
    <w:rsid w:val="003B5B54"/>
    <w:rsid w:val="003B7F1F"/>
    <w:rsid w:val="003C0C49"/>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559E"/>
    <w:rsid w:val="00405840"/>
    <w:rsid w:val="0040770C"/>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065"/>
    <w:rsid w:val="00440156"/>
    <w:rsid w:val="004405C4"/>
    <w:rsid w:val="004408C1"/>
    <w:rsid w:val="00440CDF"/>
    <w:rsid w:val="00440DAD"/>
    <w:rsid w:val="00440EE5"/>
    <w:rsid w:val="0044119E"/>
    <w:rsid w:val="00441E7A"/>
    <w:rsid w:val="0044236C"/>
    <w:rsid w:val="00442BDF"/>
    <w:rsid w:val="004432BA"/>
    <w:rsid w:val="0044407E"/>
    <w:rsid w:val="00444DED"/>
    <w:rsid w:val="00447BB9"/>
    <w:rsid w:val="004501F8"/>
    <w:rsid w:val="004502AB"/>
    <w:rsid w:val="004508D5"/>
    <w:rsid w:val="004513AE"/>
    <w:rsid w:val="00452CC1"/>
    <w:rsid w:val="00452E34"/>
    <w:rsid w:val="00454015"/>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BCD"/>
    <w:rsid w:val="00471FAD"/>
    <w:rsid w:val="004726A7"/>
    <w:rsid w:val="004732CE"/>
    <w:rsid w:val="004732F4"/>
    <w:rsid w:val="00473AC9"/>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E46"/>
    <w:rsid w:val="004A1F1E"/>
    <w:rsid w:val="004A21B3"/>
    <w:rsid w:val="004A2A6A"/>
    <w:rsid w:val="004A3358"/>
    <w:rsid w:val="004A41BF"/>
    <w:rsid w:val="004A4B97"/>
    <w:rsid w:val="004A4E42"/>
    <w:rsid w:val="004A5720"/>
    <w:rsid w:val="004A6480"/>
    <w:rsid w:val="004A6728"/>
    <w:rsid w:val="004A6D21"/>
    <w:rsid w:val="004A6D23"/>
    <w:rsid w:val="004B0EC8"/>
    <w:rsid w:val="004B11E1"/>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6216B"/>
    <w:rsid w:val="00562F8B"/>
    <w:rsid w:val="00563449"/>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40A"/>
    <w:rsid w:val="005835B5"/>
    <w:rsid w:val="00583687"/>
    <w:rsid w:val="005851A0"/>
    <w:rsid w:val="00585880"/>
    <w:rsid w:val="00585C5E"/>
    <w:rsid w:val="00587113"/>
    <w:rsid w:val="00590858"/>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62B6"/>
    <w:rsid w:val="00607C6A"/>
    <w:rsid w:val="006126E3"/>
    <w:rsid w:val="006129AD"/>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3B4F"/>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97E"/>
    <w:rsid w:val="00676EB9"/>
    <w:rsid w:val="00677233"/>
    <w:rsid w:val="00680783"/>
    <w:rsid w:val="00680A9E"/>
    <w:rsid w:val="00681A6C"/>
    <w:rsid w:val="00681FE1"/>
    <w:rsid w:val="0068293C"/>
    <w:rsid w:val="00682FB9"/>
    <w:rsid w:val="00683260"/>
    <w:rsid w:val="0068329A"/>
    <w:rsid w:val="00684C3F"/>
    <w:rsid w:val="00684E4B"/>
    <w:rsid w:val="00686493"/>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8E1"/>
    <w:rsid w:val="00696FC0"/>
    <w:rsid w:val="00697197"/>
    <w:rsid w:val="00697D76"/>
    <w:rsid w:val="006A2CF0"/>
    <w:rsid w:val="006A3E0F"/>
    <w:rsid w:val="006A46E0"/>
    <w:rsid w:val="006A5C5E"/>
    <w:rsid w:val="006A5D82"/>
    <w:rsid w:val="006B2571"/>
    <w:rsid w:val="006B6024"/>
    <w:rsid w:val="006B6260"/>
    <w:rsid w:val="006B6B66"/>
    <w:rsid w:val="006C0D54"/>
    <w:rsid w:val="006C101E"/>
    <w:rsid w:val="006C1280"/>
    <w:rsid w:val="006C1487"/>
    <w:rsid w:val="006C1F62"/>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25F3"/>
    <w:rsid w:val="006E4415"/>
    <w:rsid w:val="006E4CEB"/>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7E0E"/>
    <w:rsid w:val="00720358"/>
    <w:rsid w:val="00721112"/>
    <w:rsid w:val="00721E01"/>
    <w:rsid w:val="007223E4"/>
    <w:rsid w:val="0072255D"/>
    <w:rsid w:val="00723308"/>
    <w:rsid w:val="007251FF"/>
    <w:rsid w:val="00725B68"/>
    <w:rsid w:val="00726A7C"/>
    <w:rsid w:val="007279E5"/>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D77"/>
    <w:rsid w:val="0075758E"/>
    <w:rsid w:val="007614F2"/>
    <w:rsid w:val="00761A03"/>
    <w:rsid w:val="00761C79"/>
    <w:rsid w:val="00762162"/>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2BD8"/>
    <w:rsid w:val="0079337D"/>
    <w:rsid w:val="00793D5E"/>
    <w:rsid w:val="00794804"/>
    <w:rsid w:val="007A0346"/>
    <w:rsid w:val="007A065A"/>
    <w:rsid w:val="007A0DC1"/>
    <w:rsid w:val="007A1737"/>
    <w:rsid w:val="007A3B41"/>
    <w:rsid w:val="007A3CA3"/>
    <w:rsid w:val="007A423B"/>
    <w:rsid w:val="007A50F1"/>
    <w:rsid w:val="007A61AC"/>
    <w:rsid w:val="007A7095"/>
    <w:rsid w:val="007A71D7"/>
    <w:rsid w:val="007B06D6"/>
    <w:rsid w:val="007B33F1"/>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D06D2"/>
    <w:rsid w:val="007D11EC"/>
    <w:rsid w:val="007D14F2"/>
    <w:rsid w:val="007D19A7"/>
    <w:rsid w:val="007D2D4E"/>
    <w:rsid w:val="007D3F59"/>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31DE"/>
    <w:rsid w:val="008147B5"/>
    <w:rsid w:val="00814C0C"/>
    <w:rsid w:val="008163DC"/>
    <w:rsid w:val="00816614"/>
    <w:rsid w:val="008168FB"/>
    <w:rsid w:val="008210D9"/>
    <w:rsid w:val="00821255"/>
    <w:rsid w:val="008220C4"/>
    <w:rsid w:val="00823061"/>
    <w:rsid w:val="00823126"/>
    <w:rsid w:val="0082473C"/>
    <w:rsid w:val="00825435"/>
    <w:rsid w:val="00825A8D"/>
    <w:rsid w:val="00826407"/>
    <w:rsid w:val="008267A7"/>
    <w:rsid w:val="0082741C"/>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B84"/>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DFC"/>
    <w:rsid w:val="008C2C4E"/>
    <w:rsid w:val="008C2CD3"/>
    <w:rsid w:val="008C34AB"/>
    <w:rsid w:val="008C446F"/>
    <w:rsid w:val="008C4779"/>
    <w:rsid w:val="008C4B23"/>
    <w:rsid w:val="008C58DC"/>
    <w:rsid w:val="008C7260"/>
    <w:rsid w:val="008C7339"/>
    <w:rsid w:val="008D1C25"/>
    <w:rsid w:val="008D1E66"/>
    <w:rsid w:val="008D3C0E"/>
    <w:rsid w:val="008D3D06"/>
    <w:rsid w:val="008D529D"/>
    <w:rsid w:val="008D5619"/>
    <w:rsid w:val="008D64D5"/>
    <w:rsid w:val="008D6DFA"/>
    <w:rsid w:val="008D71CD"/>
    <w:rsid w:val="008D7F8F"/>
    <w:rsid w:val="008E066A"/>
    <w:rsid w:val="008E0E6D"/>
    <w:rsid w:val="008E2B89"/>
    <w:rsid w:val="008E2E98"/>
    <w:rsid w:val="008E38DC"/>
    <w:rsid w:val="008E3DFD"/>
    <w:rsid w:val="008E3F0E"/>
    <w:rsid w:val="008E4F50"/>
    <w:rsid w:val="008E5922"/>
    <w:rsid w:val="008F08E9"/>
    <w:rsid w:val="008F12B0"/>
    <w:rsid w:val="008F1C36"/>
    <w:rsid w:val="008F1FDC"/>
    <w:rsid w:val="008F39C0"/>
    <w:rsid w:val="008F4BA6"/>
    <w:rsid w:val="008F4C0E"/>
    <w:rsid w:val="008F52D6"/>
    <w:rsid w:val="008F6528"/>
    <w:rsid w:val="008F6E2C"/>
    <w:rsid w:val="008F6EEF"/>
    <w:rsid w:val="008F7041"/>
    <w:rsid w:val="008F7A76"/>
    <w:rsid w:val="008F7E58"/>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B26"/>
    <w:rsid w:val="009B1B80"/>
    <w:rsid w:val="009B21B6"/>
    <w:rsid w:val="009B2A56"/>
    <w:rsid w:val="009B32E5"/>
    <w:rsid w:val="009B36AD"/>
    <w:rsid w:val="009B4301"/>
    <w:rsid w:val="009B45B1"/>
    <w:rsid w:val="009B49D8"/>
    <w:rsid w:val="009B6AA5"/>
    <w:rsid w:val="009B773E"/>
    <w:rsid w:val="009B78FA"/>
    <w:rsid w:val="009C02DF"/>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4EB"/>
    <w:rsid w:val="009E1781"/>
    <w:rsid w:val="009E20D9"/>
    <w:rsid w:val="009E240D"/>
    <w:rsid w:val="009E3546"/>
    <w:rsid w:val="009E3AC2"/>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4B56"/>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62B6"/>
    <w:rsid w:val="00A36F5F"/>
    <w:rsid w:val="00A4041E"/>
    <w:rsid w:val="00A406E4"/>
    <w:rsid w:val="00A40A71"/>
    <w:rsid w:val="00A42135"/>
    <w:rsid w:val="00A4294B"/>
    <w:rsid w:val="00A44721"/>
    <w:rsid w:val="00A44C5B"/>
    <w:rsid w:val="00A45CF9"/>
    <w:rsid w:val="00A45F96"/>
    <w:rsid w:val="00A462FF"/>
    <w:rsid w:val="00A51B50"/>
    <w:rsid w:val="00A51D11"/>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C3F61"/>
    <w:rsid w:val="00AC75E6"/>
    <w:rsid w:val="00AD0AA6"/>
    <w:rsid w:val="00AD1B3F"/>
    <w:rsid w:val="00AD3452"/>
    <w:rsid w:val="00AD3E6E"/>
    <w:rsid w:val="00AD4562"/>
    <w:rsid w:val="00AD4566"/>
    <w:rsid w:val="00AD4C8A"/>
    <w:rsid w:val="00AD5E41"/>
    <w:rsid w:val="00AE0A27"/>
    <w:rsid w:val="00AE0C0E"/>
    <w:rsid w:val="00AE0C70"/>
    <w:rsid w:val="00AE1B6B"/>
    <w:rsid w:val="00AE2155"/>
    <w:rsid w:val="00AE235A"/>
    <w:rsid w:val="00AE3409"/>
    <w:rsid w:val="00AE3F48"/>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47BE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3112"/>
    <w:rsid w:val="00B63741"/>
    <w:rsid w:val="00B6418A"/>
    <w:rsid w:val="00B6626B"/>
    <w:rsid w:val="00B66B04"/>
    <w:rsid w:val="00B70320"/>
    <w:rsid w:val="00B70561"/>
    <w:rsid w:val="00B70C6D"/>
    <w:rsid w:val="00B718AA"/>
    <w:rsid w:val="00B723F6"/>
    <w:rsid w:val="00B734B8"/>
    <w:rsid w:val="00B73D70"/>
    <w:rsid w:val="00B74931"/>
    <w:rsid w:val="00B74AD8"/>
    <w:rsid w:val="00B75000"/>
    <w:rsid w:val="00B7635E"/>
    <w:rsid w:val="00B768D1"/>
    <w:rsid w:val="00B80A3C"/>
    <w:rsid w:val="00B84350"/>
    <w:rsid w:val="00B845C8"/>
    <w:rsid w:val="00B84735"/>
    <w:rsid w:val="00B859F3"/>
    <w:rsid w:val="00B9062C"/>
    <w:rsid w:val="00B906EA"/>
    <w:rsid w:val="00B91395"/>
    <w:rsid w:val="00B9209F"/>
    <w:rsid w:val="00B92402"/>
    <w:rsid w:val="00B92DFC"/>
    <w:rsid w:val="00B932C8"/>
    <w:rsid w:val="00B94AC8"/>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8B6"/>
    <w:rsid w:val="00BD78BA"/>
    <w:rsid w:val="00BE0421"/>
    <w:rsid w:val="00BE0D89"/>
    <w:rsid w:val="00BE1542"/>
    <w:rsid w:val="00BE2153"/>
    <w:rsid w:val="00BE31E8"/>
    <w:rsid w:val="00BE379F"/>
    <w:rsid w:val="00BE47FD"/>
    <w:rsid w:val="00BE5682"/>
    <w:rsid w:val="00BE6968"/>
    <w:rsid w:val="00BE6C28"/>
    <w:rsid w:val="00BE7D3C"/>
    <w:rsid w:val="00BF02DE"/>
    <w:rsid w:val="00BF1C43"/>
    <w:rsid w:val="00BF1EA5"/>
    <w:rsid w:val="00BF27EF"/>
    <w:rsid w:val="00BF310C"/>
    <w:rsid w:val="00BF4AA4"/>
    <w:rsid w:val="00BF5FE3"/>
    <w:rsid w:val="00BF5FF6"/>
    <w:rsid w:val="00BF6B1B"/>
    <w:rsid w:val="00BF6B3D"/>
    <w:rsid w:val="00BF7831"/>
    <w:rsid w:val="00BF79DC"/>
    <w:rsid w:val="00BF7B61"/>
    <w:rsid w:val="00BF7F99"/>
    <w:rsid w:val="00C002B2"/>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377E"/>
    <w:rsid w:val="00C443C7"/>
    <w:rsid w:val="00C44A46"/>
    <w:rsid w:val="00C44E6D"/>
    <w:rsid w:val="00C4560B"/>
    <w:rsid w:val="00C45C59"/>
    <w:rsid w:val="00C45E8A"/>
    <w:rsid w:val="00C45EC3"/>
    <w:rsid w:val="00C45ECF"/>
    <w:rsid w:val="00C47865"/>
    <w:rsid w:val="00C47BC1"/>
    <w:rsid w:val="00C506F9"/>
    <w:rsid w:val="00C51A32"/>
    <w:rsid w:val="00C523D1"/>
    <w:rsid w:val="00C52EF1"/>
    <w:rsid w:val="00C53014"/>
    <w:rsid w:val="00C562FB"/>
    <w:rsid w:val="00C5673A"/>
    <w:rsid w:val="00C5769E"/>
    <w:rsid w:val="00C6015A"/>
    <w:rsid w:val="00C60F49"/>
    <w:rsid w:val="00C61494"/>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A00BD"/>
    <w:rsid w:val="00CA10FC"/>
    <w:rsid w:val="00CA2A2A"/>
    <w:rsid w:val="00CA2CBD"/>
    <w:rsid w:val="00CA2F81"/>
    <w:rsid w:val="00CA4392"/>
    <w:rsid w:val="00CA5FCC"/>
    <w:rsid w:val="00CA68B9"/>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E8D"/>
    <w:rsid w:val="00CE3898"/>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31594"/>
    <w:rsid w:val="00D32F96"/>
    <w:rsid w:val="00D33006"/>
    <w:rsid w:val="00D34497"/>
    <w:rsid w:val="00D346FA"/>
    <w:rsid w:val="00D34A68"/>
    <w:rsid w:val="00D34DD6"/>
    <w:rsid w:val="00D35ACA"/>
    <w:rsid w:val="00D36C49"/>
    <w:rsid w:val="00D3798D"/>
    <w:rsid w:val="00D40630"/>
    <w:rsid w:val="00D40AFC"/>
    <w:rsid w:val="00D41C5C"/>
    <w:rsid w:val="00D44543"/>
    <w:rsid w:val="00D449DE"/>
    <w:rsid w:val="00D4503F"/>
    <w:rsid w:val="00D456A6"/>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4078"/>
    <w:rsid w:val="00D94931"/>
    <w:rsid w:val="00D94ACE"/>
    <w:rsid w:val="00D953DB"/>
    <w:rsid w:val="00D95D16"/>
    <w:rsid w:val="00D95EFA"/>
    <w:rsid w:val="00D96469"/>
    <w:rsid w:val="00D96542"/>
    <w:rsid w:val="00DA0AF3"/>
    <w:rsid w:val="00DA15B3"/>
    <w:rsid w:val="00DA3ADB"/>
    <w:rsid w:val="00DA3C80"/>
    <w:rsid w:val="00DA5D58"/>
    <w:rsid w:val="00DA5F13"/>
    <w:rsid w:val="00DA647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C27"/>
    <w:rsid w:val="00DC6D30"/>
    <w:rsid w:val="00DD2497"/>
    <w:rsid w:val="00DD293A"/>
    <w:rsid w:val="00DD39BD"/>
    <w:rsid w:val="00DD3E9B"/>
    <w:rsid w:val="00DD4554"/>
    <w:rsid w:val="00DD4B6D"/>
    <w:rsid w:val="00DD5CC1"/>
    <w:rsid w:val="00DD752E"/>
    <w:rsid w:val="00DD756B"/>
    <w:rsid w:val="00DD7591"/>
    <w:rsid w:val="00DE0AD7"/>
    <w:rsid w:val="00DE0AED"/>
    <w:rsid w:val="00DE21BF"/>
    <w:rsid w:val="00DE35BE"/>
    <w:rsid w:val="00DE59D1"/>
    <w:rsid w:val="00DE6964"/>
    <w:rsid w:val="00DE6B54"/>
    <w:rsid w:val="00DE746B"/>
    <w:rsid w:val="00DE79A2"/>
    <w:rsid w:val="00DF1476"/>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9B3"/>
    <w:rsid w:val="00EA1680"/>
    <w:rsid w:val="00EA17FD"/>
    <w:rsid w:val="00EA33EA"/>
    <w:rsid w:val="00EA36A9"/>
    <w:rsid w:val="00EA3D41"/>
    <w:rsid w:val="00EA46D5"/>
    <w:rsid w:val="00EA5198"/>
    <w:rsid w:val="00EA5BC6"/>
    <w:rsid w:val="00EA5DC5"/>
    <w:rsid w:val="00EA61BC"/>
    <w:rsid w:val="00EA6648"/>
    <w:rsid w:val="00EA6E78"/>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1A3"/>
    <w:rsid w:val="00EC746E"/>
    <w:rsid w:val="00EC7B94"/>
    <w:rsid w:val="00ED0106"/>
    <w:rsid w:val="00ED0149"/>
    <w:rsid w:val="00ED0EA2"/>
    <w:rsid w:val="00ED1183"/>
    <w:rsid w:val="00ED1CC8"/>
    <w:rsid w:val="00ED1DA6"/>
    <w:rsid w:val="00ED2139"/>
    <w:rsid w:val="00ED457F"/>
    <w:rsid w:val="00ED53DB"/>
    <w:rsid w:val="00EE18B4"/>
    <w:rsid w:val="00EE3594"/>
    <w:rsid w:val="00EE39F0"/>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6B8"/>
    <w:rsid w:val="00F16299"/>
    <w:rsid w:val="00F165B7"/>
    <w:rsid w:val="00F16C7A"/>
    <w:rsid w:val="00F16E24"/>
    <w:rsid w:val="00F16F89"/>
    <w:rsid w:val="00F179A1"/>
    <w:rsid w:val="00F17ECD"/>
    <w:rsid w:val="00F20651"/>
    <w:rsid w:val="00F2101C"/>
    <w:rsid w:val="00F2256D"/>
    <w:rsid w:val="00F22E98"/>
    <w:rsid w:val="00F23DDC"/>
    <w:rsid w:val="00F23FA5"/>
    <w:rsid w:val="00F2486D"/>
    <w:rsid w:val="00F2514F"/>
    <w:rsid w:val="00F271DE"/>
    <w:rsid w:val="00F2732B"/>
    <w:rsid w:val="00F30ED8"/>
    <w:rsid w:val="00F318C6"/>
    <w:rsid w:val="00F31FBA"/>
    <w:rsid w:val="00F32B49"/>
    <w:rsid w:val="00F32B8D"/>
    <w:rsid w:val="00F33283"/>
    <w:rsid w:val="00F33FA3"/>
    <w:rsid w:val="00F36309"/>
    <w:rsid w:val="00F36A10"/>
    <w:rsid w:val="00F36E0C"/>
    <w:rsid w:val="00F377A3"/>
    <w:rsid w:val="00F40103"/>
    <w:rsid w:val="00F40E27"/>
    <w:rsid w:val="00F41FB0"/>
    <w:rsid w:val="00F44571"/>
    <w:rsid w:val="00F44C88"/>
    <w:rsid w:val="00F4512A"/>
    <w:rsid w:val="00F4601A"/>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4BC"/>
    <w:rsid w:val="00FB214F"/>
    <w:rsid w:val="00FB22D0"/>
    <w:rsid w:val="00FB25E9"/>
    <w:rsid w:val="00FB3205"/>
    <w:rsid w:val="00FB3C0D"/>
    <w:rsid w:val="00FB492D"/>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jpeg"/><Relationship Id="rId18" Type="http://purl.oclc.org/ooxml/officeDocument/relationships/image" Target="media/image6.jpe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schemas.microsoft.com/office/2018/08/relationships/commentsExtensible" Target="commentsExtensible.xml"/><Relationship Id="rId17" Type="http://purl.oclc.org/ooxml/officeDocument/relationships/image" Target="media/image5.jpeg"/><Relationship Id="rId25" Type="http://schemas.microsoft.com/office/2011/relationships/people" Target="people.xml"/><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3.png"/><Relationship Id="rId23" Type="http://purl.oclc.org/ooxml/officeDocument/relationships/hyperlink" Target="https://doi.org/10.1098/rsta.2001.0860" TargetMode="External"/><Relationship Id="rId10" Type="http://schemas.microsoft.com/office/2011/relationships/commentsExtended" Target="commentsExtended.xml"/><Relationship Id="rId19" Type="http://purl.oclc.org/ooxml/officeDocument/relationships/image" Target="media/image7.png"/><Relationship Id="rId4" Type="http://purl.oclc.org/ooxml/officeDocument/relationships/settings" Target="settings.xml"/><Relationship Id="rId9" Type="http://purl.oclc.org/ooxml/officeDocument/relationships/comments" Target="comments.xml"/><Relationship Id="rId14" Type="http://purl.oclc.org/ooxml/officeDocument/relationships/image" Target="media/image2.png"/><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89</TotalTime>
  <Pages>7</Pages>
  <Words>4711</Words>
  <Characters>25440</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30091</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3</cp:revision>
  <dcterms:created xsi:type="dcterms:W3CDTF">2026-05-01T14:48:00Z</dcterms:created>
  <dcterms:modified xsi:type="dcterms:W3CDTF">2026-05-01T16:03:00Z</dcterms:modified>
</cp:coreProperties>
</file>