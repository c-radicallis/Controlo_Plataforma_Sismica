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029CAF05" w14:textId="671BFAB7" w:rsidR="0040775A" w:rsidRDefault="00E66864" w:rsidP="0040775A">
      <w:pPr>
        <w:pStyle w:val="papertitle"/>
        <w:spacing w:before="5pt" w:beforeAutospacing="1" w:after="5pt" w:afterAutospacing="1"/>
        <w:rPr>
          <w:noProof w:val="0"/>
          <w:kern w:val="48"/>
          <w:lang w:val="en-GB"/>
        </w:rPr>
      </w:pPr>
      <w:r w:rsidRPr="00B92DFC">
        <w:rPr>
          <w:noProof w:val="0"/>
          <w:kern w:val="48"/>
          <w:lang w:val="en-GB"/>
        </w:rPr>
        <w:t>Development</w:t>
      </w:r>
      <w:r w:rsidR="0040775A">
        <w:rPr>
          <w:noProof w:val="0"/>
          <w:kern w:val="48"/>
          <w:lang w:val="en-GB"/>
        </w:rPr>
        <w:t xml:space="preserve"> </w:t>
      </w:r>
      <w:r w:rsidRPr="00B92DFC">
        <w:rPr>
          <w:noProof w:val="0"/>
          <w:kern w:val="48"/>
          <w:lang w:val="en-GB"/>
        </w:rPr>
        <w:t>of</w:t>
      </w:r>
      <w:r w:rsidR="0040775A">
        <w:rPr>
          <w:noProof w:val="0"/>
          <w:kern w:val="48"/>
          <w:lang w:val="en-GB"/>
        </w:rPr>
        <w:t xml:space="preserve"> </w:t>
      </w:r>
      <w:r w:rsidR="00E81F4E">
        <w:rPr>
          <w:noProof w:val="0"/>
          <w:kern w:val="48"/>
          <w:lang w:val="en-GB"/>
        </w:rPr>
        <w:t>C</w:t>
      </w:r>
      <w:r w:rsidRPr="00B92DFC">
        <w:rPr>
          <w:noProof w:val="0"/>
          <w:kern w:val="48"/>
          <w:lang w:val="en-GB"/>
        </w:rPr>
        <w:t xml:space="preserve">ontrol </w:t>
      </w:r>
      <w:r w:rsidR="00E81F4E">
        <w:rPr>
          <w:noProof w:val="0"/>
          <w:kern w:val="48"/>
          <w:lang w:val="en-GB"/>
        </w:rPr>
        <w:t>S</w:t>
      </w:r>
      <w:r w:rsidRPr="00B92DFC">
        <w:rPr>
          <w:noProof w:val="0"/>
          <w:kern w:val="48"/>
          <w:lang w:val="en-GB"/>
        </w:rPr>
        <w:t>trategies</w:t>
      </w:r>
    </w:p>
    <w:p w14:paraId="24DF2CD4" w14:textId="16B6EC87" w:rsidR="009303D9" w:rsidRPr="00B92DFC" w:rsidRDefault="00E66864" w:rsidP="0040775A">
      <w:pPr>
        <w:pStyle w:val="papertitle"/>
        <w:spacing w:before="5pt" w:beforeAutospacing="1" w:after="5pt" w:afterAutospacing="1"/>
        <w:rPr>
          <w:noProof w:val="0"/>
          <w:kern w:val="48"/>
          <w:lang w:val="en-GB"/>
        </w:rPr>
      </w:pPr>
      <w:r w:rsidRPr="00B92DFC">
        <w:rPr>
          <w:noProof w:val="0"/>
          <w:kern w:val="48"/>
          <w:lang w:val="en-GB"/>
        </w:rPr>
        <w:t xml:space="preserve">for </w:t>
      </w:r>
      <w:r w:rsidR="00E81F4E">
        <w:rPr>
          <w:noProof w:val="0"/>
          <w:kern w:val="48"/>
          <w:lang w:val="en-GB"/>
        </w:rPr>
        <w:t>E</w:t>
      </w:r>
      <w:r w:rsidRPr="00B92DFC">
        <w:rPr>
          <w:noProof w:val="0"/>
          <w:kern w:val="48"/>
          <w:lang w:val="en-GB"/>
        </w:rPr>
        <w:t xml:space="preserve">arthquake </w:t>
      </w:r>
      <w:r w:rsidR="00E81F4E">
        <w:rPr>
          <w:noProof w:val="0"/>
          <w:kern w:val="48"/>
          <w:lang w:val="en-GB"/>
        </w:rPr>
        <w:t>R</w:t>
      </w:r>
      <w:r w:rsidRPr="00B92DFC">
        <w:rPr>
          <w:noProof w:val="0"/>
          <w:kern w:val="48"/>
          <w:lang w:val="en-GB"/>
        </w:rPr>
        <w:t xml:space="preserve">eproduction </w:t>
      </w:r>
    </w:p>
    <w:p w14:paraId="20C779BD" w14:textId="77777777" w:rsidR="00D7522C" w:rsidRPr="00B92DFC" w:rsidRDefault="00D7522C" w:rsidP="003B4E04">
      <w:pPr>
        <w:pStyle w:val="Author"/>
        <w:spacing w:before="5pt" w:beforeAutospacing="1" w:after="5pt" w:afterAutospacing="1" w:line="6pt" w:lineRule="auto"/>
        <w:rPr>
          <w:noProof w:val="0"/>
          <w:sz w:val="16"/>
          <w:szCs w:val="16"/>
          <w:lang w:val="en-GB"/>
        </w:rPr>
      </w:pPr>
    </w:p>
    <w:p w14:paraId="1F960E65" w14:textId="77777777" w:rsidR="00D7522C" w:rsidRPr="00B92DFC" w:rsidRDefault="00D7522C" w:rsidP="00CA4392">
      <w:pPr>
        <w:pStyle w:val="Author"/>
        <w:spacing w:before="5pt" w:beforeAutospacing="1" w:after="5pt" w:afterAutospacing="1" w:line="6pt" w:lineRule="auto"/>
        <w:rPr>
          <w:noProof w:val="0"/>
          <w:sz w:val="16"/>
          <w:szCs w:val="16"/>
          <w:lang w:val="en-GB"/>
        </w:rPr>
        <w:sectPr w:rsidR="00D7522C" w:rsidRPr="00B92DFC" w:rsidSect="003B4E04">
          <w:footerReference w:type="first" r:id="rId8"/>
          <w:pgSz w:w="595.30pt" w:h="841.90pt" w:code="9"/>
          <w:pgMar w:top="27pt" w:right="44.65pt" w:bottom="72pt" w:left="44.65pt" w:header="36pt" w:footer="36pt" w:gutter="0pt"/>
          <w:cols w:space="36pt"/>
          <w:titlePg/>
          <w:docGrid w:linePitch="360"/>
        </w:sectPr>
      </w:pPr>
    </w:p>
    <w:p w14:paraId="11C3FF66" w14:textId="07EC1A3D" w:rsidR="001A3B3D" w:rsidRPr="00980C35" w:rsidRDefault="017C52D2" w:rsidP="113FAFD9">
      <w:pPr>
        <w:pStyle w:val="Author"/>
        <w:spacing w:beforeAutospacing="1" w:line="12.95pt" w:lineRule="auto"/>
        <w:rPr>
          <w:noProof w:val="0"/>
          <w:sz w:val="18"/>
          <w:szCs w:val="18"/>
          <w:lang w:val="pt-PT"/>
        </w:rPr>
      </w:pPr>
      <w:r w:rsidRPr="017C52D2">
        <w:rPr>
          <w:sz w:val="18"/>
          <w:szCs w:val="18"/>
          <w:lang w:val="pt-PT"/>
        </w:rPr>
        <w:t>Afonso Henrique</w:t>
      </w:r>
      <w:r w:rsidR="5A13C509" w:rsidRPr="00C562FB">
        <w:rPr>
          <w:lang w:val="pt-PT"/>
        </w:rPr>
        <w:br/>
      </w:r>
      <w:r w:rsidR="00E62CDD" w:rsidRPr="017C52D2">
        <w:rPr>
          <w:sz w:val="18"/>
          <w:szCs w:val="18"/>
          <w:lang w:val="pt-PT"/>
        </w:rPr>
        <w:t>Earthquake Engineering and Structural Dynamics Unit</w:t>
      </w:r>
      <w:r w:rsidR="00391E9E" w:rsidRPr="017C52D2">
        <w:rPr>
          <w:sz w:val="18"/>
          <w:szCs w:val="18"/>
          <w:lang w:val="pt-PT"/>
        </w:rPr>
        <w:t xml:space="preserve"> (NESDE</w:t>
      </w:r>
      <w:r w:rsidR="006E25F3" w:rsidRPr="017C52D2">
        <w:rPr>
          <w:sz w:val="18"/>
          <w:szCs w:val="18"/>
          <w:lang w:val="pt-PT"/>
        </w:rPr>
        <w:t>/DE</w:t>
      </w:r>
      <w:r w:rsidR="00391E9E" w:rsidRPr="017C52D2">
        <w:rPr>
          <w:sz w:val="18"/>
          <w:szCs w:val="18"/>
          <w:lang w:val="pt-PT"/>
        </w:rPr>
        <w:t>)</w:t>
      </w:r>
      <w:r w:rsidR="5A13C509" w:rsidRPr="00C562FB">
        <w:rPr>
          <w:lang w:val="pt-PT"/>
        </w:rPr>
        <w:br/>
      </w:r>
      <w:r w:rsidR="00667B87" w:rsidRPr="017C52D2">
        <w:rPr>
          <w:i/>
          <w:iCs/>
          <w:sz w:val="18"/>
          <w:szCs w:val="18"/>
          <w:lang w:val="pt-PT"/>
        </w:rPr>
        <w:t>Laboratório Nacional de Engenharia Civil</w:t>
      </w:r>
      <w:r w:rsidR="00391E9E" w:rsidRPr="017C52D2">
        <w:rPr>
          <w:i/>
          <w:iCs/>
          <w:sz w:val="18"/>
          <w:szCs w:val="18"/>
          <w:lang w:val="pt-PT"/>
        </w:rPr>
        <w:t xml:space="preserve"> (LNEC)</w:t>
      </w:r>
      <w:r w:rsidR="00667B87" w:rsidRPr="017C52D2">
        <w:rPr>
          <w:i/>
          <w:iCs/>
          <w:sz w:val="18"/>
          <w:szCs w:val="18"/>
          <w:lang w:val="pt-PT"/>
        </w:rPr>
        <w:t xml:space="preserve">          </w:t>
      </w:r>
      <w:r w:rsidR="5A13C509" w:rsidRPr="00C562FB">
        <w:rPr>
          <w:lang w:val="pt-PT"/>
        </w:rPr>
        <w:br/>
      </w:r>
      <w:r w:rsidR="00E62CDD" w:rsidRPr="017C52D2">
        <w:rPr>
          <w:sz w:val="18"/>
          <w:szCs w:val="18"/>
          <w:lang w:val="pt-PT"/>
        </w:rPr>
        <w:t>Lisbon</w:t>
      </w:r>
      <w:r w:rsidR="009303D9" w:rsidRPr="017C52D2">
        <w:rPr>
          <w:sz w:val="18"/>
          <w:szCs w:val="18"/>
          <w:lang w:val="pt-PT"/>
        </w:rPr>
        <w:t xml:space="preserve">, </w:t>
      </w:r>
      <w:r w:rsidR="00E62CDD" w:rsidRPr="017C52D2">
        <w:rPr>
          <w:i/>
          <w:iCs/>
          <w:sz w:val="18"/>
          <w:szCs w:val="18"/>
          <w:lang w:val="pt-PT"/>
        </w:rPr>
        <w:t>Portugal</w:t>
      </w:r>
      <w:r w:rsidR="5A13C509" w:rsidRPr="00C562FB">
        <w:rPr>
          <w:lang w:val="pt-PT"/>
        </w:rPr>
        <w:br/>
      </w:r>
      <w:r w:rsidR="00E62CDD" w:rsidRPr="017C52D2">
        <w:rPr>
          <w:sz w:val="18"/>
          <w:szCs w:val="18"/>
          <w:lang w:val="pt-PT"/>
        </w:rPr>
        <w:t>ahenrique@lnec.pt</w:t>
      </w:r>
      <w:r w:rsidR="5A13C509" w:rsidRPr="017C52D2">
        <w:rPr>
          <w:sz w:val="18"/>
          <w:szCs w:val="18"/>
          <w:lang w:val="pt-PT"/>
        </w:rPr>
        <w:br w:type="column"/>
      </w:r>
      <w:r w:rsidR="006E25F3" w:rsidRPr="017C52D2">
        <w:rPr>
          <w:sz w:val="18"/>
          <w:szCs w:val="18"/>
          <w:lang w:val="pt-PT"/>
        </w:rPr>
        <w:t>Miguel Ayala</w:t>
      </w:r>
      <w:r w:rsidR="008F39C0" w:rsidRPr="017C52D2">
        <w:rPr>
          <w:sz w:val="18"/>
          <w:szCs w:val="18"/>
          <w:lang w:val="pt-PT"/>
        </w:rPr>
        <w:t xml:space="preserve"> Botto</w:t>
      </w:r>
      <w:r w:rsidR="5A13C509" w:rsidRPr="00C562FB">
        <w:rPr>
          <w:lang w:val="pt-PT"/>
        </w:rPr>
        <w:br/>
      </w:r>
      <w:r w:rsidR="0697D03E" w:rsidRPr="00C562FB">
        <w:rPr>
          <w:sz w:val="18"/>
          <w:szCs w:val="18"/>
          <w:lang w:val="pt-PT"/>
        </w:rPr>
        <w:t xml:space="preserve">IDMEC, </w:t>
      </w:r>
      <w:r w:rsidR="00DE746B" w:rsidRPr="00C562FB">
        <w:rPr>
          <w:sz w:val="18"/>
          <w:szCs w:val="18"/>
          <w:lang w:val="pt-PT"/>
        </w:rPr>
        <w:t>Instituto Superior Técnico</w:t>
      </w:r>
      <w:r w:rsidR="5752E844" w:rsidRPr="00C562FB">
        <w:rPr>
          <w:sz w:val="18"/>
          <w:szCs w:val="18"/>
          <w:lang w:val="pt-PT"/>
        </w:rPr>
        <w:t>, Universidade de Lisboa</w:t>
      </w:r>
      <w:r w:rsidR="5752E844" w:rsidRPr="017C52D2">
        <w:rPr>
          <w:sz w:val="18"/>
          <w:szCs w:val="18"/>
          <w:lang w:val="pt-PT"/>
        </w:rPr>
        <w:t>, Portugal</w:t>
      </w:r>
      <w:r w:rsidR="5A13C509" w:rsidRPr="00C562FB">
        <w:rPr>
          <w:lang w:val="pt-PT"/>
        </w:rPr>
        <w:br/>
      </w:r>
      <w:r w:rsidR="001A3B3D" w:rsidRPr="00C562FB">
        <w:rPr>
          <w:lang w:val="pt-PT"/>
        </w:rPr>
        <w:br/>
      </w:r>
      <w:r w:rsidR="00385D29" w:rsidRPr="00980C35">
        <w:rPr>
          <w:noProof w:val="0"/>
          <w:sz w:val="18"/>
          <w:szCs w:val="18"/>
          <w:lang w:val="pt-PT"/>
        </w:rPr>
        <w:t>ayalabotto@tecnico.ulisboa.pt</w:t>
      </w:r>
      <w:r w:rsidR="00BD670B" w:rsidRPr="00980C35">
        <w:rPr>
          <w:noProof w:val="0"/>
          <w:sz w:val="18"/>
          <w:szCs w:val="18"/>
          <w:lang w:val="pt-PT"/>
        </w:rPr>
        <w:br w:type="column"/>
      </w:r>
      <w:r w:rsidR="009B36AD" w:rsidRPr="00980C35">
        <w:rPr>
          <w:noProof w:val="0"/>
          <w:sz w:val="18"/>
          <w:szCs w:val="18"/>
          <w:lang w:val="pt-PT"/>
        </w:rPr>
        <w:t>Fernando Oliveira</w:t>
      </w:r>
      <w:r w:rsidR="00391E9E" w:rsidRPr="00C562FB">
        <w:rPr>
          <w:lang w:val="pt-PT"/>
        </w:rPr>
        <w:br/>
      </w:r>
      <w:r w:rsidR="007B6CDD" w:rsidRPr="00980C35">
        <w:rPr>
          <w:noProof w:val="0"/>
          <w:sz w:val="18"/>
          <w:szCs w:val="18"/>
          <w:lang w:val="pt-PT"/>
        </w:rPr>
        <w:t>Mode</w:t>
      </w:r>
      <w:r w:rsidR="006E25F3" w:rsidRPr="00980C35">
        <w:rPr>
          <w:noProof w:val="0"/>
          <w:sz w:val="18"/>
          <w:szCs w:val="18"/>
          <w:lang w:val="pt-PT"/>
        </w:rPr>
        <w:t>lling and Rock Mechanics</w:t>
      </w:r>
      <w:r w:rsidR="00391E9E" w:rsidRPr="00980C35">
        <w:rPr>
          <w:noProof w:val="0"/>
          <w:sz w:val="18"/>
          <w:szCs w:val="18"/>
          <w:lang w:val="pt-PT"/>
        </w:rPr>
        <w:t xml:space="preserve"> Unit (</w:t>
      </w:r>
      <w:r w:rsidR="006E25F3" w:rsidRPr="00980C35">
        <w:rPr>
          <w:noProof w:val="0"/>
          <w:sz w:val="18"/>
          <w:szCs w:val="18"/>
          <w:lang w:val="pt-PT"/>
        </w:rPr>
        <w:t>NMMR/DBB</w:t>
      </w:r>
      <w:r w:rsidR="00391E9E" w:rsidRPr="00980C35">
        <w:rPr>
          <w:noProof w:val="0"/>
          <w:sz w:val="18"/>
          <w:szCs w:val="18"/>
          <w:lang w:val="pt-PT"/>
        </w:rPr>
        <w:t>)</w:t>
      </w:r>
      <w:r w:rsidR="00391E9E" w:rsidRPr="00C562FB">
        <w:rPr>
          <w:lang w:val="pt-PT"/>
        </w:rPr>
        <w:br/>
      </w:r>
      <w:r w:rsidR="00391E9E" w:rsidRPr="00980C35">
        <w:rPr>
          <w:i/>
          <w:noProof w:val="0"/>
          <w:sz w:val="18"/>
          <w:szCs w:val="18"/>
          <w:lang w:val="pt-PT"/>
        </w:rPr>
        <w:t xml:space="preserve">Laboratório Nacional de Engenharia Civil (LNEC)          </w:t>
      </w:r>
      <w:r w:rsidR="00391E9E" w:rsidRPr="00C562FB">
        <w:rPr>
          <w:lang w:val="pt-PT"/>
        </w:rPr>
        <w:br/>
      </w:r>
      <w:r w:rsidR="00391E9E" w:rsidRPr="00980C35">
        <w:rPr>
          <w:noProof w:val="0"/>
          <w:sz w:val="18"/>
          <w:szCs w:val="18"/>
          <w:lang w:val="pt-PT"/>
        </w:rPr>
        <w:t xml:space="preserve">Lisbon, </w:t>
      </w:r>
      <w:r w:rsidR="00391E9E" w:rsidRPr="00980C35">
        <w:rPr>
          <w:i/>
          <w:noProof w:val="0"/>
          <w:sz w:val="18"/>
          <w:szCs w:val="18"/>
          <w:lang w:val="pt-PT"/>
        </w:rPr>
        <w:t>Portugal</w:t>
      </w:r>
      <w:r w:rsidR="00391E9E" w:rsidRPr="00C562FB">
        <w:rPr>
          <w:lang w:val="pt-PT"/>
        </w:rPr>
        <w:br/>
      </w:r>
      <w:r w:rsidR="00391E9E" w:rsidRPr="00980C35">
        <w:rPr>
          <w:noProof w:val="0"/>
          <w:sz w:val="18"/>
          <w:szCs w:val="18"/>
          <w:lang w:val="pt-PT"/>
        </w:rPr>
        <w:t>fvoliveira@lnec.pt</w:t>
      </w:r>
    </w:p>
    <w:p w14:paraId="0316535E" w14:textId="77777777" w:rsidR="009F1D79" w:rsidRPr="00980C35" w:rsidRDefault="009F1D79">
      <w:pPr>
        <w:rPr>
          <w:lang w:val="pt-PT"/>
        </w:rPr>
        <w:sectPr w:rsidR="009F1D79" w:rsidRPr="00980C35" w:rsidSect="003B4E04">
          <w:type w:val="continuous"/>
          <w:pgSz w:w="595.30pt" w:h="841.90pt" w:code="9"/>
          <w:pgMar w:top="22.50pt" w:right="44.65pt" w:bottom="72pt" w:left="44.65pt" w:header="36pt" w:footer="36pt" w:gutter="0pt"/>
          <w:cols w:num="3" w:space="36pt"/>
          <w:docGrid w:linePitch="360"/>
        </w:sectPr>
      </w:pPr>
    </w:p>
    <w:p w14:paraId="0A88E65D" w14:textId="77777777" w:rsidR="009303D9" w:rsidRPr="00980C35" w:rsidRDefault="00BD670B">
      <w:pPr>
        <w:rPr>
          <w:lang w:val="pt-PT"/>
        </w:rPr>
        <w:sectPr w:rsidR="009303D9" w:rsidRPr="00980C35" w:rsidSect="003B4E04">
          <w:type w:val="continuous"/>
          <w:pgSz w:w="595.30pt" w:h="841.90pt" w:code="9"/>
          <w:pgMar w:top="22.50pt" w:right="44.65pt" w:bottom="72pt" w:left="44.65pt" w:header="36pt" w:footer="36pt" w:gutter="0pt"/>
          <w:cols w:num="3" w:space="36pt"/>
          <w:docGrid w:linePitch="360"/>
        </w:sectPr>
      </w:pPr>
      <w:r w:rsidRPr="00980C35">
        <w:rPr>
          <w:lang w:val="pt-PT"/>
        </w:rPr>
        <w:br w:type="column"/>
      </w:r>
    </w:p>
    <w:p w14:paraId="40FA2D84" w14:textId="43679B4F" w:rsidR="004D72B5" w:rsidRPr="002111AC" w:rsidRDefault="009303D9" w:rsidP="002111AC">
      <w:pPr>
        <w:pStyle w:val="Abstract"/>
        <w:rPr>
          <w:lang w:val="en-GB"/>
        </w:rPr>
      </w:pPr>
      <w:r w:rsidRPr="00B92DFC">
        <w:rPr>
          <w:i/>
          <w:iCs/>
          <w:lang w:val="en-GB"/>
        </w:rPr>
        <w:t>Abstract</w:t>
      </w:r>
      <w:r w:rsidRPr="00B92DFC">
        <w:rPr>
          <w:lang w:val="en-GB"/>
        </w:rPr>
        <w:t>—</w:t>
      </w:r>
      <w:r w:rsidR="0075758E" w:rsidRPr="0075758E">
        <w:rPr>
          <w:lang w:val="en-GB"/>
        </w:rPr>
        <w:t xml:space="preserve"> </w:t>
      </w:r>
      <w:r w:rsidR="0075758E">
        <w:rPr>
          <w:lang w:val="en-GB"/>
        </w:rPr>
        <w:t xml:space="preserve">This paper presents </w:t>
      </w:r>
      <w:r w:rsidR="006F239B">
        <w:rPr>
          <w:lang w:val="en-GB"/>
        </w:rPr>
        <w:t xml:space="preserve">two </w:t>
      </w:r>
      <w:r w:rsidR="008F7A76">
        <w:rPr>
          <w:lang w:val="en-GB"/>
        </w:rPr>
        <w:t>solution</w:t>
      </w:r>
      <w:r w:rsidR="00DD7591">
        <w:rPr>
          <w:lang w:val="en-GB"/>
        </w:rPr>
        <w:t>s</w:t>
      </w:r>
      <w:r w:rsidR="0075758E">
        <w:rPr>
          <w:lang w:val="en-GB"/>
        </w:rPr>
        <w:t xml:space="preserve"> </w:t>
      </w:r>
      <w:r w:rsidR="008F7A76">
        <w:rPr>
          <w:lang w:val="en-GB"/>
        </w:rPr>
        <w:t xml:space="preserve">for </w:t>
      </w:r>
      <w:r w:rsidR="0075758E">
        <w:rPr>
          <w:lang w:val="en-GB"/>
        </w:rPr>
        <w:t xml:space="preserve">reproducing simulated earthquakes in an experimental laboratory </w:t>
      </w:r>
      <w:r w:rsidR="0075758E" w:rsidRPr="00B92DFC">
        <w:rPr>
          <w:lang w:val="en-GB"/>
        </w:rPr>
        <w:t>shaking table</w:t>
      </w:r>
      <w:r w:rsidR="008F7A76">
        <w:rPr>
          <w:lang w:val="en-GB"/>
        </w:rPr>
        <w:t xml:space="preserve"> through the design of</w:t>
      </w:r>
      <w:r w:rsidR="00E945EC">
        <w:rPr>
          <w:lang w:val="en-GB"/>
        </w:rPr>
        <w:t xml:space="preserve"> </w:t>
      </w:r>
      <w:r w:rsidR="00476957">
        <w:rPr>
          <w:lang w:val="en-GB"/>
        </w:rPr>
        <w:t>model-based</w:t>
      </w:r>
      <w:r w:rsidR="008F7A76">
        <w:rPr>
          <w:lang w:val="en-GB"/>
        </w:rPr>
        <w:t xml:space="preserve"> controller</w:t>
      </w:r>
      <w:r w:rsidR="00476957">
        <w:rPr>
          <w:lang w:val="en-GB"/>
        </w:rPr>
        <w:t>s</w:t>
      </w:r>
      <w:r w:rsidR="0075758E" w:rsidRPr="00B92DFC">
        <w:rPr>
          <w:lang w:val="en-GB"/>
        </w:rPr>
        <w:t xml:space="preserve">. </w:t>
      </w:r>
      <w:r w:rsidR="0075758E">
        <w:rPr>
          <w:lang w:val="en-GB"/>
        </w:rPr>
        <w:t xml:space="preserve">While </w:t>
      </w:r>
      <w:r w:rsidR="0075758E" w:rsidRPr="00080FCD">
        <w:rPr>
          <w:lang w:val="en-GB"/>
        </w:rPr>
        <w:t xml:space="preserve">recorded earthquake ground-motion time histories </w:t>
      </w:r>
      <w:r w:rsidR="0075758E">
        <w:rPr>
          <w:lang w:val="en-GB"/>
        </w:rPr>
        <w:t>are generically simple to reproduce, the simulation study of their impact on experimental scale laboratory setups presents a major defying challenge. A procedure should be implemented to guarantee that the shaking table platform vibration</w:t>
      </w:r>
      <w:r w:rsidR="00FD3B5F">
        <w:rPr>
          <w:lang w:val="en-GB"/>
        </w:rPr>
        <w:t xml:space="preserve"> response spectra</w:t>
      </w:r>
      <w:r w:rsidR="0075758E">
        <w:rPr>
          <w:lang w:val="en-GB"/>
        </w:rPr>
        <w:t xml:space="preserve"> during the earthquake reproduction matches the </w:t>
      </w:r>
      <w:r w:rsidR="0080729D">
        <w:rPr>
          <w:lang w:val="en-GB"/>
        </w:rPr>
        <w:t xml:space="preserve">response spectra of the </w:t>
      </w:r>
      <w:r w:rsidR="0075758E">
        <w:rPr>
          <w:lang w:val="en-GB"/>
        </w:rPr>
        <w:t>applied</w:t>
      </w:r>
      <w:r w:rsidR="002111AC">
        <w:rPr>
          <w:lang w:val="en-GB"/>
        </w:rPr>
        <w:t xml:space="preserve"> reference</w:t>
      </w:r>
      <w:r w:rsidR="0075758E">
        <w:rPr>
          <w:lang w:val="en-GB"/>
        </w:rPr>
        <w:t xml:space="preserve"> earthquake signal</w:t>
      </w:r>
      <w:r w:rsidR="002111AC">
        <w:rPr>
          <w:lang w:val="en-GB"/>
        </w:rPr>
        <w:t>,</w:t>
      </w:r>
      <w:r w:rsidR="00C05666">
        <w:rPr>
          <w:lang w:val="en-GB"/>
        </w:rPr>
        <w:t xml:space="preserve"> </w:t>
      </w:r>
      <w:r w:rsidR="0080729D">
        <w:rPr>
          <w:lang w:val="en-GB"/>
        </w:rPr>
        <w:t>while remaining</w:t>
      </w:r>
      <w:r w:rsidR="00FD3B5F">
        <w:rPr>
          <w:lang w:val="en-GB"/>
        </w:rPr>
        <w:t xml:space="preserve"> </w:t>
      </w:r>
      <w:r w:rsidR="0080729D">
        <w:rPr>
          <w:lang w:val="en-GB"/>
        </w:rPr>
        <w:t>un</w:t>
      </w:r>
      <w:r w:rsidR="0075758E">
        <w:rPr>
          <w:lang w:val="en-GB"/>
        </w:rPr>
        <w:t xml:space="preserve">affected by </w:t>
      </w:r>
      <w:r w:rsidR="00C05666">
        <w:rPr>
          <w:lang w:val="en-GB"/>
        </w:rPr>
        <w:t xml:space="preserve">the </w:t>
      </w:r>
      <w:r w:rsidR="0075758E">
        <w:rPr>
          <w:lang w:val="en-GB"/>
        </w:rPr>
        <w:t>vibrations</w:t>
      </w:r>
      <w:r w:rsidR="008F7A76">
        <w:rPr>
          <w:lang w:val="en-GB"/>
        </w:rPr>
        <w:t xml:space="preserve"> resulting from the shaking table and the </w:t>
      </w:r>
      <w:r w:rsidR="00231991">
        <w:rPr>
          <w:lang w:val="en-GB"/>
        </w:rPr>
        <w:t xml:space="preserve">mounted </w:t>
      </w:r>
      <w:r w:rsidR="00681FE1">
        <w:rPr>
          <w:lang w:val="en-GB"/>
        </w:rPr>
        <w:t>scaled</w:t>
      </w:r>
      <w:r w:rsidR="008F7A76">
        <w:rPr>
          <w:lang w:val="en-GB"/>
        </w:rPr>
        <w:t xml:space="preserve"> physical model</w:t>
      </w:r>
      <w:r w:rsidR="0075758E">
        <w:rPr>
          <w:lang w:val="en-GB"/>
        </w:rPr>
        <w:t>.</w:t>
      </w:r>
      <w:r w:rsidR="00476957">
        <w:rPr>
          <w:lang w:val="en-GB"/>
        </w:rPr>
        <w:t xml:space="preserve"> </w:t>
      </w:r>
      <w:r w:rsidR="0075758E">
        <w:rPr>
          <w:lang w:val="en-GB"/>
        </w:rPr>
        <w:t>The proposed</w:t>
      </w:r>
      <w:r w:rsidR="006F239B">
        <w:rPr>
          <w:lang w:val="en-GB"/>
        </w:rPr>
        <w:t xml:space="preserve"> model-based</w:t>
      </w:r>
      <w:r w:rsidR="0075758E">
        <w:rPr>
          <w:lang w:val="en-GB"/>
        </w:rPr>
        <w:t xml:space="preserve"> </w:t>
      </w:r>
      <w:r w:rsidR="00476957">
        <w:rPr>
          <w:lang w:val="en-GB"/>
        </w:rPr>
        <w:t xml:space="preserve">control </w:t>
      </w:r>
      <w:r w:rsidR="0075758E">
        <w:rPr>
          <w:lang w:val="en-GB"/>
        </w:rPr>
        <w:t>solution</w:t>
      </w:r>
      <w:r w:rsidR="00DD7591">
        <w:rPr>
          <w:lang w:val="en-GB"/>
        </w:rPr>
        <w:t xml:space="preserve">s </w:t>
      </w:r>
      <w:r w:rsidR="0080729D">
        <w:rPr>
          <w:lang w:val="en-GB"/>
        </w:rPr>
        <w:t>consist o</w:t>
      </w:r>
      <w:r w:rsidR="00830D06">
        <w:rPr>
          <w:lang w:val="en-GB"/>
        </w:rPr>
        <w:t>f</w:t>
      </w:r>
      <w:r w:rsidR="0080729D">
        <w:rPr>
          <w:lang w:val="en-GB"/>
        </w:rPr>
        <w:t xml:space="preserve"> the design of </w:t>
      </w:r>
      <w:r w:rsidR="002111AC">
        <w:rPr>
          <w:lang w:val="en-GB"/>
        </w:rPr>
        <w:t xml:space="preserve">a </w:t>
      </w:r>
      <w:r w:rsidR="006F239B">
        <w:rPr>
          <w:lang w:val="en-GB"/>
        </w:rPr>
        <w:t>Filtered</w:t>
      </w:r>
      <w:r w:rsidR="006F239B" w:rsidRPr="006F239B">
        <w:rPr>
          <w:lang w:val="en-GB"/>
        </w:rPr>
        <w:t xml:space="preserve"> </w:t>
      </w:r>
      <w:r w:rsidR="006F239B">
        <w:rPr>
          <w:lang w:val="en-GB"/>
        </w:rPr>
        <w:t xml:space="preserve">PID (PID-F) and </w:t>
      </w:r>
      <w:r w:rsidR="002111AC">
        <w:rPr>
          <w:lang w:val="en-GB"/>
        </w:rPr>
        <w:t xml:space="preserve">a </w:t>
      </w:r>
      <w:r w:rsidR="006F239B">
        <w:rPr>
          <w:lang w:val="en-GB"/>
        </w:rPr>
        <w:t xml:space="preserve">Linear Quadratic Integral (LQI) controller, both </w:t>
      </w:r>
      <w:r w:rsidR="00476957">
        <w:rPr>
          <w:lang w:val="en-GB"/>
        </w:rPr>
        <w:t>using</w:t>
      </w:r>
      <w:r w:rsidR="006F239B">
        <w:rPr>
          <w:lang w:val="en-GB"/>
        </w:rPr>
        <w:t xml:space="preserve"> the </w:t>
      </w:r>
      <w:r w:rsidR="006F239B" w:rsidRPr="00B92DFC">
        <w:rPr>
          <w:lang w:val="en-GB"/>
        </w:rPr>
        <w:t xml:space="preserve">two‑stage </w:t>
      </w:r>
      <w:r w:rsidR="006F239B">
        <w:rPr>
          <w:lang w:val="en-GB"/>
        </w:rPr>
        <w:t xml:space="preserve">closed-loop identification </w:t>
      </w:r>
      <w:r w:rsidR="006F239B" w:rsidRPr="00B92DFC">
        <w:rPr>
          <w:lang w:val="en-GB"/>
        </w:rPr>
        <w:t>metho</w:t>
      </w:r>
      <w:r w:rsidR="006F239B">
        <w:rPr>
          <w:lang w:val="en-GB"/>
        </w:rPr>
        <w:t>d</w:t>
      </w:r>
      <w:r w:rsidR="00821255">
        <w:rPr>
          <w:lang w:val="en-GB"/>
        </w:rPr>
        <w:t xml:space="preserve"> for obtaining the system</w:t>
      </w:r>
      <w:r w:rsidR="002111AC">
        <w:rPr>
          <w:lang w:val="en-GB"/>
        </w:rPr>
        <w:t>’s</w:t>
      </w:r>
      <w:r w:rsidR="00821255">
        <w:rPr>
          <w:lang w:val="en-GB"/>
        </w:rPr>
        <w:t xml:space="preserve"> dynamic model</w:t>
      </w:r>
      <w:r w:rsidR="00DD7591">
        <w:rPr>
          <w:lang w:val="en-GB"/>
        </w:rPr>
        <w:t xml:space="preserve">. The </w:t>
      </w:r>
      <w:r w:rsidR="007663F4">
        <w:rPr>
          <w:lang w:val="en-GB"/>
        </w:rPr>
        <w:t xml:space="preserve">performance </w:t>
      </w:r>
      <w:r w:rsidR="007663F4" w:rsidRPr="00B92DFC">
        <w:rPr>
          <w:lang w:val="en-GB"/>
        </w:rPr>
        <w:t xml:space="preserve">validation of </w:t>
      </w:r>
      <w:r w:rsidR="007663F4">
        <w:rPr>
          <w:lang w:val="en-GB"/>
        </w:rPr>
        <w:t xml:space="preserve">both controllers </w:t>
      </w:r>
      <w:r w:rsidR="007663F4" w:rsidRPr="00B92DFC">
        <w:rPr>
          <w:lang w:val="en-GB"/>
        </w:rPr>
        <w:t xml:space="preserve">is </w:t>
      </w:r>
      <w:r w:rsidR="007663F4">
        <w:rPr>
          <w:lang w:val="en-GB"/>
        </w:rPr>
        <w:t xml:space="preserve">demonstrated </w:t>
      </w:r>
      <w:r w:rsidR="007279E5">
        <w:rPr>
          <w:lang w:val="en-GB"/>
        </w:rPr>
        <w:t>on</w:t>
      </w:r>
      <w:r w:rsidR="007279E5" w:rsidRPr="00B92DFC">
        <w:rPr>
          <w:lang w:val="en-GB"/>
        </w:rPr>
        <w:t xml:space="preserve"> a small-scale shaking table </w:t>
      </w:r>
      <w:r w:rsidR="007279E5">
        <w:rPr>
          <w:lang w:val="en-GB"/>
        </w:rPr>
        <w:t xml:space="preserve">for eight different </w:t>
      </w:r>
      <w:r w:rsidR="007279E5" w:rsidRPr="00080FCD">
        <w:rPr>
          <w:lang w:val="en-GB"/>
        </w:rPr>
        <w:t>re</w:t>
      </w:r>
      <w:r w:rsidR="007279E5">
        <w:rPr>
          <w:lang w:val="en-GB"/>
        </w:rPr>
        <w:t xml:space="preserve">al benchmark </w:t>
      </w:r>
      <w:r w:rsidR="007279E5" w:rsidRPr="00080FCD">
        <w:rPr>
          <w:lang w:val="en-GB"/>
        </w:rPr>
        <w:t>earthquake ground-motion time histories</w:t>
      </w:r>
      <w:r w:rsidR="00746728">
        <w:rPr>
          <w:lang w:val="en-GB"/>
        </w:rPr>
        <w:t xml:space="preserve"> and compared </w:t>
      </w:r>
      <w:r w:rsidR="007663F4">
        <w:rPr>
          <w:lang w:val="en-GB"/>
        </w:rPr>
        <w:t>with the</w:t>
      </w:r>
      <w:r w:rsidR="00115DAD">
        <w:rPr>
          <w:lang w:val="en-GB"/>
        </w:rPr>
        <w:t xml:space="preserve"> standard</w:t>
      </w:r>
      <w:r w:rsidR="007663F4">
        <w:rPr>
          <w:lang w:val="en-GB"/>
        </w:rPr>
        <w:t xml:space="preserve"> Online Iteration (</w:t>
      </w:r>
      <w:r w:rsidR="007663F4" w:rsidRPr="00B92DFC">
        <w:rPr>
          <w:lang w:val="en-GB"/>
        </w:rPr>
        <w:t>OLI</w:t>
      </w:r>
      <w:r w:rsidR="007663F4">
        <w:rPr>
          <w:lang w:val="en-GB"/>
        </w:rPr>
        <w:t xml:space="preserve">) method that is </w:t>
      </w:r>
      <w:r w:rsidR="007663F4" w:rsidRPr="00B92DFC">
        <w:rPr>
          <w:lang w:val="en-GB"/>
        </w:rPr>
        <w:t xml:space="preserve">currently </w:t>
      </w:r>
      <w:r w:rsidR="00115DAD">
        <w:rPr>
          <w:lang w:val="en-GB"/>
        </w:rPr>
        <w:t>in use</w:t>
      </w:r>
      <w:r w:rsidR="007663F4" w:rsidRPr="00B92DFC">
        <w:rPr>
          <w:lang w:val="en-GB"/>
        </w:rPr>
        <w:t xml:space="preserve"> at</w:t>
      </w:r>
      <w:r w:rsidR="005D01CC">
        <w:rPr>
          <w:lang w:val="en-GB"/>
        </w:rPr>
        <w:t xml:space="preserve"> the</w:t>
      </w:r>
      <w:r w:rsidR="007663F4" w:rsidRPr="00B92DFC">
        <w:rPr>
          <w:lang w:val="en-GB"/>
        </w:rPr>
        <w:t xml:space="preserve"> </w:t>
      </w:r>
      <w:r w:rsidR="005D01CC" w:rsidRPr="00B92DFC">
        <w:t xml:space="preserve">Laboratório Nacional de Engenharia Civil </w:t>
      </w:r>
      <w:r w:rsidR="005D01CC">
        <w:t>(</w:t>
      </w:r>
      <w:r w:rsidR="007663F4" w:rsidRPr="00B92DFC">
        <w:rPr>
          <w:lang w:val="en-GB"/>
        </w:rPr>
        <w:t>LNEC</w:t>
      </w:r>
      <w:r w:rsidR="005D01CC">
        <w:rPr>
          <w:lang w:val="en-GB"/>
        </w:rPr>
        <w:t>)</w:t>
      </w:r>
      <w:r w:rsidR="007663F4">
        <w:rPr>
          <w:lang w:val="en-GB"/>
        </w:rPr>
        <w:t xml:space="preserve">. </w:t>
      </w:r>
      <w:r w:rsidR="002111AC">
        <w:rPr>
          <w:lang w:val="en-GB"/>
        </w:rPr>
        <w:t xml:space="preserve">Both PID-F and LQI controllers are shown to outperform the OLI method. </w:t>
      </w:r>
      <w:r w:rsidR="005537CC">
        <w:rPr>
          <w:lang w:val="en-GB"/>
        </w:rPr>
        <w:t>However</w:t>
      </w:r>
      <w:r w:rsidR="002111AC">
        <w:rPr>
          <w:lang w:val="en-GB"/>
        </w:rPr>
        <w:t xml:space="preserve">, </w:t>
      </w:r>
      <w:r w:rsidR="00746728">
        <w:rPr>
          <w:lang w:val="en-GB"/>
        </w:rPr>
        <w:t>the LQI controller</w:t>
      </w:r>
      <w:r w:rsidR="003E6F85">
        <w:rPr>
          <w:lang w:val="en-GB"/>
        </w:rPr>
        <w:t xml:space="preserve"> </w:t>
      </w:r>
      <w:r w:rsidR="0075758E" w:rsidRPr="00B92DFC">
        <w:rPr>
          <w:lang w:val="en-GB"/>
        </w:rPr>
        <w:t xml:space="preserve">synthesized </w:t>
      </w:r>
      <w:r w:rsidR="00746728">
        <w:rPr>
          <w:lang w:val="en-GB"/>
        </w:rPr>
        <w:t>through the</w:t>
      </w:r>
      <w:r w:rsidR="0075758E" w:rsidRPr="00B92DFC">
        <w:rPr>
          <w:lang w:val="en-GB"/>
        </w:rPr>
        <w:t xml:space="preserve"> minimiz</w:t>
      </w:r>
      <w:r w:rsidR="00746728">
        <w:rPr>
          <w:lang w:val="en-GB"/>
        </w:rPr>
        <w:t>ation of</w:t>
      </w:r>
      <w:r w:rsidR="0075758E" w:rsidRPr="00B92DFC">
        <w:rPr>
          <w:lang w:val="en-GB"/>
        </w:rPr>
        <w:t xml:space="preserve"> the squared error between the target and </w:t>
      </w:r>
      <w:r w:rsidR="00B32A80">
        <w:rPr>
          <w:lang w:val="en-GB"/>
        </w:rPr>
        <w:t xml:space="preserve">the </w:t>
      </w:r>
      <w:r w:rsidR="0075758E" w:rsidRPr="00B92DFC">
        <w:rPr>
          <w:lang w:val="en-GB"/>
        </w:rPr>
        <w:t>output response spectra</w:t>
      </w:r>
      <w:r w:rsidR="00B32A80">
        <w:rPr>
          <w:lang w:val="en-GB"/>
        </w:rPr>
        <w:t xml:space="preserve"> of the earthquake reference signal</w:t>
      </w:r>
      <w:r w:rsidR="00D8731F">
        <w:rPr>
          <w:lang w:val="en-GB"/>
        </w:rPr>
        <w:t xml:space="preserve"> is shown to</w:t>
      </w:r>
      <w:r w:rsidR="00746728">
        <w:rPr>
          <w:lang w:val="en-GB"/>
        </w:rPr>
        <w:t xml:space="preserve"> </w:t>
      </w:r>
      <w:r w:rsidR="00D8731F">
        <w:rPr>
          <w:lang w:val="en-GB"/>
        </w:rPr>
        <w:t>achieve</w:t>
      </w:r>
      <w:r w:rsidR="00746728">
        <w:rPr>
          <w:lang w:val="en-GB"/>
        </w:rPr>
        <w:t xml:space="preserve"> </w:t>
      </w:r>
      <w:r w:rsidR="00476957">
        <w:rPr>
          <w:lang w:val="en-GB"/>
        </w:rPr>
        <w:t>the best performance</w:t>
      </w:r>
      <w:r w:rsidR="002111AC">
        <w:rPr>
          <w:lang w:val="en-GB"/>
        </w:rPr>
        <w:t>.</w:t>
      </w:r>
      <w:r w:rsidR="0075758E" w:rsidRPr="00B92DFC">
        <w:rPr>
          <w:lang w:val="en-GB"/>
        </w:rPr>
        <w:t xml:space="preserve"> These </w:t>
      </w:r>
      <w:r w:rsidR="003E6F85">
        <w:rPr>
          <w:lang w:val="en-GB"/>
        </w:rPr>
        <w:t>results</w:t>
      </w:r>
      <w:r w:rsidR="0075758E" w:rsidRPr="00B92DFC">
        <w:rPr>
          <w:lang w:val="en-GB"/>
        </w:rPr>
        <w:t xml:space="preserve"> validate the effectiveness of </w:t>
      </w:r>
      <w:r w:rsidR="00091D95">
        <w:rPr>
          <w:lang w:val="en-GB"/>
        </w:rPr>
        <w:t>using</w:t>
      </w:r>
      <w:r w:rsidR="00476957">
        <w:rPr>
          <w:lang w:val="en-GB"/>
        </w:rPr>
        <w:t xml:space="preserve"> </w:t>
      </w:r>
      <w:r w:rsidR="003766CB">
        <w:rPr>
          <w:lang w:val="en-GB"/>
        </w:rPr>
        <w:t>LQI controller</w:t>
      </w:r>
      <w:r w:rsidR="009A362C">
        <w:rPr>
          <w:lang w:val="en-GB"/>
        </w:rPr>
        <w:t>s</w:t>
      </w:r>
      <w:r w:rsidR="003766CB">
        <w:rPr>
          <w:lang w:val="en-GB"/>
        </w:rPr>
        <w:t xml:space="preserve"> </w:t>
      </w:r>
      <w:r w:rsidR="00091D95">
        <w:rPr>
          <w:lang w:val="en-GB"/>
        </w:rPr>
        <w:t xml:space="preserve">in </w:t>
      </w:r>
      <w:r w:rsidR="00DA3C80">
        <w:rPr>
          <w:lang w:val="en-GB"/>
        </w:rPr>
        <w:t xml:space="preserve">reproducing simulated earthquakes </w:t>
      </w:r>
      <w:r w:rsidR="00091D95">
        <w:rPr>
          <w:lang w:val="en-GB"/>
        </w:rPr>
        <w:t>at a laboratory scale.</w:t>
      </w:r>
    </w:p>
    <w:p w14:paraId="58B10678" w14:textId="28E9C173" w:rsidR="009303D9" w:rsidRPr="00B92DFC" w:rsidRDefault="004D72B5" w:rsidP="00972203">
      <w:pPr>
        <w:pStyle w:val="Keywords"/>
        <w:rPr>
          <w:lang w:val="en-GB"/>
        </w:rPr>
      </w:pPr>
      <w:r w:rsidRPr="00B92DFC">
        <w:rPr>
          <w:lang w:val="en-GB"/>
        </w:rPr>
        <w:t>Keywords—</w:t>
      </w:r>
      <w:r w:rsidR="00AE235A" w:rsidRPr="00B92DFC">
        <w:rPr>
          <w:lang w:val="en-GB"/>
        </w:rPr>
        <w:t xml:space="preserve"> Earthquake Engineering, Control Systems, Closed-loop Identification, </w:t>
      </w:r>
    </w:p>
    <w:p w14:paraId="1A521F3C" w14:textId="521352FB" w:rsidR="009303D9" w:rsidRPr="00B92DFC" w:rsidRDefault="009303D9" w:rsidP="006B6B66">
      <w:pPr>
        <w:pStyle w:val="Ttulo1"/>
        <w:rPr>
          <w:noProof w:val="0"/>
        </w:rPr>
      </w:pPr>
      <w:r w:rsidRPr="00B92DFC">
        <w:rPr>
          <w:noProof w:val="0"/>
        </w:rPr>
        <w:t>Introduction</w:t>
      </w:r>
    </w:p>
    <w:p w14:paraId="1596E428" w14:textId="2EAB546E" w:rsidR="002253E4" w:rsidRPr="00B92DFC" w:rsidRDefault="0069533A" w:rsidP="004C7A11">
      <w:pPr>
        <w:pStyle w:val="Corpodetexto"/>
      </w:pPr>
      <w:r w:rsidRPr="00B92DFC">
        <w:t>Earthquakes are among the most catastrophic natural events, frequently causing severe loss of life, extensive property damage, and significant socio‑economic disruption. One of the most effective ways to reduce seismic risk is by decreasing the structural vulnerability of the built environment, which can be assessed through experimental techniques such as shaking‑table testing.</w:t>
      </w:r>
      <w:r w:rsidR="00B723F6" w:rsidRPr="00B92DFC">
        <w:t xml:space="preserve"> </w:t>
      </w:r>
    </w:p>
    <w:p w14:paraId="01F1CD64" w14:textId="66951E9A" w:rsidR="000154A1" w:rsidRPr="00B92DFC" w:rsidRDefault="006C101E" w:rsidP="000154A1">
      <w:pPr>
        <w:pStyle w:val="Corpodetexto"/>
      </w:pPr>
      <w:r w:rsidRPr="00B92DFC">
        <w:t>Shaking‑table tests consist of mounting a physical model on a stiff platform that is driven so as to reproduce the desired ground‑motion time history (reference signal). This experimental technique was introduced in the 1940s and became widespread during the 1960s. Early systems relied on mechanical profiled cams to generate the excitation, but servo‑hydraulic systems soon became the standard solution</w:t>
      </w:r>
      <w:r w:rsidR="00F85B89" w:rsidRPr="00B92DFC">
        <w:t xml:space="preserve"> </w:t>
      </w:r>
      <w:r w:rsidR="007E45B8" w:rsidRPr="00B92DFC">
        <w:t>(</w:t>
      </w:r>
      <w:r w:rsidR="008E2E98" w:rsidRPr="00B92DFC">
        <w:fldChar w:fldCharType="begin"/>
      </w:r>
      <w:r w:rsidR="008E2E98" w:rsidRPr="00B92DFC">
        <w:instrText xml:space="preserve"> REF _Ref228379249 \n \h </w:instrText>
      </w:r>
      <w:r w:rsidR="008E2E98" w:rsidRPr="00B92DFC">
        <w:fldChar w:fldCharType="separate"/>
      </w:r>
      <w:r w:rsidR="008E2E98" w:rsidRPr="00B92DFC">
        <w:t>[1]</w:t>
      </w:r>
      <w:r w:rsidR="008E2E98" w:rsidRPr="00B92DFC">
        <w:fldChar w:fldCharType="end"/>
      </w:r>
      <w:r w:rsidR="008E2E98" w:rsidRPr="00B92DFC">
        <w:t>,</w:t>
      </w:r>
      <w:r w:rsidR="008E2E98" w:rsidRPr="00B92DFC">
        <w:fldChar w:fldCharType="begin"/>
      </w:r>
      <w:r w:rsidR="008E2E98" w:rsidRPr="00B92DFC">
        <w:instrText xml:space="preserve"> REF _Ref228379251 \n \h </w:instrText>
      </w:r>
      <w:r w:rsidR="008E2E98" w:rsidRPr="00B92DFC">
        <w:fldChar w:fldCharType="separate"/>
      </w:r>
      <w:r w:rsidR="008E2E98" w:rsidRPr="00B92DFC">
        <w:t>[2]</w:t>
      </w:r>
      <w:r w:rsidR="008E2E98" w:rsidRPr="00B92DFC">
        <w:fldChar w:fldCharType="end"/>
      </w:r>
      <w:r w:rsidR="00A5584D" w:rsidRPr="00B92DFC">
        <w:t>,</w:t>
      </w:r>
      <w:r w:rsidR="00A5584D" w:rsidRPr="00B92DFC">
        <w:fldChar w:fldCharType="begin"/>
      </w:r>
      <w:r w:rsidR="00A5584D" w:rsidRPr="00B92DFC">
        <w:instrText xml:space="preserve"> REF _Ref228381111 \n \h </w:instrText>
      </w:r>
      <w:r w:rsidR="00A5584D" w:rsidRPr="00B92DFC">
        <w:fldChar w:fldCharType="separate"/>
      </w:r>
      <w:r w:rsidR="00A5584D" w:rsidRPr="00B92DFC">
        <w:t>[3]</w:t>
      </w:r>
      <w:r w:rsidR="00A5584D" w:rsidRPr="00B92DFC">
        <w:fldChar w:fldCharType="end"/>
      </w:r>
      <w:r w:rsidR="008E2E98" w:rsidRPr="00B92DFC">
        <w:t>)</w:t>
      </w:r>
      <w:r w:rsidR="00762162" w:rsidRPr="00B92DFC">
        <w:t>.</w:t>
      </w:r>
      <w:r w:rsidR="000565A0" w:rsidRPr="00B92DFC">
        <w:t xml:space="preserve"> </w:t>
      </w:r>
      <w:r w:rsidR="00345CB4" w:rsidRPr="00B92DFC">
        <w:t xml:space="preserve">At </w:t>
      </w:r>
      <w:r w:rsidR="002B4C2E" w:rsidRPr="00B92DFC">
        <w:t>the Laboratório Nacional de Engenharia Civil (</w:t>
      </w:r>
      <w:r w:rsidR="00345CB4" w:rsidRPr="00B92DFC">
        <w:t>LNEC</w:t>
      </w:r>
      <w:r w:rsidR="002B4C2E" w:rsidRPr="00B92DFC">
        <w:t>)</w:t>
      </w:r>
      <w:r w:rsidR="00345CB4" w:rsidRPr="00B92DFC">
        <w:t xml:space="preserve"> a Goodmans model VG-108 electrodynamic shaker attached to a movable table</w:t>
      </w:r>
      <w:r w:rsidR="00E67402" w:rsidRPr="00B92DFC">
        <w:t xml:space="preserve"> was installed in the 60s</w:t>
      </w:r>
      <w:r w:rsidR="002B4C2E" w:rsidRPr="00B92DFC">
        <w:t xml:space="preserve"> </w:t>
      </w:r>
      <w:r w:rsidR="00CC31D7" w:rsidRPr="00B92DFC">
        <w:t xml:space="preserve">to perform </w:t>
      </w:r>
      <w:r w:rsidR="00FB5BEC" w:rsidRPr="00B92DFC">
        <w:t>seismic tests</w:t>
      </w:r>
      <w:r w:rsidR="00A80E4A" w:rsidRPr="00B92DFC">
        <w:t xml:space="preserve"> </w:t>
      </w:r>
      <w:r w:rsidR="00A80E4A" w:rsidRPr="00B92DFC">
        <w:fldChar w:fldCharType="begin"/>
      </w:r>
      <w:r w:rsidR="00A80E4A" w:rsidRPr="00B92DFC">
        <w:instrText xml:space="preserve"> REF _Ref228380040 \n \h </w:instrText>
      </w:r>
      <w:r w:rsidR="00A80E4A" w:rsidRPr="00B92DFC">
        <w:fldChar w:fldCharType="separate"/>
      </w:r>
      <w:r w:rsidR="00A5584D" w:rsidRPr="00B92DFC">
        <w:t>[4]</w:t>
      </w:r>
      <w:r w:rsidR="00A80E4A" w:rsidRPr="00B92DFC">
        <w:fldChar w:fldCharType="end"/>
      </w:r>
      <w:r w:rsidR="00FB5BEC" w:rsidRPr="00B92DFC">
        <w:t xml:space="preserve">. </w:t>
      </w:r>
      <w:r w:rsidR="00D8095C">
        <w:t>A</w:t>
      </w:r>
      <w:r w:rsidR="00D36C49" w:rsidRPr="00B92DFC">
        <w:t xml:space="preserve"> uniaxial shaking table (ST1D) was developed and installed, consisting of a 3 m × 2 m horizontal steel platform and a vertical platform body driven by a hydraulic actuator supplied by a dedicated oil‑hydraulic circuit</w:t>
      </w:r>
      <w:r w:rsidR="006F23DA" w:rsidRPr="00B92DFC">
        <w:t xml:space="preserve"> (</w:t>
      </w:r>
      <w:r w:rsidR="006F23DA" w:rsidRPr="00B92DFC">
        <w:fldChar w:fldCharType="begin"/>
      </w:r>
      <w:r w:rsidR="006F23DA" w:rsidRPr="00B92DFC">
        <w:instrText xml:space="preserve"> REF _Ref228380530 \n \h </w:instrText>
      </w:r>
      <w:r w:rsidR="006F23DA" w:rsidRPr="00B92DFC">
        <w:fldChar w:fldCharType="separate"/>
      </w:r>
      <w:r w:rsidR="00A5584D" w:rsidRPr="00B92DFC">
        <w:t>[5]</w:t>
      </w:r>
      <w:r w:rsidR="006F23DA" w:rsidRPr="00B92DFC">
        <w:fldChar w:fldCharType="end"/>
      </w:r>
      <w:r w:rsidR="006F23DA" w:rsidRPr="00B92DFC">
        <w:t xml:space="preserve">, </w:t>
      </w:r>
      <w:r w:rsidR="006F23DA" w:rsidRPr="00B92DFC">
        <w:fldChar w:fldCharType="begin"/>
      </w:r>
      <w:r w:rsidR="006F23DA" w:rsidRPr="00B92DFC">
        <w:instrText xml:space="preserve"> REF _Ref228380531 \n \h </w:instrText>
      </w:r>
      <w:r w:rsidR="006F23DA" w:rsidRPr="00B92DFC">
        <w:fldChar w:fldCharType="separate"/>
      </w:r>
      <w:r w:rsidR="00A5584D" w:rsidRPr="00B92DFC">
        <w:t>[6]</w:t>
      </w:r>
      <w:r w:rsidR="006F23DA" w:rsidRPr="00B92DFC">
        <w:fldChar w:fldCharType="end"/>
      </w:r>
      <w:r w:rsidR="006F23DA" w:rsidRPr="00B92DFC">
        <w:t>)</w:t>
      </w:r>
      <w:r w:rsidR="00003042" w:rsidRPr="00B92DFC">
        <w:t xml:space="preserve">. </w:t>
      </w:r>
      <w:r w:rsidR="00BD4AC9" w:rsidRPr="00B92DFC">
        <w:t xml:space="preserve">During this period, adaptive control strategies were developed, implemented, and validated both on </w:t>
      </w:r>
      <w:r w:rsidR="003022BB" w:rsidRPr="00B92DFC">
        <w:t>a small</w:t>
      </w:r>
      <w:r w:rsidR="00663B19">
        <w:t xml:space="preserve"> </w:t>
      </w:r>
      <w:r w:rsidR="00BD4AC9" w:rsidRPr="00B92DFC">
        <w:t>scale shaking table and on the ST1D,</w:t>
      </w:r>
      <w:r w:rsidR="00A16F41" w:rsidRPr="00B92DFC">
        <w:t xml:space="preserve"> </w:t>
      </w:r>
      <w:r w:rsidR="008F12B0" w:rsidRPr="00B92DFC">
        <w:t>for tracking</w:t>
      </w:r>
      <w:r w:rsidR="00A16F41" w:rsidRPr="00B92DFC">
        <w:t xml:space="preserve"> </w:t>
      </w:r>
      <w:r w:rsidR="008F12B0" w:rsidRPr="00B92DFC">
        <w:t>reference earthquake</w:t>
      </w:r>
      <w:r w:rsidR="00A16F41" w:rsidRPr="00B92DFC">
        <w:t xml:space="preserve"> </w:t>
      </w:r>
      <w:r w:rsidR="0062764D" w:rsidRPr="00B92DFC">
        <w:t>spectrum (frequency domain)</w:t>
      </w:r>
      <w:r w:rsidR="007E0757" w:rsidRPr="00B92DFC">
        <w:t>,</w:t>
      </w:r>
      <w:r w:rsidR="007C2083" w:rsidRPr="00B92DFC">
        <w:t xml:space="preserve"> iteratively (</w:t>
      </w:r>
      <w:r w:rsidR="007C2083" w:rsidRPr="00B92DFC">
        <w:fldChar w:fldCharType="begin"/>
      </w:r>
      <w:r w:rsidR="007C2083" w:rsidRPr="00B92DFC">
        <w:instrText xml:space="preserve"> REF _Ref228403345 \r \h </w:instrText>
      </w:r>
      <w:r w:rsidR="007C2083" w:rsidRPr="00B92DFC">
        <w:fldChar w:fldCharType="separate"/>
      </w:r>
      <w:r w:rsidR="007C2083" w:rsidRPr="00B92DFC">
        <w:t>[</w:t>
      </w:r>
      <w:r w:rsidR="00E22DCA">
        <w:t>7</w:t>
      </w:r>
      <w:r w:rsidR="007C2083" w:rsidRPr="00B92DFC">
        <w:t>]</w:t>
      </w:r>
      <w:r w:rsidR="007C2083" w:rsidRPr="00B92DFC">
        <w:fldChar w:fldCharType="end"/>
      </w:r>
      <w:r w:rsidR="007C2083" w:rsidRPr="00B92DFC">
        <w:t>,</w:t>
      </w:r>
      <w:r w:rsidR="007C2083" w:rsidRPr="00B92DFC">
        <w:fldChar w:fldCharType="begin"/>
      </w:r>
      <w:r w:rsidR="007C2083" w:rsidRPr="00B92DFC">
        <w:instrText xml:space="preserve"> REF _Ref228403347 \r \h </w:instrText>
      </w:r>
      <w:r w:rsidR="007C2083" w:rsidRPr="00B92DFC">
        <w:fldChar w:fldCharType="separate"/>
      </w:r>
      <w:r w:rsidR="007C2083" w:rsidRPr="00B92DFC">
        <w:t>[</w:t>
      </w:r>
      <w:r w:rsidR="00E22DCA">
        <w:t>8</w:t>
      </w:r>
      <w:r w:rsidR="007C2083" w:rsidRPr="00B92DFC">
        <w:t>]</w:t>
      </w:r>
      <w:r w:rsidR="007C2083" w:rsidRPr="00B92DFC">
        <w:fldChar w:fldCharType="end"/>
      </w:r>
      <w:r w:rsidR="007C2083" w:rsidRPr="00B92DFC">
        <w:t>).</w:t>
      </w:r>
      <w:r w:rsidR="005112CB" w:rsidRPr="00B92DFC">
        <w:t xml:space="preserve"> </w:t>
      </w:r>
      <w:r w:rsidR="00BB346B" w:rsidRPr="00B92DFC">
        <w:t xml:space="preserve">Increasingly demanding requirements for reproducing seismic excitation along all three directions motivated the development of the triaxial shaking table </w:t>
      </w:r>
      <w:r w:rsidR="00856C4F">
        <w:t>(</w:t>
      </w:r>
      <w:r w:rsidR="00BB346B" w:rsidRPr="00B92DFC">
        <w:t>ST3D</w:t>
      </w:r>
      <w:r w:rsidR="00856C4F">
        <w:t>)</w:t>
      </w:r>
      <w:r w:rsidR="00BB346B" w:rsidRPr="00B92DFC">
        <w:t xml:space="preserve">, which has been installed and operational at LNEC since the mid‑1990s </w:t>
      </w:r>
      <w:r w:rsidR="00B163D5" w:rsidRPr="00B92DFC">
        <w:fldChar w:fldCharType="begin"/>
      </w:r>
      <w:r w:rsidR="00B163D5" w:rsidRPr="00B92DFC">
        <w:instrText xml:space="preserve"> REF _Ref228380040 \n \h </w:instrText>
      </w:r>
      <w:r w:rsidR="00B163D5" w:rsidRPr="00B92DFC">
        <w:fldChar w:fldCharType="separate"/>
      </w:r>
      <w:r w:rsidR="00A5584D" w:rsidRPr="00B92DFC">
        <w:t>[4]</w:t>
      </w:r>
      <w:r w:rsidR="00B163D5" w:rsidRPr="00B92DFC">
        <w:fldChar w:fldCharType="end"/>
      </w:r>
      <w:r w:rsidR="00B163D5" w:rsidRPr="00B92DFC">
        <w:t>.</w:t>
      </w:r>
      <w:r w:rsidR="00356DD8" w:rsidRPr="00B92DFC">
        <w:t xml:space="preserve"> </w:t>
      </w:r>
      <w:r w:rsidR="00B17FD8" w:rsidRPr="00B92DFC">
        <w:t>The reproduction of earthquake</w:t>
      </w:r>
      <w:r w:rsidR="009C48FD" w:rsidRPr="00B92DFC">
        <w:t>s</w:t>
      </w:r>
      <w:r w:rsidR="00B17FD8" w:rsidRPr="00B92DFC">
        <w:t xml:space="preserve"> on a shaking table </w:t>
      </w:r>
      <w:r w:rsidR="00B31FAF" w:rsidRPr="00B92DFC">
        <w:t>depend</w:t>
      </w:r>
      <w:r w:rsidR="004732CE" w:rsidRPr="00B92DFC">
        <w:t>s strongly on</w:t>
      </w:r>
      <w:r w:rsidR="008C7339" w:rsidRPr="00B92DFC">
        <w:t>: i)</w:t>
      </w:r>
      <w:r w:rsidR="00B31FAF" w:rsidRPr="00B92DFC">
        <w:t xml:space="preserve"> </w:t>
      </w:r>
      <w:r w:rsidR="00A76C87" w:rsidRPr="00B92DFC">
        <w:t xml:space="preserve">the </w:t>
      </w:r>
      <w:r w:rsidR="00F50739" w:rsidRPr="00B92DFC">
        <w:t>hardware (mechanical</w:t>
      </w:r>
      <w:r w:rsidR="00481323" w:rsidRPr="00B92DFC">
        <w:t xml:space="preserve"> and electrical</w:t>
      </w:r>
      <w:r w:rsidR="00F50739" w:rsidRPr="00B92DFC">
        <w:t xml:space="preserve"> </w:t>
      </w:r>
      <w:r w:rsidR="00EB1A80" w:rsidRPr="00B92DFC">
        <w:t>system)</w:t>
      </w:r>
      <w:r w:rsidR="000E7973" w:rsidRPr="00B92DFC">
        <w:t xml:space="preserve">, which usually </w:t>
      </w:r>
      <w:r w:rsidR="00D66B93" w:rsidRPr="00B92DFC">
        <w:t xml:space="preserve">has limitations and therefore </w:t>
      </w:r>
      <w:r w:rsidR="00E979B3" w:rsidRPr="00B92DFC">
        <w:t xml:space="preserve">can </w:t>
      </w:r>
      <w:r w:rsidR="00481323" w:rsidRPr="00B92DFC">
        <w:t>distort</w:t>
      </w:r>
      <w:r w:rsidR="00E979B3" w:rsidRPr="00B92DFC">
        <w:t xml:space="preserve"> the reference signal</w:t>
      </w:r>
      <w:r w:rsidR="00EB1A80" w:rsidRPr="00B92DFC">
        <w:t xml:space="preserve"> </w:t>
      </w:r>
      <w:r w:rsidR="005D4CD0" w:rsidRPr="00B92DFC">
        <w:t>and</w:t>
      </w:r>
      <w:r w:rsidR="008C7339" w:rsidRPr="00B92DFC">
        <w:t>; ii)</w:t>
      </w:r>
      <w:r w:rsidR="005D4CD0" w:rsidRPr="00B92DFC">
        <w:t xml:space="preserve"> </w:t>
      </w:r>
      <w:r w:rsidR="000F4232" w:rsidRPr="00B92DFC">
        <w:t>the control system, whose performance is highly sensitive to the adopted control strategy and tuning</w:t>
      </w:r>
      <w:r w:rsidR="00244127" w:rsidRPr="00B92DFC">
        <w:t>.</w:t>
      </w:r>
      <w:r w:rsidR="005B1552" w:rsidRPr="00B92DFC">
        <w:t xml:space="preserve"> The </w:t>
      </w:r>
      <w:r w:rsidR="000154A1" w:rsidRPr="00B92DFC">
        <w:t>hydraulic and control system supplier, MTS Systems Corporation (MTS)</w:t>
      </w:r>
      <w:r w:rsidR="00776F1B">
        <w:t>,</w:t>
      </w:r>
      <w:r w:rsidR="00804003" w:rsidRPr="00B92DFC">
        <w:t xml:space="preserve"> </w:t>
      </w:r>
      <w:r w:rsidR="00C85642" w:rsidRPr="00B92DFC">
        <w:t>provided</w:t>
      </w:r>
      <w:r w:rsidR="00804003" w:rsidRPr="00B92DFC">
        <w:t xml:space="preserve"> several </w:t>
      </w:r>
      <w:r w:rsidR="00C82726" w:rsidRPr="00B92DFC">
        <w:t>control strategies</w:t>
      </w:r>
      <w:r w:rsidR="000154A1" w:rsidRPr="00B92DFC">
        <w:t>: i) Three-Variable Control (TVC), also known in control theory literature as state variable control</w:t>
      </w:r>
      <w:r w:rsidR="000D7E25" w:rsidRPr="00B92DFC">
        <w:t xml:space="preserve"> </w:t>
      </w:r>
      <w:r w:rsidR="000D7E25" w:rsidRPr="00B92DFC">
        <w:fldChar w:fldCharType="begin"/>
      </w:r>
      <w:r w:rsidR="000D7E25" w:rsidRPr="00B92DFC">
        <w:instrText xml:space="preserve"> REF _Ref228403730 \r \h </w:instrText>
      </w:r>
      <w:r w:rsidR="000D7E25" w:rsidRPr="00B92DFC">
        <w:fldChar w:fldCharType="separate"/>
      </w:r>
      <w:r w:rsidR="000D7E25" w:rsidRPr="00B92DFC">
        <w:t>[9]</w:t>
      </w:r>
      <w:r w:rsidR="000D7E25" w:rsidRPr="00B92DFC">
        <w:fldChar w:fldCharType="end"/>
      </w:r>
      <w:r w:rsidR="00C843CA" w:rsidRPr="00B92DFC">
        <w:t xml:space="preserve">, which combines the </w:t>
      </w:r>
      <w:r w:rsidR="003261A4" w:rsidRPr="00B92DFC">
        <w:t>displacement</w:t>
      </w:r>
      <w:r w:rsidR="005C10F1" w:rsidRPr="00B92DFC">
        <w:t>, velocity and acceleration</w:t>
      </w:r>
      <w:r w:rsidR="003261A4" w:rsidRPr="00B92DFC">
        <w:t xml:space="preserve"> </w:t>
      </w:r>
      <w:r w:rsidR="00C843CA" w:rsidRPr="00B92DFC">
        <w:t>feedback</w:t>
      </w:r>
      <w:r w:rsidR="0014398D" w:rsidRPr="00B92DFC">
        <w:t xml:space="preserve"> </w:t>
      </w:r>
      <w:r w:rsidR="00D04AD1" w:rsidRPr="00B92DFC">
        <w:fldChar w:fldCharType="begin"/>
      </w:r>
      <w:r w:rsidR="00D04AD1" w:rsidRPr="00B92DFC">
        <w:instrText xml:space="preserve"> REF _Ref228379249 \r \h </w:instrText>
      </w:r>
      <w:r w:rsidR="00D04AD1" w:rsidRPr="00B92DFC">
        <w:fldChar w:fldCharType="separate"/>
      </w:r>
      <w:r w:rsidR="00D04AD1" w:rsidRPr="00B92DFC">
        <w:t>[1]</w:t>
      </w:r>
      <w:r w:rsidR="00D04AD1" w:rsidRPr="00B92DFC">
        <w:fldChar w:fldCharType="end"/>
      </w:r>
      <w:r w:rsidR="000353CE" w:rsidRPr="00B92DFC">
        <w:t>;</w:t>
      </w:r>
      <w:r w:rsidR="000154A1" w:rsidRPr="00B92DFC">
        <w:t xml:space="preserve"> </w:t>
      </w:r>
      <w:r w:rsidR="000D7E25" w:rsidRPr="00B92DFC">
        <w:t xml:space="preserve">ii) </w:t>
      </w:r>
      <w:r w:rsidR="0090341F" w:rsidRPr="00B92DFC">
        <w:t>Adaptive Harmonic Cancellation</w:t>
      </w:r>
      <w:r w:rsidR="00DF582A" w:rsidRPr="00B92DFC">
        <w:t xml:space="preserve"> (AHC)</w:t>
      </w:r>
      <w:r w:rsidR="000154A1" w:rsidRPr="00B92DFC">
        <w:t>,</w:t>
      </w:r>
      <w:r w:rsidR="00DF582A" w:rsidRPr="00B92DFC">
        <w:t xml:space="preserve"> suitable for sinusoidal </w:t>
      </w:r>
      <w:r w:rsidR="00215A18" w:rsidRPr="00B92DFC">
        <w:t xml:space="preserve">signals (fixed frequency </w:t>
      </w:r>
      <w:r w:rsidR="009A6319" w:rsidRPr="00B92DFC">
        <w:t>or</w:t>
      </w:r>
      <w:r w:rsidR="00215A18" w:rsidRPr="00B92DFC">
        <w:t xml:space="preserve"> sweep); iii) </w:t>
      </w:r>
      <w:r w:rsidR="0057177E" w:rsidRPr="00B92DFC">
        <w:t>Adaptive Inverse Control (AIC)</w:t>
      </w:r>
      <w:r w:rsidR="0010208D" w:rsidRPr="00B92DFC">
        <w:t xml:space="preserve"> </w:t>
      </w:r>
      <w:r w:rsidR="0010208D" w:rsidRPr="00B92DFC">
        <w:fldChar w:fldCharType="begin"/>
      </w:r>
      <w:r w:rsidR="0010208D" w:rsidRPr="00B92DFC">
        <w:instrText xml:space="preserve"> REF _Ref228386698 \r \h </w:instrText>
      </w:r>
      <w:r w:rsidR="0010208D" w:rsidRPr="00B92DFC">
        <w:fldChar w:fldCharType="separate"/>
      </w:r>
      <w:r w:rsidR="0010208D" w:rsidRPr="00B92DFC">
        <w:t>[10]</w:t>
      </w:r>
      <w:r w:rsidR="0010208D" w:rsidRPr="00B92DFC">
        <w:fldChar w:fldCharType="end"/>
      </w:r>
      <w:r w:rsidR="009E3F47" w:rsidRPr="00B92DFC">
        <w:t xml:space="preserve">, suitable for non-sinusoidal signals on linear systems; iv) </w:t>
      </w:r>
      <w:r w:rsidR="00E24CFF" w:rsidRPr="00B92DFC">
        <w:t xml:space="preserve">Amplitude/Phase Control (APC), </w:t>
      </w:r>
      <w:r w:rsidR="008537FE" w:rsidRPr="00B92DFC">
        <w:t>suitable for sinusoidal signals (fixed frequency and sweep)</w:t>
      </w:r>
      <w:r w:rsidR="00B74AD8" w:rsidRPr="00B92DFC">
        <w:t xml:space="preserve"> and predominantly linear systems</w:t>
      </w:r>
      <w:r w:rsidR="00E6287A" w:rsidRPr="00B92DFC">
        <w:t xml:space="preserve">, </w:t>
      </w:r>
      <w:r w:rsidR="001E04B1" w:rsidRPr="00B92DFC">
        <w:t xml:space="preserve">and often used </w:t>
      </w:r>
      <w:r w:rsidR="00682FB9" w:rsidRPr="00B92DFC">
        <w:t xml:space="preserve">in conjunction with AHC </w:t>
      </w:r>
      <w:r w:rsidR="00BB563A" w:rsidRPr="00B92DFC">
        <w:t>to reduce distortions in nonlinear systems;</w:t>
      </w:r>
      <w:r w:rsidR="00773940" w:rsidRPr="00B92DFC">
        <w:t xml:space="preserve"> v) </w:t>
      </w:r>
      <w:r w:rsidR="00A54211" w:rsidRPr="00B92DFC">
        <w:t>Online Iteration (</w:t>
      </w:r>
      <w:r w:rsidR="000154A1" w:rsidRPr="00B92DFC">
        <w:t>OLI</w:t>
      </w:r>
      <w:r w:rsidR="00A54211" w:rsidRPr="00B92DFC">
        <w:t>)</w:t>
      </w:r>
      <w:r w:rsidR="001A2447" w:rsidRPr="00B92DFC">
        <w:t>,</w:t>
      </w:r>
      <w:r w:rsidR="000154A1" w:rsidRPr="00B92DFC">
        <w:t xml:space="preserve"> </w:t>
      </w:r>
      <w:r w:rsidR="001A2447" w:rsidRPr="00B92DFC">
        <w:t xml:space="preserve">suitable for </w:t>
      </w:r>
      <w:r w:rsidR="005678D0" w:rsidRPr="00B92DFC">
        <w:t>nonlinear systems and non-sinusoidal waveforms</w:t>
      </w:r>
      <w:r w:rsidR="00454015" w:rsidRPr="00B92DFC">
        <w:t xml:space="preserve">. </w:t>
      </w:r>
      <w:r w:rsidR="00CF398B" w:rsidRPr="00B92DFC">
        <w:t>This last strategy is the most appropriate for earthquake engineering applications, as structures may exhibit nonlinear behaviour or sustain damage during testing. OLI is currently the control method implemented at LNEC’s ST3D.</w:t>
      </w:r>
    </w:p>
    <w:p w14:paraId="5642837C" w14:textId="434493F6" w:rsidR="008C2CD3" w:rsidRPr="00B92DFC" w:rsidRDefault="00217610" w:rsidP="004A3358">
      <w:pPr>
        <w:pStyle w:val="Corpodetexto"/>
      </w:pPr>
      <w:r w:rsidRPr="00B92DFC">
        <w:t>S</w:t>
      </w:r>
      <w:r w:rsidR="00EC61D0" w:rsidRPr="00B92DFC">
        <w:t>haking‑table control strategies typically begin with the offline generation of a drive signal using the inverse model of the system and the desired reference motion. This drive signal is then applied to the system, which usually incorporates a linear controller</w:t>
      </w:r>
      <w:r w:rsidR="00D132C4" w:rsidRPr="00B92DFC">
        <w:t xml:space="preserve">, </w:t>
      </w:r>
      <w:r w:rsidR="00EC61D0" w:rsidRPr="00B92DFC">
        <w:t>most commonly a Proportional‑Integral‑Derivative (PID) controller</w:t>
      </w:r>
      <w:r w:rsidR="00D132C4" w:rsidRPr="00B92DFC">
        <w:t xml:space="preserve">, </w:t>
      </w:r>
      <w:r w:rsidR="00EC61D0" w:rsidRPr="00B92DFC">
        <w:t>using actuator feedback signals (displacement, velocity, or acceleration</w:t>
      </w:r>
      <w:r w:rsidR="001F7C7B">
        <w:t>)</w:t>
      </w:r>
      <w:r w:rsidR="00EC61D0" w:rsidRPr="00B92DFC">
        <w:t xml:space="preserve"> </w:t>
      </w:r>
      <w:r w:rsidR="001F7C7B">
        <w:t>(</w:t>
      </w:r>
      <w:r w:rsidR="00B2695A" w:rsidRPr="00B92DFC">
        <w:fldChar w:fldCharType="begin"/>
      </w:r>
      <w:r w:rsidR="00B2695A" w:rsidRPr="00B92DFC">
        <w:instrText xml:space="preserve"> REF _Ref228379249 \n \h </w:instrText>
      </w:r>
      <w:r w:rsidR="00B2695A" w:rsidRPr="00B92DFC">
        <w:fldChar w:fldCharType="separate"/>
      </w:r>
      <w:r w:rsidR="00B2695A" w:rsidRPr="00B92DFC">
        <w:t>[1</w:t>
      </w:r>
      <w:r w:rsidR="001F7C7B">
        <w:t>], [1</w:t>
      </w:r>
      <w:r w:rsidR="002E74C8">
        <w:t>1</w:t>
      </w:r>
      <w:r w:rsidR="00B2695A" w:rsidRPr="00B92DFC">
        <w:t>]</w:t>
      </w:r>
      <w:r w:rsidR="00B2695A" w:rsidRPr="00B92DFC">
        <w:fldChar w:fldCharType="end"/>
      </w:r>
      <w:r w:rsidR="001F7C7B">
        <w:t>)</w:t>
      </w:r>
      <w:r w:rsidR="009C3CCB" w:rsidRPr="00B92DFC">
        <w:t>.</w:t>
      </w:r>
      <w:r w:rsidR="00B2695A" w:rsidRPr="00B92DFC">
        <w:t xml:space="preserve"> </w:t>
      </w:r>
      <w:r w:rsidR="00322431" w:rsidRPr="00B92DFC">
        <w:t xml:space="preserve">This is the </w:t>
      </w:r>
      <w:r w:rsidR="003D7BC1" w:rsidRPr="00B92DFC">
        <w:t xml:space="preserve">basis </w:t>
      </w:r>
      <w:r w:rsidR="00CE45AA" w:rsidRPr="00B92DFC">
        <w:t>of</w:t>
      </w:r>
      <w:r w:rsidR="00C75260" w:rsidRPr="00B92DFC">
        <w:t xml:space="preserve"> the </w:t>
      </w:r>
      <w:r w:rsidR="00825435" w:rsidRPr="00B92DFC">
        <w:t>OLI</w:t>
      </w:r>
      <w:r w:rsidR="00021C1D" w:rsidRPr="00B92DFC">
        <w:t xml:space="preserve"> control strategy</w:t>
      </w:r>
      <w:r w:rsidR="004874FB" w:rsidRPr="00B92DFC">
        <w:t>.</w:t>
      </w:r>
      <w:r w:rsidR="00526816" w:rsidRPr="00B92DFC">
        <w:t xml:space="preserve"> </w:t>
      </w:r>
      <w:r w:rsidR="00C75B4B" w:rsidRPr="00B92DFC">
        <w:t>Indeed, PID controllers remain widely used in most test systems, including shaking‑table and hybrid testing platforms</w:t>
      </w:r>
      <w:r w:rsidR="00963FDF" w:rsidRPr="00B92DFC">
        <w:fldChar w:fldCharType="begin"/>
      </w:r>
      <w:r w:rsidR="00963FDF" w:rsidRPr="00B92DFC">
        <w:instrText xml:space="preserve"> REF _Ref228407164 \r \h </w:instrText>
      </w:r>
      <w:r w:rsidR="00963FDF" w:rsidRPr="00B92DFC">
        <w:fldChar w:fldCharType="separate"/>
      </w:r>
      <w:r w:rsidR="00963FDF" w:rsidRPr="00B92DFC">
        <w:t>[1</w:t>
      </w:r>
      <w:r w:rsidR="007B1FCE">
        <w:t>3</w:t>
      </w:r>
      <w:r w:rsidR="00963FDF" w:rsidRPr="00B92DFC">
        <w:t>]</w:t>
      </w:r>
      <w:r w:rsidR="00963FDF" w:rsidRPr="00B92DFC">
        <w:fldChar w:fldCharType="end"/>
      </w:r>
      <w:r w:rsidR="00631D9B" w:rsidRPr="00B92DFC">
        <w:t>.</w:t>
      </w:r>
      <w:r w:rsidR="009973CC" w:rsidRPr="00B92DFC">
        <w:t xml:space="preserve"> </w:t>
      </w:r>
      <w:r w:rsidR="00D92606" w:rsidRPr="00B92DFC">
        <w:t xml:space="preserve">Alternative control approaches have been proposed in the literature, including: </w:t>
      </w:r>
      <w:r w:rsidR="00145237" w:rsidRPr="00B92DFC">
        <w:t>i) Acceleration Trajectory Tracking Control (ATTC)</w:t>
      </w:r>
      <w:r w:rsidR="002E74C8">
        <w:t xml:space="preserve"> [13]</w:t>
      </w:r>
      <w:r w:rsidR="00145237" w:rsidRPr="00B92DFC">
        <w:t>; ii) displacement feedforward-feedback controller using an optimal controller</w:t>
      </w:r>
      <w:r w:rsidR="009412B8">
        <w:t xml:space="preserve"> </w:t>
      </w:r>
      <w:r w:rsidR="009412B8">
        <w:lastRenderedPageBreak/>
        <w:t>[14]</w:t>
      </w:r>
      <w:r w:rsidR="00145237" w:rsidRPr="00B92DFC">
        <w:t xml:space="preserve">; iii) Model-based feedforward-feedback controller for acceleration tracking </w:t>
      </w:r>
      <w:r w:rsidR="00145237" w:rsidRPr="00B92DFC">
        <w:fldChar w:fldCharType="begin"/>
      </w:r>
      <w:r w:rsidR="00145237" w:rsidRPr="00B92DFC">
        <w:instrText xml:space="preserve"> REF _Ref228407164 \r \h </w:instrText>
      </w:r>
      <w:r w:rsidR="00145237" w:rsidRPr="00B92DFC">
        <w:fldChar w:fldCharType="separate"/>
      </w:r>
      <w:r w:rsidR="00145237" w:rsidRPr="00B92DFC">
        <w:t>[1</w:t>
      </w:r>
      <w:r w:rsidR="009412B8">
        <w:t>5</w:t>
      </w:r>
      <w:r w:rsidR="00145237" w:rsidRPr="00B92DFC">
        <w:t>]</w:t>
      </w:r>
      <w:r w:rsidR="00145237" w:rsidRPr="00B92DFC">
        <w:fldChar w:fldCharType="end"/>
      </w:r>
      <w:r w:rsidR="00145237" w:rsidRPr="00B92DFC">
        <w:t xml:space="preserve">; iii) minimal control synthesis (MCS) </w:t>
      </w:r>
      <w:r w:rsidR="00EE6D29" w:rsidRPr="00B92DFC">
        <w:t>strategy</w:t>
      </w:r>
      <w:r w:rsidR="005A4A8A" w:rsidRPr="00B92DFC">
        <w:t xml:space="preserve">, </w:t>
      </w:r>
      <w:r w:rsidR="00CB76E5" w:rsidRPr="00B92DFC">
        <w:t>which is</w:t>
      </w:r>
      <w:r w:rsidR="002639F6" w:rsidRPr="00B92DFC">
        <w:t xml:space="preserve"> feedback-fe</w:t>
      </w:r>
      <w:r w:rsidR="001640E5" w:rsidRPr="00B92DFC">
        <w:t>e</w:t>
      </w:r>
      <w:r w:rsidR="002639F6" w:rsidRPr="00B92DFC">
        <w:t xml:space="preserve">dforward </w:t>
      </w:r>
      <w:r w:rsidR="00115AB6" w:rsidRPr="00B92DFC">
        <w:t xml:space="preserve">adaptive control </w:t>
      </w:r>
      <w:r w:rsidR="001640E5" w:rsidRPr="00B92DFC">
        <w:t xml:space="preserve">strategy </w:t>
      </w:r>
      <w:r w:rsidR="009E77AF" w:rsidRPr="00B92DFC">
        <w:t xml:space="preserve">including the inverse </w:t>
      </w:r>
      <w:r w:rsidR="008F7041" w:rsidRPr="00B92DFC">
        <w:t xml:space="preserve">model in </w:t>
      </w:r>
      <w:r w:rsidR="00F16F89" w:rsidRPr="00B92DFC">
        <w:t>line with the reference signal</w:t>
      </w:r>
      <w:r w:rsidR="006E6F95" w:rsidRPr="00B92DFC">
        <w:t xml:space="preserve"> </w:t>
      </w:r>
      <w:r w:rsidR="00115AB6" w:rsidRPr="00B92DFC">
        <w:fldChar w:fldCharType="begin"/>
      </w:r>
      <w:r w:rsidR="00115AB6" w:rsidRPr="00B92DFC">
        <w:instrText xml:space="preserve"> REF _Ref228379249 \r \h </w:instrText>
      </w:r>
      <w:r w:rsidR="00115AB6" w:rsidRPr="00B92DFC">
        <w:fldChar w:fldCharType="separate"/>
      </w:r>
      <w:r w:rsidR="00115AB6" w:rsidRPr="00B92DFC">
        <w:t>[1</w:t>
      </w:r>
      <w:r w:rsidR="009412B8">
        <w:t>6</w:t>
      </w:r>
      <w:r w:rsidR="00115AB6" w:rsidRPr="00B92DFC">
        <w:t>]</w:t>
      </w:r>
      <w:r w:rsidR="00115AB6" w:rsidRPr="00B92DFC">
        <w:fldChar w:fldCharType="end"/>
      </w:r>
      <w:r w:rsidR="00115AB6" w:rsidRPr="00B92DFC">
        <w:t>.</w:t>
      </w:r>
    </w:p>
    <w:p w14:paraId="128FE19C" w14:textId="59614371" w:rsidR="00BD5023" w:rsidRPr="00B92DFC" w:rsidRDefault="00776F1B" w:rsidP="00415FC4">
      <w:pPr>
        <w:pStyle w:val="Corpodetexto"/>
      </w:pPr>
      <w:r>
        <w:t>For the</w:t>
      </w:r>
      <w:r w:rsidR="00415FC4" w:rsidRPr="00B92DFC">
        <w:t xml:space="preserve"> OLI strategy currently implemented at LNEC’s shaking table, several limitations can be identified: i) the PI</w:t>
      </w:r>
      <w:r w:rsidR="0048430F">
        <w:t>D</w:t>
      </w:r>
      <w:r w:rsidR="00415FC4" w:rsidRPr="00B92DFC">
        <w:t xml:space="preserve"> controller parameters are fixed and cannot be adapted to the device under test or to the characteristics of the reference signal; ii) the approach requires the offline computation of the drive signal to be fed into the system; iii) the procedure is iterative, often requiring multiple drive‑signal updates to achieve the target response, which increases testing time and may induce additional damage to the specimen. </w:t>
      </w:r>
      <w:r>
        <w:t>In this paper</w:t>
      </w:r>
      <w:r w:rsidR="00415FC4" w:rsidRPr="00B92DFC">
        <w:t xml:space="preserve"> an alternative control methodology for shaking‑table testing</w:t>
      </w:r>
      <w:r>
        <w:t xml:space="preserve"> is presented</w:t>
      </w:r>
      <w:r w:rsidR="00415FC4" w:rsidRPr="00B92DFC">
        <w:t>. The system is identified in closed</w:t>
      </w:r>
      <w:r w:rsidR="00BF6B3D" w:rsidRPr="00B92DFC">
        <w:t>-</w:t>
      </w:r>
      <w:r w:rsidR="00415FC4" w:rsidRPr="00B92DFC">
        <w:t>loop using the two‑stage method</w:t>
      </w:r>
      <w:r>
        <w:t xml:space="preserve"> [</w:t>
      </w:r>
      <w:r w:rsidR="00E22DCA">
        <w:t>1</w:t>
      </w:r>
      <w:r w:rsidR="004B2175">
        <w:t>7</w:t>
      </w:r>
      <w:r>
        <w:t>]</w:t>
      </w:r>
      <w:r w:rsidR="00415FC4" w:rsidRPr="00B92DFC">
        <w:t>,</w:t>
      </w:r>
      <w:r w:rsidR="002B710A">
        <w:t xml:space="preserve"> then</w:t>
      </w:r>
      <w:r w:rsidR="00415FC4" w:rsidRPr="00B92DFC">
        <w:t xml:space="preserve"> </w:t>
      </w:r>
      <w:r w:rsidR="00980C35">
        <w:t>an optimized</w:t>
      </w:r>
      <w:r w:rsidR="00415FC4" w:rsidRPr="00B92DFC">
        <w:t xml:space="preserve"> controller</w:t>
      </w:r>
      <w:r w:rsidR="00980C35">
        <w:t xml:space="preserve"> </w:t>
      </w:r>
      <w:r w:rsidR="00415FC4" w:rsidRPr="00B92DFC">
        <w:t>is synthesized f</w:t>
      </w:r>
      <w:r w:rsidR="00980C35">
        <w:t>or</w:t>
      </w:r>
      <w:r w:rsidR="00415FC4" w:rsidRPr="00B92DFC">
        <w:t xml:space="preserve"> the identified model and the target earthquake signal</w:t>
      </w:r>
      <w:r w:rsidR="0036514C">
        <w:t>. Two linear contr</w:t>
      </w:r>
      <w:r w:rsidR="00634F70">
        <w:t>ollers were considered on this study</w:t>
      </w:r>
      <w:r w:rsidR="00885E78">
        <w:t>:</w:t>
      </w:r>
      <w:r w:rsidR="005B2A80">
        <w:t xml:space="preserve"> </w:t>
      </w:r>
      <w:r w:rsidR="00C77558">
        <w:t xml:space="preserve">i) </w:t>
      </w:r>
      <w:r w:rsidR="002C5C92">
        <w:t xml:space="preserve">a </w:t>
      </w:r>
      <w:r w:rsidR="00885E78" w:rsidRPr="00BD298D">
        <w:t>PID</w:t>
      </w:r>
      <w:r w:rsidR="00885E78">
        <w:t>-</w:t>
      </w:r>
      <w:r w:rsidR="00885E78" w:rsidRPr="00BD298D">
        <w:t>F controller</w:t>
      </w:r>
      <w:r w:rsidR="007D19A7">
        <w:t>, i.e. a PID with a filter on the derivative term</w:t>
      </w:r>
      <w:r w:rsidR="006B2571">
        <w:t>,</w:t>
      </w:r>
      <w:r w:rsidR="00885E78">
        <w:t xml:space="preserve"> </w:t>
      </w:r>
      <w:r w:rsidR="00EC091C">
        <w:t xml:space="preserve">tunned </w:t>
      </w:r>
      <w:r w:rsidR="00D259A6">
        <w:t xml:space="preserve">to </w:t>
      </w:r>
      <w:r w:rsidR="00F11396">
        <w:t>maximize</w:t>
      </w:r>
      <w:r w:rsidR="00D22B2B">
        <w:t xml:space="preserve"> </w:t>
      </w:r>
      <w:r w:rsidR="006413EB">
        <w:t xml:space="preserve">the </w:t>
      </w:r>
      <w:r w:rsidR="00271027">
        <w:t>band</w:t>
      </w:r>
      <w:r w:rsidR="00476F44">
        <w:t xml:space="preserve">width </w:t>
      </w:r>
      <w:r w:rsidR="0089096F">
        <w:t>wh</w:t>
      </w:r>
      <w:r w:rsidR="00C523D1">
        <w:t>ile maintaining</w:t>
      </w:r>
      <w:r w:rsidR="00467C62">
        <w:t xml:space="preserve"> </w:t>
      </w:r>
      <w:r w:rsidR="00D22B2B">
        <w:t>a</w:t>
      </w:r>
      <w:r w:rsidR="00885E78">
        <w:t xml:space="preserve"> </w:t>
      </w:r>
      <w:r w:rsidR="00467C62">
        <w:t xml:space="preserve">unitary </w:t>
      </w:r>
      <w:r w:rsidR="002E621D">
        <w:t>frequency</w:t>
      </w:r>
      <w:r w:rsidR="005D6169">
        <w:t xml:space="preserve"> response </w:t>
      </w:r>
      <w:r w:rsidR="008163DC">
        <w:t>function (FRF</w:t>
      </w:r>
      <w:r w:rsidR="00F165B7">
        <w:t xml:space="preserve">); </w:t>
      </w:r>
      <w:r w:rsidR="001E5E30">
        <w:t xml:space="preserve">ii) </w:t>
      </w:r>
      <w:r w:rsidR="00882B0E">
        <w:t xml:space="preserve">a LQI controller, </w:t>
      </w:r>
      <w:r w:rsidR="00C674AD">
        <w:t xml:space="preserve">i.e. </w:t>
      </w:r>
      <w:r w:rsidR="0085645A">
        <w:t>an</w:t>
      </w:r>
      <w:r w:rsidR="00882B0E">
        <w:t xml:space="preserve"> optimal controller</w:t>
      </w:r>
      <w:r w:rsidR="0085645A">
        <w:t xml:space="preserve"> </w:t>
      </w:r>
      <w:r w:rsidR="00FB5140">
        <w:t xml:space="preserve">augmented </w:t>
      </w:r>
      <w:r w:rsidR="006D27AC">
        <w:t>with an integral</w:t>
      </w:r>
      <w:r w:rsidR="005B2A80" w:rsidRPr="005B2A80">
        <w:t xml:space="preserve"> of the </w:t>
      </w:r>
      <w:r w:rsidR="007A423B">
        <w:t>tracking error</w:t>
      </w:r>
      <w:r w:rsidR="00C60F49">
        <w:t xml:space="preserve">, </w:t>
      </w:r>
      <w:r w:rsidR="00BB6163">
        <w:t>wh</w:t>
      </w:r>
      <w:r w:rsidR="002570CD">
        <w:t>ose</w:t>
      </w:r>
      <w:r w:rsidR="00BB6163">
        <w:t xml:space="preserve"> </w:t>
      </w:r>
      <w:r w:rsidR="002570CD">
        <w:t xml:space="preserve">weighting terms </w:t>
      </w:r>
      <w:r w:rsidR="004732F4">
        <w:t xml:space="preserve">are tunned </w:t>
      </w:r>
      <w:r w:rsidR="00BA795A">
        <w:t>with</w:t>
      </w:r>
      <w:r w:rsidR="00415FC4" w:rsidRPr="00B92DFC">
        <w:t xml:space="preserve"> the </w:t>
      </w:r>
      <w:r w:rsidR="00520791" w:rsidRPr="00520791">
        <w:t xml:space="preserve">Nelder-Mead simplex </w:t>
      </w:r>
      <w:r w:rsidR="00415FC4" w:rsidRPr="00B92DFC">
        <w:t>optimization algorithm</w:t>
      </w:r>
      <w:r w:rsidR="004B2175">
        <w:t xml:space="preserve"> [18]</w:t>
      </w:r>
      <w:r w:rsidR="00415FC4" w:rsidRPr="00B92DFC">
        <w:t xml:space="preserve">, </w:t>
      </w:r>
      <w:r w:rsidR="00566EAB">
        <w:t>such that the optimal state feedback law</w:t>
      </w:r>
      <w:r w:rsidR="00415FC4" w:rsidRPr="00B92DFC">
        <w:t xml:space="preserve"> minimiz</w:t>
      </w:r>
      <w:r w:rsidR="00696338">
        <w:t>e</w:t>
      </w:r>
      <w:r w:rsidR="00962569">
        <w:t>s</w:t>
      </w:r>
      <w:r w:rsidR="00415FC4" w:rsidRPr="00B92DFC">
        <w:t xml:space="preserve"> the</w:t>
      </w:r>
      <w:r w:rsidR="009830DF">
        <w:t xml:space="preserve"> mean</w:t>
      </w:r>
      <w:r w:rsidR="00415FC4" w:rsidRPr="00B92DFC">
        <w:t xml:space="preserve"> squared error between the target and output response spectra</w:t>
      </w:r>
      <w:r w:rsidR="007D59A3">
        <w:t>.</w:t>
      </w:r>
      <w:r w:rsidR="00BD298D" w:rsidRPr="00BD298D">
        <w:t xml:space="preserve"> </w:t>
      </w:r>
      <w:r w:rsidR="00415FC4" w:rsidRPr="00B92DFC">
        <w:t xml:space="preserve">The </w:t>
      </w:r>
      <w:r w:rsidR="00B859F3" w:rsidRPr="00B92DFC">
        <w:t>best</w:t>
      </w:r>
      <w:r w:rsidR="00415FC4" w:rsidRPr="00B92DFC">
        <w:t xml:space="preserve"> controller obtained from this process is then selected for implementation.</w:t>
      </w:r>
      <w:r w:rsidR="00A7703D" w:rsidRPr="00B92DFC">
        <w:t xml:space="preserve"> Eight earthquake records </w:t>
      </w:r>
      <w:r w:rsidR="004B2175">
        <w:t xml:space="preserve">[19] </w:t>
      </w:r>
      <w:r w:rsidR="00A7703D" w:rsidRPr="00B92DFC">
        <w:t>were considered to evaluate the performance of the proposed methodology on a small‑scale shaking table equipped with both a PID</w:t>
      </w:r>
      <w:r w:rsidR="00DA6479">
        <w:t>-</w:t>
      </w:r>
      <w:r w:rsidR="00F32B8D">
        <w:t>F</w:t>
      </w:r>
      <w:r w:rsidR="00A7703D" w:rsidRPr="00B92DFC">
        <w:t xml:space="preserve"> and an optimal LQI controller. Numerical simulations based on the identified physical model demonstrate that these two strategies outperform the OLI control approach currently used at LNEC, with the LQI controller exhibiting the best performance. These results </w:t>
      </w:r>
      <w:r w:rsidR="00D46288" w:rsidRPr="00B92DFC">
        <w:t xml:space="preserve">partially </w:t>
      </w:r>
      <w:r w:rsidR="00A7703D" w:rsidRPr="00B92DFC">
        <w:t xml:space="preserve">validate </w:t>
      </w:r>
      <w:r w:rsidR="00E478B1" w:rsidRPr="00B92DFC">
        <w:t xml:space="preserve">effectiveness of the proposed methodology </w:t>
      </w:r>
      <w:r w:rsidR="00A7703D" w:rsidRPr="00B92DFC">
        <w:t>and confirm the</w:t>
      </w:r>
      <w:r w:rsidR="00E478B1" w:rsidRPr="00B92DFC">
        <w:t xml:space="preserve"> previous results</w:t>
      </w:r>
      <w:r w:rsidR="001867A4" w:rsidRPr="00B92DFC">
        <w:t xml:space="preserve"> obtained with the numerical model of the ST1D shaking table</w:t>
      </w:r>
      <w:r w:rsidR="00F33283" w:rsidRPr="00B92DFC">
        <w:t xml:space="preserve"> </w:t>
      </w:r>
      <w:r w:rsidR="00F33283" w:rsidRPr="00B92DFC">
        <w:fldChar w:fldCharType="begin"/>
      </w:r>
      <w:r w:rsidR="00F33283" w:rsidRPr="00B92DFC">
        <w:instrText xml:space="preserve"> REF _Ref228416207 \n \h </w:instrText>
      </w:r>
      <w:r w:rsidR="00F33283" w:rsidRPr="00B92DFC">
        <w:fldChar w:fldCharType="separate"/>
      </w:r>
      <w:r w:rsidR="00F33283" w:rsidRPr="00B92DFC">
        <w:t>[1</w:t>
      </w:r>
      <w:r w:rsidR="004B2175">
        <w:t>1</w:t>
      </w:r>
      <w:r w:rsidR="00F33283" w:rsidRPr="00B92DFC">
        <w:t>]</w:t>
      </w:r>
      <w:r w:rsidR="00F33283" w:rsidRPr="00B92DFC">
        <w:fldChar w:fldCharType="end"/>
      </w:r>
      <w:r w:rsidR="00A7703D" w:rsidRPr="00B92DFC">
        <w:t>. The physical implementation of the controller will be carried out in the near future to fully confirm and validate the approach on the experimental system.</w:t>
      </w:r>
    </w:p>
    <w:p w14:paraId="2E2121BE" w14:textId="3EA0A16D" w:rsidR="00BC2592" w:rsidRDefault="005755B5" w:rsidP="00BC2592">
      <w:pPr>
        <w:pStyle w:val="Corpodetexto"/>
      </w:pPr>
      <w:r>
        <w:t xml:space="preserve">This </w:t>
      </w:r>
      <w:r w:rsidR="00F2486D">
        <w:t>paper starts</w:t>
      </w:r>
      <w:r>
        <w:t xml:space="preserve"> </w:t>
      </w:r>
      <w:r w:rsidR="00F2486D">
        <w:t>in Section I</w:t>
      </w:r>
      <w:r>
        <w:t xml:space="preserve"> with </w:t>
      </w:r>
      <w:r w:rsidR="00C5769E">
        <w:t xml:space="preserve">a brief introduction </w:t>
      </w:r>
      <w:r w:rsidR="00C12FF7">
        <w:t xml:space="preserve">to </w:t>
      </w:r>
      <w:r w:rsidR="00D33006">
        <w:t xml:space="preserve">the shaking table </w:t>
      </w:r>
      <w:r w:rsidR="00C12FF7">
        <w:t>control problem</w:t>
      </w:r>
      <w:r w:rsidR="00A64CF5">
        <w:t>,</w:t>
      </w:r>
      <w:r w:rsidR="00D33006">
        <w:t xml:space="preserve"> </w:t>
      </w:r>
      <w:r w:rsidR="00A64CF5">
        <w:t xml:space="preserve">summarizes </w:t>
      </w:r>
      <w:r w:rsidR="00B74931">
        <w:t xml:space="preserve">previous </w:t>
      </w:r>
      <w:r w:rsidR="001D4486">
        <w:t>work</w:t>
      </w:r>
      <w:r w:rsidR="007D14F2">
        <w:t xml:space="preserve">, </w:t>
      </w:r>
      <w:r w:rsidR="00BC7176">
        <w:t>describes the propos</w:t>
      </w:r>
      <w:r w:rsidR="002227F6">
        <w:t>ed methodology</w:t>
      </w:r>
      <w:r w:rsidR="00E7083E">
        <w:t xml:space="preserve"> </w:t>
      </w:r>
      <w:r w:rsidR="00A706C9">
        <w:t>outl</w:t>
      </w:r>
      <w:r w:rsidR="00851061">
        <w:t>ining the</w:t>
      </w:r>
      <w:r w:rsidR="00F20651">
        <w:t xml:space="preserve"> control strategies </w:t>
      </w:r>
      <w:r w:rsidR="00E7083E">
        <w:t>to improve</w:t>
      </w:r>
      <w:r w:rsidR="00851061">
        <w:t xml:space="preserve"> the system performance</w:t>
      </w:r>
      <w:r w:rsidR="00A6156C">
        <w:t xml:space="preserve">. </w:t>
      </w:r>
      <w:r w:rsidR="00143A21" w:rsidRPr="00143A21">
        <w:t xml:space="preserve">The control strategy currently in use and the experimental set‑up available at LNEC </w:t>
      </w:r>
      <w:r w:rsidR="00143A21">
        <w:t>are</w:t>
      </w:r>
      <w:r w:rsidR="00143A21" w:rsidRPr="00143A21">
        <w:t xml:space="preserve"> described</w:t>
      </w:r>
      <w:r w:rsidR="00514635">
        <w:t xml:space="preserve"> </w:t>
      </w:r>
      <w:r w:rsidR="00F2486D">
        <w:t>in S</w:t>
      </w:r>
      <w:r w:rsidR="00697197">
        <w:t>ection II</w:t>
      </w:r>
      <w:r w:rsidR="00143A21" w:rsidRPr="00143A21">
        <w:t xml:space="preserve">, followed by the detailed presentation of the methodology </w:t>
      </w:r>
      <w:r w:rsidR="00CE5067">
        <w:t xml:space="preserve">in Section III </w:t>
      </w:r>
      <w:r w:rsidR="00143A21" w:rsidRPr="00143A21">
        <w:t>and the corresponding results</w:t>
      </w:r>
      <w:r w:rsidR="00697197">
        <w:t xml:space="preserve"> </w:t>
      </w:r>
      <w:r w:rsidR="00CE5067">
        <w:t>in Section IV</w:t>
      </w:r>
      <w:r w:rsidR="00143A21" w:rsidRPr="00143A21">
        <w:t xml:space="preserve">. The </w:t>
      </w:r>
      <w:r w:rsidR="00F2486D">
        <w:t>paper</w:t>
      </w:r>
      <w:r w:rsidR="00143A21" w:rsidRPr="00143A21">
        <w:t xml:space="preserve"> concludes with the main findings and </w:t>
      </w:r>
      <w:r w:rsidR="009E3AC2">
        <w:t xml:space="preserve">outlook for </w:t>
      </w:r>
      <w:r w:rsidR="00CE5067">
        <w:t xml:space="preserve">future </w:t>
      </w:r>
      <w:r w:rsidR="009E3AC2">
        <w:t>developments</w:t>
      </w:r>
      <w:r w:rsidR="00143A21" w:rsidRPr="00143A21">
        <w:t>.</w:t>
      </w:r>
    </w:p>
    <w:p w14:paraId="093F136B" w14:textId="77777777" w:rsidR="00CE5067" w:rsidRPr="00B92DFC" w:rsidRDefault="00CE5067" w:rsidP="00BC2592">
      <w:pPr>
        <w:pStyle w:val="Corpodetexto"/>
      </w:pPr>
    </w:p>
    <w:p w14:paraId="48184D9D" w14:textId="24E11429" w:rsidR="00BC2592" w:rsidRPr="00B92DFC" w:rsidRDefault="001442E9" w:rsidP="00BC2592">
      <w:pPr>
        <w:pStyle w:val="Ttulo1"/>
        <w:rPr>
          <w:noProof w:val="0"/>
        </w:rPr>
      </w:pPr>
      <w:r w:rsidRPr="00B92DFC">
        <w:rPr>
          <w:noProof w:val="0"/>
        </w:rPr>
        <w:t>LNEC</w:t>
      </w:r>
      <w:r w:rsidR="005F39D1" w:rsidRPr="00B92DFC">
        <w:rPr>
          <w:noProof w:val="0"/>
        </w:rPr>
        <w:t>’s</w:t>
      </w:r>
      <w:r w:rsidR="00BC2592" w:rsidRPr="00B92DFC">
        <w:rPr>
          <w:noProof w:val="0"/>
        </w:rPr>
        <w:t xml:space="preserve"> Shaking Table</w:t>
      </w:r>
      <w:r w:rsidRPr="00B92DFC">
        <w:rPr>
          <w:noProof w:val="0"/>
        </w:rPr>
        <w:t xml:space="preserve"> </w:t>
      </w:r>
      <w:r w:rsidR="00985F4F" w:rsidRPr="00B92DFC">
        <w:rPr>
          <w:noProof w:val="0"/>
        </w:rPr>
        <w:t>Test process &amp; Control system</w:t>
      </w:r>
    </w:p>
    <w:p w14:paraId="50E0DC9B" w14:textId="16CAF06B" w:rsidR="00BC2592" w:rsidRPr="00B92DFC" w:rsidRDefault="4D3A418A" w:rsidP="63FB4CB3">
      <w:pPr>
        <w:spacing w:after="6pt" w:line="11.40pt" w:lineRule="auto"/>
        <w:ind w:firstLine="14.40pt"/>
        <w:jc w:val="both"/>
      </w:pPr>
      <w:r w:rsidRPr="63FB4CB3">
        <w:rPr>
          <w:rFonts w:eastAsia="Times New Roman"/>
        </w:rPr>
        <w:t>The current control strategy implemented in the LNEC</w:t>
      </w:r>
      <w:r w:rsidR="00D03EEE">
        <w:rPr>
          <w:rFonts w:eastAsia="Times New Roman"/>
        </w:rPr>
        <w:t>’s</w:t>
      </w:r>
      <w:r w:rsidRPr="63FB4CB3">
        <w:rPr>
          <w:rFonts w:eastAsia="Times New Roman"/>
        </w:rPr>
        <w:t xml:space="preserve"> shaking table tests is based on the OLI algorithm. It involves the iterative synthesis of a drive signal with progressively increasing severity, aiming to ensure that the platform accurately reproduces the response spectra of the reference signal, i.e., the target earthquake</w:t>
      </w:r>
      <w:r w:rsidR="00ED2139">
        <w:rPr>
          <w:rFonts w:eastAsia="Times New Roman"/>
        </w:rPr>
        <w:t xml:space="preserve"> (</w:t>
      </w:r>
      <w:r w:rsidR="00ED2139">
        <w:rPr>
          <w:rFonts w:eastAsia="Times New Roman"/>
        </w:rPr>
        <w:fldChar w:fldCharType="begin"/>
      </w:r>
      <w:r w:rsidR="00ED2139">
        <w:rPr>
          <w:rFonts w:eastAsia="Times New Roman"/>
        </w:rPr>
        <w:instrText xml:space="preserve"> REF _Ref228487915 \n \h </w:instrText>
      </w:r>
      <w:r w:rsidR="00ED2139">
        <w:rPr>
          <w:rFonts w:eastAsia="Times New Roman"/>
        </w:rPr>
      </w:r>
      <w:r w:rsidR="00ED2139">
        <w:rPr>
          <w:rFonts w:eastAsia="Times New Roman"/>
        </w:rPr>
        <w:fldChar w:fldCharType="separate"/>
      </w:r>
      <w:r w:rsidR="00ED2139">
        <w:rPr>
          <w:rFonts w:eastAsia="Times New Roman"/>
        </w:rPr>
        <w:t>Fig. 1</w:t>
      </w:r>
      <w:r w:rsidR="00ED2139">
        <w:rPr>
          <w:rFonts w:eastAsia="Times New Roman"/>
        </w:rPr>
        <w:fldChar w:fldCharType="end"/>
      </w:r>
      <w:r w:rsidR="00ED2139">
        <w:rPr>
          <w:rFonts w:eastAsia="Times New Roman"/>
        </w:rPr>
        <w:t>)</w:t>
      </w:r>
      <w:r w:rsidRPr="63FB4CB3">
        <w:rPr>
          <w:rFonts w:eastAsia="Times New Roman"/>
        </w:rPr>
        <w:t>.</w:t>
      </w:r>
    </w:p>
    <w:p w14:paraId="45D50150" w14:textId="7213574C" w:rsidR="007A3CA3" w:rsidRDefault="007A3CA3" w:rsidP="00461826">
      <w:pPr>
        <w:keepNext/>
        <w:spacing w:after="6pt" w:line="11.40pt" w:lineRule="auto"/>
      </w:pPr>
      <w:r>
        <w:rPr>
          <w:rFonts w:eastAsia="Times New Roman"/>
          <w:noProof/>
        </w:rPr>
        <w:drawing>
          <wp:inline distT="0" distB="0" distL="0" distR="0" wp14:anchorId="192A3A45" wp14:editId="10A06F15">
            <wp:extent cx="2458192" cy="2176635"/>
            <wp:effectExtent l="0" t="0" r="0" b="0"/>
            <wp:docPr id="466257711" name="Imagem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579396" cy="2283956"/>
                    </a:xfrm>
                    <a:prstGeom prst="rect">
                      <a:avLst/>
                    </a:prstGeom>
                    <a:noFill/>
                    <a:ln>
                      <a:noFill/>
                    </a:ln>
                  </pic:spPr>
                </pic:pic>
              </a:graphicData>
            </a:graphic>
          </wp:inline>
        </w:drawing>
      </w:r>
    </w:p>
    <w:p w14:paraId="797907AF" w14:textId="00DA460D" w:rsidR="00BC2592" w:rsidRPr="002A5CA6" w:rsidRDefault="007A3CA3" w:rsidP="002A5CA6">
      <w:pPr>
        <w:pStyle w:val="figurecaption"/>
        <w:rPr>
          <w:rFonts w:eastAsia="Times New Roman"/>
          <w:spacing w:val="-1"/>
          <w:sz w:val="20"/>
          <w:szCs w:val="20"/>
          <w:lang w:val="en-GB" w:eastAsia="x-none"/>
        </w:rPr>
      </w:pPr>
      <w:bookmarkStart w:id="0" w:name="_Ref228487915"/>
      <w:r w:rsidRPr="005D07D3">
        <w:t>LNEC’s seismic test process</w:t>
      </w:r>
      <w:bookmarkEnd w:id="0"/>
    </w:p>
    <w:p w14:paraId="6010E36D" w14:textId="677040FB" w:rsidR="002A5CA6" w:rsidRPr="002A5CA6" w:rsidRDefault="007A3CA3" w:rsidP="002A5CA6">
      <w:pPr>
        <w:pStyle w:val="Corpodetexto"/>
        <w:keepNext/>
      </w:pPr>
      <w:r w:rsidRPr="007A3CA3">
        <w:rPr>
          <w:noProof/>
        </w:rPr>
        <w:t xml:space="preserve"> </w:t>
      </w:r>
      <w:r w:rsidR="4D3A418A" w:rsidRPr="63FB4CB3">
        <w:rPr>
          <w:rFonts w:eastAsia="Times New Roman"/>
          <w:lang w:val="en-US"/>
        </w:rPr>
        <w:t xml:space="preserve">The process </w:t>
      </w:r>
      <w:r w:rsidR="00ED2139">
        <w:rPr>
          <w:rFonts w:eastAsia="Times New Roman"/>
          <w:lang w:val="en-US"/>
        </w:rPr>
        <w:t xml:space="preserve">depicted </w:t>
      </w:r>
      <w:r w:rsidR="008C446F">
        <w:rPr>
          <w:rFonts w:eastAsia="Times New Roman"/>
          <w:lang w:val="en-US"/>
        </w:rPr>
        <w:t xml:space="preserve">in </w:t>
      </w:r>
      <w:r w:rsidR="008C446F">
        <w:rPr>
          <w:rFonts w:eastAsia="Times New Roman"/>
        </w:rPr>
        <w:fldChar w:fldCharType="begin"/>
      </w:r>
      <w:r w:rsidR="008C446F">
        <w:rPr>
          <w:rFonts w:eastAsia="Times New Roman"/>
        </w:rPr>
        <w:instrText xml:space="preserve"> REF _Ref228487915 \n \h </w:instrText>
      </w:r>
      <w:r w:rsidR="008C446F">
        <w:rPr>
          <w:rFonts w:eastAsia="Times New Roman"/>
        </w:rPr>
      </w:r>
      <w:r w:rsidR="008C446F">
        <w:rPr>
          <w:rFonts w:eastAsia="Times New Roman"/>
        </w:rPr>
        <w:fldChar w:fldCharType="separate"/>
      </w:r>
      <w:r w:rsidR="008C446F">
        <w:rPr>
          <w:rFonts w:eastAsia="Times New Roman"/>
        </w:rPr>
        <w:t>Fig. 1</w:t>
      </w:r>
      <w:r w:rsidR="008C446F">
        <w:rPr>
          <w:rFonts w:eastAsia="Times New Roman"/>
        </w:rPr>
        <w:fldChar w:fldCharType="end"/>
      </w:r>
      <w:r w:rsidR="4D3A418A">
        <w:rPr>
          <w:rFonts w:eastAsia="Times New Roman"/>
        </w:rPr>
        <w:t xml:space="preserve"> </w:t>
      </w:r>
      <w:r w:rsidR="4D3A418A" w:rsidRPr="63FB4CB3">
        <w:rPr>
          <w:rFonts w:eastAsia="Times New Roman"/>
          <w:lang w:val="en-US"/>
        </w:rPr>
        <w:t xml:space="preserve">consists in testing the </w:t>
      </w:r>
      <w:r w:rsidR="4D3A418A" w:rsidRPr="63FB4CB3">
        <w:rPr>
          <w:rFonts w:eastAsia="Times New Roman"/>
        </w:rPr>
        <w:t xml:space="preserve">structure </w:t>
      </w:r>
      <w:r w:rsidR="4D3A418A" w:rsidRPr="63FB4CB3">
        <w:rPr>
          <w:rFonts w:eastAsia="Times New Roman"/>
          <w:lang w:val="en-US"/>
        </w:rPr>
        <w:t>to a</w:t>
      </w:r>
      <w:r w:rsidR="4D3A418A" w:rsidRPr="63FB4CB3">
        <w:rPr>
          <w:rFonts w:eastAsia="Times New Roman"/>
        </w:rPr>
        <w:t xml:space="preserve"> series of test</w:t>
      </w:r>
      <w:r w:rsidR="4D3A418A" w:rsidRPr="63FB4CB3">
        <w:rPr>
          <w:rFonts w:eastAsia="Times New Roman"/>
          <w:lang w:val="en-US"/>
        </w:rPr>
        <w:t xml:space="preserve"> steps starting at a low severity earthquake (scaled earthquake) and then </w:t>
      </w:r>
      <w:r w:rsidR="4D3A418A" w:rsidRPr="63FB4CB3">
        <w:rPr>
          <w:rFonts w:eastAsia="Times New Roman"/>
        </w:rPr>
        <w:t>repeated with the same earthquake</w:t>
      </w:r>
      <w:r w:rsidR="4D3A418A" w:rsidRPr="63FB4CB3">
        <w:rPr>
          <w:rFonts w:eastAsia="Times New Roman"/>
          <w:lang w:val="en-US"/>
        </w:rPr>
        <w:t xml:space="preserve"> at higher severity (</w:t>
      </w:r>
      <w:r w:rsidR="4D3A418A" w:rsidRPr="63FB4CB3">
        <w:rPr>
          <w:rFonts w:eastAsia="Times New Roman"/>
        </w:rPr>
        <w:t>higher amplitude</w:t>
      </w:r>
      <w:r w:rsidR="4D3A418A" w:rsidRPr="63FB4CB3">
        <w:rPr>
          <w:rFonts w:eastAsia="Times New Roman"/>
          <w:lang w:val="en-US"/>
        </w:rPr>
        <w:t>)</w:t>
      </w:r>
      <w:r w:rsidR="4D3A418A" w:rsidRPr="63FB4CB3">
        <w:rPr>
          <w:rFonts w:eastAsia="Times New Roman"/>
        </w:rPr>
        <w:t xml:space="preserve">, and so on until a defined amplitude is reached, which usually corresponds to the original amplitude of the earthquake </w:t>
      </w:r>
      <w:r w:rsidR="4D3A418A" w:rsidRPr="63FB4CB3">
        <w:rPr>
          <w:rFonts w:eastAsia="Times New Roman"/>
          <w:lang w:val="en-US"/>
        </w:rPr>
        <w:t>– reference severity</w:t>
      </w:r>
      <w:r w:rsidR="4D3A418A" w:rsidRPr="63FB4CB3">
        <w:rPr>
          <w:rFonts w:eastAsia="Times New Roman"/>
        </w:rPr>
        <w:t>.</w:t>
      </w:r>
      <w:r w:rsidR="4D3A418A" w:rsidRPr="63FB4CB3">
        <w:rPr>
          <w:rFonts w:eastAsia="Times New Roman"/>
          <w:lang w:val="en-US"/>
        </w:rPr>
        <w:t xml:space="preserve"> At each test step the structural damage </w:t>
      </w:r>
      <w:r w:rsidR="007F54C2">
        <w:rPr>
          <w:rFonts w:eastAsia="Times New Roman"/>
          <w:lang w:val="en-US"/>
        </w:rPr>
        <w:t>i</w:t>
      </w:r>
      <w:r w:rsidR="4D3A418A" w:rsidRPr="63FB4CB3">
        <w:rPr>
          <w:rFonts w:eastAsia="Times New Roman"/>
          <w:lang w:val="en-US"/>
        </w:rPr>
        <w:t xml:space="preserve">s accessed and, </w:t>
      </w:r>
      <w:r w:rsidR="00743451">
        <w:rPr>
          <w:rFonts w:eastAsia="Times New Roman"/>
          <w:lang w:val="en-US"/>
        </w:rPr>
        <w:t xml:space="preserve">before </w:t>
      </w:r>
      <w:r w:rsidR="4D3A418A" w:rsidRPr="63FB4CB3">
        <w:rPr>
          <w:rFonts w:eastAsia="Times New Roman"/>
          <w:lang w:val="en-US"/>
        </w:rPr>
        <w:t>starting a test step</w:t>
      </w:r>
      <w:r w:rsidR="4D3A418A" w:rsidRPr="63FB4CB3">
        <w:rPr>
          <w:rFonts w:eastAsia="Times New Roman"/>
        </w:rPr>
        <w:t>, an identification of the system's transfer function is carried out using a limited-band pink noise signal (slope of -10dB/decade).</w:t>
      </w:r>
      <w:r w:rsidR="4D3A418A" w:rsidRPr="63FB4CB3">
        <w:rPr>
          <w:rFonts w:eastAsia="Times New Roman"/>
          <w:lang w:val="en-US"/>
        </w:rPr>
        <w:t xml:space="preserve"> T</w:t>
      </w:r>
      <w:r w:rsidR="4D3A418A" w:rsidRPr="63FB4CB3">
        <w:rPr>
          <w:rFonts w:eastAsia="Times New Roman"/>
        </w:rPr>
        <w:t>his</w:t>
      </w:r>
      <w:r w:rsidR="007F54C2">
        <w:rPr>
          <w:rFonts w:eastAsia="Times New Roman"/>
        </w:rPr>
        <w:t xml:space="preserve"> transfer</w:t>
      </w:r>
      <w:r w:rsidR="4D3A418A" w:rsidRPr="63FB4CB3">
        <w:rPr>
          <w:rFonts w:eastAsia="Times New Roman"/>
        </w:rPr>
        <w:t xml:space="preserve"> function is then used in the command signal generation algorithm</w:t>
      </w:r>
      <w:r w:rsidR="4D3A418A" w:rsidRPr="63FB4CB3">
        <w:rPr>
          <w:rFonts w:eastAsia="Times New Roman"/>
          <w:lang w:val="en-US"/>
        </w:rPr>
        <w:t xml:space="preserve"> to generate the drive signal for each test step</w:t>
      </w:r>
      <w:r w:rsidR="4D3A418A" w:rsidRPr="63FB4CB3">
        <w:rPr>
          <w:rFonts w:eastAsia="Times New Roman"/>
        </w:rPr>
        <w:t xml:space="preserve">. Throughout this process, the amplitude of the reference signal increases progressively, and it is expected that the structure will enter a non-linear regime, either due to the behaviour of some of its components or the damage accumulated during the various tests. At </w:t>
      </w:r>
      <w:r w:rsidR="00743451">
        <w:rPr>
          <w:rFonts w:eastAsia="Times New Roman"/>
          <w:lang w:val="en-US"/>
        </w:rPr>
        <w:t xml:space="preserve">each </w:t>
      </w:r>
      <w:r w:rsidR="4D3A418A" w:rsidRPr="63FB4CB3">
        <w:rPr>
          <w:rFonts w:eastAsia="Times New Roman"/>
        </w:rPr>
        <w:t>test</w:t>
      </w:r>
      <w:r w:rsidR="4D3A418A" w:rsidRPr="63FB4CB3">
        <w:rPr>
          <w:rFonts w:eastAsia="Times New Roman"/>
          <w:lang w:val="en-US"/>
        </w:rPr>
        <w:t xml:space="preserve"> step</w:t>
      </w:r>
      <w:r w:rsidR="00BC2592" w:rsidRPr="63FB4CB3">
        <w:rPr>
          <w:rFonts w:eastAsia="Times New Roman"/>
        </w:rPr>
        <w:t>, the system's performance is evaluated by comparing the response spectrum of the reference signal with that of the signal measured on the platform</w:t>
      </w:r>
      <w:r w:rsidR="008960AF">
        <w:rPr>
          <w:rFonts w:eastAsia="Times New Roman"/>
        </w:rPr>
        <w:t xml:space="preserve"> (</w:t>
      </w:r>
      <w:r w:rsidR="008960AF">
        <w:rPr>
          <w:rFonts w:eastAsia="Times New Roman"/>
        </w:rPr>
        <w:fldChar w:fldCharType="begin"/>
      </w:r>
      <w:r w:rsidR="008960AF">
        <w:rPr>
          <w:rFonts w:eastAsia="Times New Roman"/>
        </w:rPr>
        <w:instrText xml:space="preserve"> REF _Ref228488041 \n \h </w:instrText>
      </w:r>
      <w:r w:rsidR="008960AF">
        <w:rPr>
          <w:rFonts w:eastAsia="Times New Roman"/>
        </w:rPr>
      </w:r>
      <w:r w:rsidR="008960AF">
        <w:rPr>
          <w:rFonts w:eastAsia="Times New Roman"/>
        </w:rPr>
        <w:fldChar w:fldCharType="separate"/>
      </w:r>
      <w:r w:rsidR="008960AF">
        <w:rPr>
          <w:rFonts w:eastAsia="Times New Roman"/>
        </w:rPr>
        <w:t>Fig. 2</w:t>
      </w:r>
      <w:r w:rsidR="008960AF">
        <w:rPr>
          <w:rFonts w:eastAsia="Times New Roman"/>
        </w:rPr>
        <w:fldChar w:fldCharType="end"/>
      </w:r>
      <w:r w:rsidR="008960AF">
        <w:rPr>
          <w:rFonts w:eastAsia="Times New Roman"/>
        </w:rPr>
        <w:t>)</w:t>
      </w:r>
      <w:r w:rsidR="00BC2592" w:rsidRPr="63FB4CB3">
        <w:rPr>
          <w:rFonts w:eastAsia="Times New Roman"/>
        </w:rPr>
        <w:t xml:space="preserve">. The response spectrum is a fundamental concept in earthquake engineering and structural dynamics, as it represents the maximum response (such as displacement, velocity, or acceleration) for each natural frequency of a single degree of freedom mass-spring-damper system subjected to </w:t>
      </w:r>
      <w:r w:rsidR="4D3A418A" w:rsidRPr="63FB4CB3">
        <w:rPr>
          <w:rFonts w:eastAsia="Times New Roman"/>
          <w:lang w:val="en-US"/>
        </w:rPr>
        <w:t>the</w:t>
      </w:r>
      <w:r w:rsidR="00BC2592" w:rsidRPr="63FB4CB3">
        <w:rPr>
          <w:rFonts w:eastAsia="Times New Roman"/>
          <w:lang w:val="en-US"/>
        </w:rPr>
        <w:t xml:space="preserve"> </w:t>
      </w:r>
      <w:r w:rsidR="00BC2592" w:rsidRPr="63FB4CB3">
        <w:rPr>
          <w:rFonts w:eastAsia="Times New Roman"/>
        </w:rPr>
        <w:t>ground motion.</w:t>
      </w:r>
      <w:r w:rsidR="4D3A418A" w:rsidRPr="63FB4CB3">
        <w:rPr>
          <w:rFonts w:eastAsia="Times New Roman"/>
        </w:rPr>
        <w:t xml:space="preserve"> </w:t>
      </w:r>
      <w:r w:rsidR="4D3A418A" w:rsidRPr="63FB4CB3">
        <w:rPr>
          <w:rFonts w:eastAsia="Times New Roman"/>
          <w:lang w:val="en-US"/>
        </w:rPr>
        <w:t>It represents how structures respond to a specific earthquake ground-motion record and is used to characterize earthquake severity</w:t>
      </w:r>
      <w:r w:rsidR="00597134">
        <w:rPr>
          <w:rFonts w:eastAsia="Times New Roman"/>
          <w:lang w:val="en-US"/>
        </w:rPr>
        <w:t>.</w:t>
      </w:r>
    </w:p>
    <w:p w14:paraId="6BC26321" w14:textId="0EB534EF" w:rsidR="002A5CA6" w:rsidRDefault="00CD2F37" w:rsidP="00252BD6">
      <w:pPr>
        <w:pStyle w:val="Corpodetexto"/>
        <w:keepNext/>
        <w:ind w:firstLine="0pt"/>
        <w:jc w:val="center"/>
      </w:pPr>
      <w:r>
        <w:rPr>
          <w:rFonts w:eastAsia="Times New Roman"/>
          <w:noProof/>
          <w:lang w:val="en-US"/>
        </w:rPr>
        <w:drawing>
          <wp:anchor distT="0" distB="0" distL="114300" distR="114300" simplePos="0" relativeHeight="251658240" behindDoc="0" locked="0" layoutInCell="1" allowOverlap="1" wp14:anchorId="58BC787C" wp14:editId="376C91F1">
            <wp:simplePos x="0" y="0"/>
            <wp:positionH relativeFrom="column">
              <wp:posOffset>1173079</wp:posOffset>
            </wp:positionH>
            <wp:positionV relativeFrom="paragraph">
              <wp:posOffset>1260597</wp:posOffset>
            </wp:positionV>
            <wp:extent cx="1434224" cy="483084"/>
            <wp:effectExtent l="342265" t="0" r="280035" b="0"/>
            <wp:wrapNone/>
            <wp:docPr id="173952935" name="Seta: Para a Direita 1"/>
            <wp:cNvGraphicFramePr/>
            <a:graphic xmlns:a="http://purl.oclc.org/ooxml/drawingml/main">
              <a:graphicData uri="http://schemas.microsoft.com/office/word/2010/wordprocessingShape">
                <wp:wsp>
                  <wp:cNvSpPr/>
                  <wp:spPr>
                    <a:xfrm rot="18824079">
                      <a:off x="0" y="0"/>
                      <a:ext cx="1434224" cy="483084"/>
                    </a:xfrm>
                    <a:prstGeom prst="rightArrow">
                      <a:avLst/>
                    </a:prstGeom>
                    <a:solidFill>
                      <a:srgbClr val="EE0000">
                        <a:alpha val="50%"/>
                      </a:srgbClr>
                    </a:solidFill>
                    <a:ln>
                      <a:noFill/>
                    </a:ln>
                  </wp:spPr>
                  <wp:style>
                    <a:lnRef idx="0">
                      <a:scrgbClr r="0%" g="0%" b="0%"/>
                    </a:lnRef>
                    <a:fillRef idx="0">
                      <a:scrgbClr r="0%" g="0%" b="0%"/>
                    </a:fillRef>
                    <a:effectRef idx="0">
                      <a:scrgbClr r="0%" g="0%" b="0%"/>
                    </a:effectRef>
                    <a:fontRef idx="minor">
                      <a:schemeClr val="lt1"/>
                    </a:fontRef>
                  </wp:style>
                  <wp:txbx>
                    <wne:txbxContent>
                      <w:p w14:paraId="4B52DABF" w14:textId="1597C81D" w:rsidR="009F782D" w:rsidRPr="00322010" w:rsidRDefault="009F782D" w:rsidP="009F782D">
                        <w:pPr>
                          <w:rPr>
                            <w:b/>
                            <w:color w:val="FFFFFF" w:themeColor="background1"/>
                          </w:rPr>
                        </w:pPr>
                        <w:r w:rsidRPr="00322010">
                          <w:rPr>
                            <w:b/>
                            <w:color w:val="FFFFFF" w:themeColor="background1"/>
                          </w:rPr>
                          <w:t>Increasing Severity</w:t>
                        </w:r>
                      </w:p>
                    </wne:txbxContent>
                  </wp:txbx>
                  <wp:bodyPr rot="0" spcFirstLastPara="0" vertOverflow="overflow" horzOverflow="overflow" vert="horz" wrap="square" lIns="91440" tIns="45720" rIns="91440" bIns="45720" numCol="1" spcCol="0" rtlCol="0" fromWordArt="0" anchor="ctr" anchorCtr="0" forceAA="0" compatLnSpc="1">
                    <a:prstTxWarp prst="textNoShape">
                      <a:avLst/>
                    </a:prstTxWarp>
                    <a:noAutofit/>
                  </wp:bodyPr>
                </wp:wsp>
              </a:graphicData>
            </a:graphic>
            <wp14:sizeRelH relativeFrom="margin">
              <wp14:pctWidth>0%</wp14:pctWidth>
            </wp14:sizeRelH>
            <wp14:sizeRelV relativeFrom="margin">
              <wp14:pctHeight>0%</wp14:pctHeight>
            </wp14:sizeRelV>
          </wp:anchor>
        </w:drawing>
      </w:r>
      <w:r w:rsidR="002A5CA6">
        <w:rPr>
          <w:rFonts w:eastAsia="Times New Roman"/>
          <w:noProof/>
          <w:lang w:val="en-US"/>
        </w:rPr>
        <w:drawing>
          <wp:inline distT="0" distB="0" distL="0" distR="0" wp14:anchorId="5A464376" wp14:editId="46343319">
            <wp:extent cx="2227634" cy="2259054"/>
            <wp:effectExtent l="0" t="0" r="0" b="1905"/>
            <wp:docPr id="346759077" name="Imagem 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252691" cy="2284464"/>
                    </a:xfrm>
                    <a:prstGeom prst="rect">
                      <a:avLst/>
                    </a:prstGeom>
                    <a:noFill/>
                    <a:ln>
                      <a:noFill/>
                    </a:ln>
                  </pic:spPr>
                </pic:pic>
              </a:graphicData>
            </a:graphic>
          </wp:inline>
        </w:drawing>
      </w:r>
    </w:p>
    <w:p w14:paraId="607C2B3C" w14:textId="404E0CFC" w:rsidR="00D74ABD" w:rsidRPr="002A5CA6" w:rsidRDefault="00021404" w:rsidP="002A5CA6">
      <w:pPr>
        <w:pStyle w:val="figurecaption"/>
        <w:rPr>
          <w:noProof w:val="0"/>
          <w:lang w:val="en-GB"/>
        </w:rPr>
      </w:pPr>
      <w:bookmarkStart w:id="1" w:name="_Ref228488041"/>
      <w:r>
        <w:rPr>
          <w:noProof w:val="0"/>
          <w:lang w:val="en-GB"/>
        </w:rPr>
        <w:t>A</w:t>
      </w:r>
      <w:r w:rsidR="002A5CA6">
        <w:rPr>
          <w:noProof w:val="0"/>
          <w:lang w:val="en-GB"/>
        </w:rPr>
        <w:t xml:space="preserve">cceleration response spectrum </w:t>
      </w:r>
      <w:r>
        <w:rPr>
          <w:noProof w:val="0"/>
          <w:lang w:val="en-GB"/>
        </w:rPr>
        <w:t>evolution</w:t>
      </w:r>
      <w:r w:rsidR="00956A85">
        <w:rPr>
          <w:noProof w:val="0"/>
          <w:lang w:val="en-GB"/>
        </w:rPr>
        <w:t>.</w:t>
      </w:r>
      <w:r w:rsidR="00FA6FF6">
        <w:rPr>
          <w:noProof w:val="0"/>
          <w:lang w:val="en-GB"/>
        </w:rPr>
        <w:t xml:space="preserve"> Four</w:t>
      </w:r>
      <w:r w:rsidR="002A5CA6">
        <w:rPr>
          <w:noProof w:val="0"/>
          <w:lang w:val="en-GB"/>
        </w:rPr>
        <w:t xml:space="preserve"> </w:t>
      </w:r>
      <w:r w:rsidR="001D5F05">
        <w:rPr>
          <w:noProof w:val="0"/>
          <w:lang w:val="en-GB"/>
        </w:rPr>
        <w:t>iterativel</w:t>
      </w:r>
      <w:r w:rsidR="00CE5D6B">
        <w:rPr>
          <w:noProof w:val="0"/>
          <w:lang w:val="en-GB"/>
        </w:rPr>
        <w:t>y</w:t>
      </w:r>
      <w:r w:rsidR="002A5CA6">
        <w:rPr>
          <w:noProof w:val="0"/>
          <w:lang w:val="en-GB"/>
        </w:rPr>
        <w:t xml:space="preserve"> </w:t>
      </w:r>
      <w:r w:rsidR="00997414">
        <w:rPr>
          <w:noProof w:val="0"/>
          <w:lang w:val="en-GB"/>
        </w:rPr>
        <w:t xml:space="preserve">generated </w:t>
      </w:r>
      <w:r w:rsidR="00534969">
        <w:rPr>
          <w:noProof w:val="0"/>
          <w:lang w:val="en-GB"/>
        </w:rPr>
        <w:t xml:space="preserve">drive </w:t>
      </w:r>
      <w:r w:rsidR="00AF2C56">
        <w:rPr>
          <w:noProof w:val="0"/>
          <w:lang w:val="en-GB"/>
        </w:rPr>
        <w:t>sign</w:t>
      </w:r>
      <w:r w:rsidR="00753FAA">
        <w:rPr>
          <w:noProof w:val="0"/>
          <w:lang w:val="en-GB"/>
        </w:rPr>
        <w:t xml:space="preserve">als </w:t>
      </w:r>
      <w:r w:rsidR="002A5CA6">
        <w:rPr>
          <w:noProof w:val="0"/>
          <w:lang w:val="en-GB"/>
        </w:rPr>
        <w:t>(for scaled L’Aquila seismic signal)</w:t>
      </w:r>
      <w:bookmarkEnd w:id="1"/>
      <w:r w:rsidR="00A17B7B">
        <w:rPr>
          <w:noProof w:val="0"/>
          <w:lang w:val="en-GB"/>
        </w:rPr>
        <w:t xml:space="preserve"> </w:t>
      </w:r>
      <w:r w:rsidR="00BB78A2">
        <w:rPr>
          <w:noProof w:val="0"/>
          <w:lang w:val="en-GB"/>
        </w:rPr>
        <w:t xml:space="preserve">were needed </w:t>
      </w:r>
      <w:r w:rsidR="00876664">
        <w:rPr>
          <w:noProof w:val="0"/>
          <w:lang w:val="en-GB"/>
        </w:rPr>
        <w:t>for acceptable</w:t>
      </w:r>
      <w:r w:rsidR="0035115A">
        <w:rPr>
          <w:noProof w:val="0"/>
          <w:lang w:val="en-GB"/>
        </w:rPr>
        <w:t xml:space="preserve"> performance</w:t>
      </w:r>
      <w:r w:rsidR="007F54C2">
        <w:rPr>
          <w:noProof w:val="0"/>
          <w:lang w:val="en-GB"/>
        </w:rPr>
        <w:t>.</w:t>
      </w:r>
    </w:p>
    <w:p w14:paraId="74A9887A" w14:textId="3C69BC9D" w:rsidR="00BC2592" w:rsidRPr="00B92DFC" w:rsidRDefault="4D3A418A" w:rsidP="00BC2592">
      <w:pPr>
        <w:pStyle w:val="Corpodetexto"/>
      </w:pPr>
      <w:r w:rsidRPr="63FB4CB3">
        <w:rPr>
          <w:rFonts w:eastAsia="Times New Roman"/>
          <w:lang w:val="en-US"/>
        </w:rPr>
        <w:lastRenderedPageBreak/>
        <w:t>Consequently, different earthquake</w:t>
      </w:r>
      <w:r w:rsidR="00743451">
        <w:rPr>
          <w:rFonts w:eastAsia="Times New Roman"/>
          <w:lang w:val="en-US"/>
        </w:rPr>
        <w:t xml:space="preserve"> </w:t>
      </w:r>
      <w:r w:rsidRPr="63FB4CB3">
        <w:rPr>
          <w:rFonts w:eastAsia="Times New Roman"/>
          <w:lang w:val="en-US"/>
        </w:rPr>
        <w:t xml:space="preserve">time histories can correspond to the same response spectrum, meaning they have the same severity. </w:t>
      </w:r>
      <w:r w:rsidR="00BC2592" w:rsidRPr="63FB4CB3">
        <w:rPr>
          <w:rFonts w:eastAsia="Times New Roman"/>
        </w:rPr>
        <w:t xml:space="preserve">However, it is not always possible to achieve satisfactory performance with the command signal synthesized initially, and it may be necessary to generate more than one command signal and carry out additional </w:t>
      </w:r>
      <w:r w:rsidRPr="63FB4CB3">
        <w:rPr>
          <w:rFonts w:eastAsia="Times New Roman"/>
        </w:rPr>
        <w:t xml:space="preserve">test </w:t>
      </w:r>
      <w:r w:rsidRPr="63FB4CB3">
        <w:rPr>
          <w:rFonts w:eastAsia="Times New Roman"/>
          <w:lang w:val="en-US"/>
        </w:rPr>
        <w:t>steps</w:t>
      </w:r>
      <w:r w:rsidRPr="63FB4CB3">
        <w:rPr>
          <w:rFonts w:eastAsia="Times New Roman"/>
        </w:rPr>
        <w:t>.</w:t>
      </w:r>
      <w:r w:rsidR="00BC2592" w:rsidRPr="63FB4CB3">
        <w:rPr>
          <w:rFonts w:eastAsia="Times New Roman"/>
        </w:rPr>
        <w:t xml:space="preserve"> This procedure, although necessary </w:t>
      </w:r>
      <w:r w:rsidRPr="63FB4CB3">
        <w:rPr>
          <w:rFonts w:eastAsia="Times New Roman"/>
          <w:lang w:val="en-US"/>
        </w:rPr>
        <w:t>to fit the spectrum</w:t>
      </w:r>
      <w:r w:rsidRPr="63FB4CB3">
        <w:rPr>
          <w:rFonts w:eastAsia="Times New Roman"/>
        </w:rPr>
        <w:t>,</w:t>
      </w:r>
      <w:r w:rsidR="00BC2592" w:rsidRPr="63FB4CB3">
        <w:rPr>
          <w:rFonts w:eastAsia="Times New Roman"/>
        </w:rPr>
        <w:t xml:space="preserve"> it induces additional damage to the structure.</w:t>
      </w:r>
      <w:r w:rsidRPr="63FB4CB3">
        <w:rPr>
          <w:rFonts w:eastAsia="Times New Roman"/>
          <w:lang w:val="en-US"/>
        </w:rPr>
        <w:t xml:space="preserve"> Additionally</w:t>
      </w:r>
      <w:r w:rsidRPr="63FB4CB3">
        <w:rPr>
          <w:rFonts w:eastAsia="Times New Roman"/>
        </w:rPr>
        <w:t>,</w:t>
      </w:r>
      <w:r w:rsidR="00BC2592" w:rsidRPr="63FB4CB3">
        <w:rPr>
          <w:rFonts w:eastAsia="Times New Roman"/>
        </w:rPr>
        <w:t xml:space="preserve"> physical limitations inherent to the equipment, namely with regard to the finite field of displacement, velocity and acceleration, must be duly considered during the tests.</w:t>
      </w:r>
      <w:r w:rsidR="007A3CA3" w:rsidRPr="007A3CA3">
        <w:rPr>
          <w:rFonts w:eastAsia="Times New Roman"/>
          <w:noProof/>
          <w:lang w:val="en-US"/>
        </w:rPr>
        <w:t xml:space="preserve"> </w:t>
      </w:r>
    </w:p>
    <w:p w14:paraId="04B5FD1F" w14:textId="66FCD811" w:rsidR="00BC2592" w:rsidRPr="00980C35" w:rsidRDefault="14DAD683" w:rsidP="4EDD7168">
      <w:pPr>
        <w:spacing w:after="6pt" w:line="11.40pt" w:lineRule="auto"/>
        <w:ind w:firstLine="14.40pt"/>
        <w:jc w:val="both"/>
      </w:pPr>
      <w:r w:rsidRPr="4EDD7168">
        <w:rPr>
          <w:rFonts w:eastAsia="Times New Roman"/>
        </w:rPr>
        <w:t>To overcome these limitations a control methodology for shaking</w:t>
      </w:r>
      <w:r w:rsidR="77361857">
        <w:noBreakHyphen/>
      </w:r>
      <w:r w:rsidRPr="4EDD7168">
        <w:rPr>
          <w:rFonts w:eastAsia="Times New Roman"/>
        </w:rPr>
        <w:t>table using an optimized linear controller using the model of the identified system and earthquake recorded is being proposed. The performance of the system will be evaluated with two candidate</w:t>
      </w:r>
      <w:r w:rsidR="007F54C2">
        <w:rPr>
          <w:rFonts w:eastAsia="Times New Roman"/>
        </w:rPr>
        <w:t xml:space="preserve"> controllers</w:t>
      </w:r>
      <w:r w:rsidRPr="4EDD7168">
        <w:rPr>
          <w:rFonts w:eastAsia="Times New Roman"/>
        </w:rPr>
        <w:t>: a PID</w:t>
      </w:r>
      <w:r w:rsidR="00B57E0B">
        <w:rPr>
          <w:rFonts w:eastAsia="Times New Roman"/>
        </w:rPr>
        <w:t>-</w:t>
      </w:r>
      <w:r w:rsidR="00896EA2">
        <w:rPr>
          <w:rFonts w:eastAsia="Times New Roman"/>
        </w:rPr>
        <w:t>F</w:t>
      </w:r>
      <w:r w:rsidRPr="4EDD7168">
        <w:rPr>
          <w:rFonts w:eastAsia="Times New Roman"/>
        </w:rPr>
        <w:t xml:space="preserve"> and an optimal LQI controller.</w:t>
      </w:r>
    </w:p>
    <w:p w14:paraId="7EFECDDC" w14:textId="7E275C12" w:rsidR="00BC2592" w:rsidRPr="00634884" w:rsidRDefault="14DAD683" w:rsidP="00634884">
      <w:pPr>
        <w:pStyle w:val="Corpodetexto"/>
        <w:rPr>
          <w:rFonts w:eastAsia="Times New Roman"/>
          <w:lang w:val="en-US"/>
        </w:rPr>
      </w:pPr>
      <w:r w:rsidRPr="4EDD7168">
        <w:rPr>
          <w:rFonts w:eastAsia="Times New Roman"/>
          <w:lang w:val="en-US"/>
        </w:rPr>
        <w:t xml:space="preserve">An experimental facility comprising a small-scale shaking table with dedicated hardware and software </w:t>
      </w:r>
      <w:r w:rsidR="007950E0">
        <w:rPr>
          <w:rFonts w:eastAsia="Times New Roman"/>
          <w:lang w:val="en-US"/>
        </w:rPr>
        <w:t>is</w:t>
      </w:r>
      <w:r w:rsidRPr="4EDD7168">
        <w:rPr>
          <w:rFonts w:eastAsia="Times New Roman"/>
          <w:lang w:val="en-US"/>
        </w:rPr>
        <w:t xml:space="preserve"> used to validate the methodology. The measurement and control chain is depicted on Fig. </w:t>
      </w:r>
      <w:r w:rsidR="009B32E5">
        <w:rPr>
          <w:rFonts w:eastAsia="Times New Roman"/>
          <w:lang w:val="en-US"/>
        </w:rPr>
        <w:t>3</w:t>
      </w:r>
      <w:r w:rsidRPr="4EDD7168">
        <w:rPr>
          <w:rFonts w:eastAsia="Times New Roman"/>
          <w:lang w:val="en-US"/>
        </w:rPr>
        <w:t xml:space="preserve"> and, consists of: </w:t>
      </w:r>
      <w:r w:rsidRPr="10946460">
        <w:rPr>
          <w:rFonts w:eastAsia="Times New Roman"/>
          <w:lang w:val="en-US"/>
        </w:rPr>
        <w:t xml:space="preserve">i) </w:t>
      </w:r>
      <w:r w:rsidR="10946460" w:rsidRPr="10946460">
        <w:rPr>
          <w:rFonts w:eastAsia="Times New Roman"/>
          <w:lang w:val="en-US"/>
        </w:rPr>
        <w:t xml:space="preserve">Shaking Table, including </w:t>
      </w:r>
      <w:r w:rsidRPr="10946460">
        <w:rPr>
          <w:rFonts w:eastAsia="Times New Roman"/>
          <w:lang w:val="en-US"/>
        </w:rPr>
        <w:t>a small-scale shaking table installed on a fixed base, along which it rolls over, driven by a Goodmans model 390A electrodynamic shaker</w:t>
      </w:r>
      <w:r w:rsidR="10946460" w:rsidRPr="10946460">
        <w:rPr>
          <w:rFonts w:eastAsia="Times New Roman"/>
          <w:lang w:val="en-US"/>
        </w:rPr>
        <w:t>, and</w:t>
      </w:r>
      <w:r w:rsidRPr="10946460">
        <w:rPr>
          <w:rFonts w:eastAsia="Times New Roman"/>
          <w:lang w:val="en-US"/>
        </w:rPr>
        <w:t xml:space="preserve"> a Linear Variable Differential Transformer (LVDT) measures the relative displacement of the platform;</w:t>
      </w:r>
      <w:r w:rsidRPr="4EDD7168">
        <w:rPr>
          <w:rFonts w:eastAsia="Times New Roman"/>
          <w:lang w:val="en-US"/>
        </w:rPr>
        <w:t xml:space="preserve"> </w:t>
      </w:r>
      <w:r w:rsidR="10946460" w:rsidRPr="10946460">
        <w:rPr>
          <w:rFonts w:eastAsia="Times New Roman"/>
          <w:lang w:val="en-US"/>
        </w:rPr>
        <w:t>ii) Conditioning and Control unit, with</w:t>
      </w:r>
      <w:r w:rsidRPr="10946460">
        <w:rPr>
          <w:rFonts w:eastAsia="Times New Roman"/>
          <w:lang w:val="en-US"/>
        </w:rPr>
        <w:t xml:space="preserve"> a hardware rack comprising all required signal conditioning and control components, including sensor signal conditioners and a National Instruments PXI Real-Time Controller integrated with a CompactRIO system featuring a Virtex-5 FPGA, enabling autonomous real-time execution of control and acquisition tasks;</w:t>
      </w:r>
      <w:r w:rsidRPr="4EDD7168">
        <w:rPr>
          <w:rFonts w:eastAsia="Times New Roman"/>
          <w:lang w:val="en-US"/>
        </w:rPr>
        <w:t xml:space="preserve"> </w:t>
      </w:r>
      <w:r w:rsidR="10946460" w:rsidRPr="10946460">
        <w:rPr>
          <w:rFonts w:eastAsia="Times New Roman"/>
          <w:lang w:val="en-US"/>
        </w:rPr>
        <w:t>iii) and, Data Acquisition System</w:t>
      </w:r>
      <w:r w:rsidRPr="10946460">
        <w:rPr>
          <w:rFonts w:eastAsia="Times New Roman"/>
          <w:lang w:val="en-US"/>
        </w:rPr>
        <w:t xml:space="preserve"> comprising a host PC, where the experimental setup is configured using the NI LabVIEW environment, including the implementation and supervision of the control strategy, the data acquisition set-up, as well as</w:t>
      </w:r>
      <w:r w:rsidRPr="4EDD7168">
        <w:rPr>
          <w:rFonts w:eastAsia="Times New Roman"/>
          <w:color w:val="002060"/>
          <w:lang w:val="en-US"/>
        </w:rPr>
        <w:t xml:space="preserve"> </w:t>
      </w:r>
      <w:r w:rsidRPr="10946460">
        <w:rPr>
          <w:rFonts w:eastAsia="Times New Roman"/>
          <w:lang w:val="en-US"/>
        </w:rPr>
        <w:t>the measurement and visualization of the experimental results.</w:t>
      </w:r>
      <w:r w:rsidR="4EDD7168" w:rsidRPr="00634884">
        <w:rPr>
          <w:lang w:val="en-US"/>
        </w:rPr>
        <w:t xml:space="preserve"> </w:t>
      </w:r>
    </w:p>
    <w:p w14:paraId="202C1CAF" w14:textId="77777777" w:rsidR="00FD6795" w:rsidRDefault="5376FD6C" w:rsidP="00FD6795">
      <w:pPr>
        <w:keepNext/>
        <w:jc w:val="both"/>
      </w:pPr>
      <w:r>
        <w:rPr>
          <w:noProof/>
        </w:rPr>
        <w:drawing>
          <wp:inline distT="0" distB="0" distL="0" distR="0" wp14:anchorId="7351D024" wp14:editId="1A7818BA">
            <wp:extent cx="3090940" cy="2402032"/>
            <wp:effectExtent l="0" t="0" r="0" b="0"/>
            <wp:docPr id="1402110797" name="drawin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402110797" name="Picture 1402110797"/>
                    <pic:cNvPicPr/>
                  </pic:nvPicPr>
                  <pic:blipFill>
                    <a:blip r:embed="rId11">
                      <a:extLst>
                        <a:ext uri="{28A0092B-C50C-407E-A947-70E740481C1C}">
                          <a14:useLocalDpi xmlns:a14="http://schemas.microsoft.com/office/drawing/2010/main"/>
                        </a:ext>
                      </a:extLst>
                    </a:blip>
                    <a:stretch>
                      <a:fillRect/>
                    </a:stretch>
                  </pic:blipFill>
                  <pic:spPr>
                    <a:xfrm>
                      <a:off x="0" y="0"/>
                      <a:ext cx="3090940" cy="2402032"/>
                    </a:xfrm>
                    <a:prstGeom prst="rect">
                      <a:avLst/>
                    </a:prstGeom>
                  </pic:spPr>
                </pic:pic>
              </a:graphicData>
            </a:graphic>
          </wp:inline>
        </w:drawing>
      </w:r>
    </w:p>
    <w:p w14:paraId="7F7C46C3" w14:textId="7DCA5E51" w:rsidR="46B5B1E8" w:rsidRPr="0084712B" w:rsidRDefault="00FD6795" w:rsidP="00FD6795">
      <w:pPr>
        <w:pStyle w:val="figurecaption"/>
        <w:rPr>
          <w:rFonts w:eastAsia="Times New Roman"/>
        </w:rPr>
      </w:pPr>
      <w:r w:rsidRPr="00FD6795">
        <w:t>Experimental facility</w:t>
      </w:r>
    </w:p>
    <w:p w14:paraId="3AB0A65A" w14:textId="1E39488C" w:rsidR="14ACD782" w:rsidRDefault="14ACD782" w:rsidP="42AFF418">
      <w:pPr>
        <w:spacing w:after="6pt" w:line="11.40pt" w:lineRule="auto"/>
        <w:jc w:val="both"/>
      </w:pPr>
      <w:r w:rsidRPr="42AFF418">
        <w:rPr>
          <w:rFonts w:eastAsia="Times New Roman"/>
        </w:rPr>
        <w:t>One key advantage of this system framework is the modularity, since both data acquisition system and the condition and control rack can be deployed with other experimental set-ups. In particular, the system can be reused with the ST1D shaking table, where the proposed control strategies will be subsequently validated.</w:t>
      </w:r>
    </w:p>
    <w:p w14:paraId="265074EA" w14:textId="6456E0B1" w:rsidR="785C9592" w:rsidRDefault="78F1CE69" w:rsidP="785C9592">
      <w:pPr>
        <w:jc w:val="both"/>
      </w:pPr>
      <w:r w:rsidRPr="78F1CE69">
        <w:rPr>
          <w:rFonts w:eastAsia="Times New Roman"/>
          <w:lang w:val="en-US"/>
        </w:rPr>
        <w:t xml:space="preserve">The system under study is a closed-loop control system, schematically illustrated in Fig. </w:t>
      </w:r>
      <w:r w:rsidR="009B32E5">
        <w:rPr>
          <w:rFonts w:eastAsia="Times New Roman"/>
          <w:lang w:val="en-US"/>
        </w:rPr>
        <w:t>4</w:t>
      </w:r>
      <w:r w:rsidRPr="78F1CE69">
        <w:rPr>
          <w:rFonts w:eastAsia="Times New Roman"/>
          <w:lang w:val="en-US"/>
        </w:rPr>
        <w:t>, comprising: i) a controller, for which both a PID</w:t>
      </w:r>
      <w:r w:rsidR="00A862BA">
        <w:rPr>
          <w:rFonts w:eastAsia="Times New Roman"/>
          <w:lang w:val="en-US"/>
        </w:rPr>
        <w:t>-</w:t>
      </w:r>
      <w:r w:rsidR="009E20D9">
        <w:rPr>
          <w:rFonts w:eastAsia="Times New Roman"/>
          <w:lang w:val="en-US"/>
        </w:rPr>
        <w:t>F</w:t>
      </w:r>
      <w:r w:rsidRPr="78F1CE69">
        <w:rPr>
          <w:rFonts w:eastAsia="Times New Roman"/>
          <w:lang w:val="en-US"/>
        </w:rPr>
        <w:t xml:space="preserve"> controller and an optimal LQI controller are considered in this study; and ii) a controlled system consisting of the shaking-table hardware, including its mechanical and electrical components, together with the</w:t>
      </w:r>
      <w:r w:rsidR="009B32E5">
        <w:rPr>
          <w:rFonts w:eastAsia="Times New Roman"/>
          <w:lang w:val="en-US"/>
        </w:rPr>
        <w:t xml:space="preserve"> top-mounted</w:t>
      </w:r>
      <w:r w:rsidRPr="78F1CE69">
        <w:rPr>
          <w:rFonts w:eastAsia="Times New Roman"/>
          <w:lang w:val="en-US"/>
        </w:rPr>
        <w:t xml:space="preserve"> physical model. The control objective is that the output signal </w:t>
      </w:r>
      <w:r w:rsidRPr="78F1CE69">
        <w:rPr>
          <w:rFonts w:eastAsia="Times New Roman"/>
          <w:i/>
          <w:iCs/>
          <w:lang w:val="en-US"/>
        </w:rPr>
        <w:t>y</w:t>
      </w:r>
      <w:r w:rsidRPr="78F1CE69">
        <w:rPr>
          <w:rFonts w:eastAsia="Times New Roman"/>
          <w:lang w:val="en-US"/>
        </w:rPr>
        <w:t xml:space="preserve">, corresponding to the shaking-table motion, tracks the reference signal </w:t>
      </w:r>
      <w:r w:rsidRPr="78F1CE69">
        <w:rPr>
          <w:rFonts w:eastAsia="Times New Roman"/>
          <w:i/>
          <w:iCs/>
          <w:lang w:val="en-US"/>
        </w:rPr>
        <w:t>r</w:t>
      </w:r>
      <w:r w:rsidR="00AB5B95">
        <w:rPr>
          <w:rFonts w:eastAsia="Times New Roman"/>
          <w:i/>
          <w:iCs/>
          <w:lang w:val="en-US"/>
        </w:rPr>
        <w:t>,</w:t>
      </w:r>
      <w:r w:rsidR="009B32E5">
        <w:rPr>
          <w:rFonts w:eastAsia="Times New Roman"/>
          <w:i/>
          <w:iCs/>
          <w:lang w:val="en-US"/>
        </w:rPr>
        <w:t xml:space="preserve"> </w:t>
      </w:r>
      <w:r w:rsidR="009B32E5">
        <w:rPr>
          <w:rFonts w:eastAsia="Times New Roman"/>
          <w:lang w:val="en-US"/>
        </w:rPr>
        <w:t>corresponding to the earthquake signal</w:t>
      </w:r>
      <w:r w:rsidR="00AB5B95">
        <w:rPr>
          <w:rFonts w:eastAsia="Times New Roman"/>
          <w:lang w:val="en-US"/>
        </w:rPr>
        <w:t>,</w:t>
      </w:r>
      <w:r w:rsidRPr="78F1CE69">
        <w:rPr>
          <w:rFonts w:eastAsia="Times New Roman"/>
          <w:lang w:val="en-US"/>
        </w:rPr>
        <w:t xml:space="preserve"> as closely as possible.</w:t>
      </w:r>
    </w:p>
    <w:p w14:paraId="02FB1392" w14:textId="4AA2CF1B" w:rsidR="78F1CE69" w:rsidRDefault="78F1CE69" w:rsidP="78F1CE69">
      <w:pPr>
        <w:jc w:val="both"/>
        <w:rPr>
          <w:rFonts w:eastAsia="Times New Roman"/>
          <w:lang w:val="en-US"/>
        </w:rPr>
      </w:pPr>
    </w:p>
    <w:p w14:paraId="652884DC" w14:textId="77777777" w:rsidR="00FD6795" w:rsidRDefault="0E82BB5F" w:rsidP="00FD6795">
      <w:pPr>
        <w:keepNext/>
        <w:jc w:val="both"/>
      </w:pPr>
      <w:r>
        <w:rPr>
          <w:noProof/>
        </w:rPr>
        <w:drawing>
          <wp:inline distT="0" distB="0" distL="0" distR="0" wp14:anchorId="571D1D86" wp14:editId="26F731B1">
            <wp:extent cx="3090940" cy="676715"/>
            <wp:effectExtent l="0" t="0" r="0" b="0"/>
            <wp:docPr id="471848639" name="drawin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471848639" name="Picture 471848639"/>
                    <pic:cNvPicPr/>
                  </pic:nvPicPr>
                  <pic:blipFill>
                    <a:blip r:embed="rId12">
                      <a:extLst>
                        <a:ext uri="{28A0092B-C50C-407E-A947-70E740481C1C}">
                          <a14:useLocalDpi xmlns:a14="http://schemas.microsoft.com/office/drawing/2010/main"/>
                        </a:ext>
                      </a:extLst>
                    </a:blip>
                    <a:stretch>
                      <a:fillRect/>
                    </a:stretch>
                  </pic:blipFill>
                  <pic:spPr>
                    <a:xfrm>
                      <a:off x="0" y="0"/>
                      <a:ext cx="3090940" cy="676715"/>
                    </a:xfrm>
                    <a:prstGeom prst="rect">
                      <a:avLst/>
                    </a:prstGeom>
                  </pic:spPr>
                </pic:pic>
              </a:graphicData>
            </a:graphic>
          </wp:inline>
        </w:drawing>
      </w:r>
    </w:p>
    <w:p w14:paraId="6A68555F" w14:textId="487B275F" w:rsidR="1210E0D4" w:rsidRPr="00A60225" w:rsidRDefault="00FD6795" w:rsidP="1210E0D4">
      <w:pPr>
        <w:pStyle w:val="figurecaption"/>
      </w:pPr>
      <w:bookmarkStart w:id="2" w:name="_Ref228489546"/>
      <w:r w:rsidRPr="00FD6795">
        <w:t>Shaking table control loop</w:t>
      </w:r>
      <w:bookmarkEnd w:id="2"/>
    </w:p>
    <w:p w14:paraId="509E654C" w14:textId="1DEA6088" w:rsidR="00BC2592" w:rsidRPr="00C84DEA" w:rsidRDefault="75690683" w:rsidP="6A0DF047">
      <w:pPr>
        <w:jc w:val="both"/>
      </w:pPr>
      <w:r w:rsidRPr="7956383A">
        <w:rPr>
          <w:rFonts w:eastAsia="Times New Roman"/>
          <w:lang w:val="en-US"/>
        </w:rPr>
        <w:t>The control strategy currently implemented at LNEC is the OLI control approach. For the majority of applications, the PI</w:t>
      </w:r>
      <w:r w:rsidR="00A376DC">
        <w:rPr>
          <w:rFonts w:eastAsia="Times New Roman"/>
          <w:lang w:val="en-US"/>
        </w:rPr>
        <w:t xml:space="preserve">D </w:t>
      </w:r>
      <w:r w:rsidRPr="7956383A">
        <w:rPr>
          <w:rFonts w:eastAsia="Times New Roman"/>
          <w:lang w:val="en-US"/>
        </w:rPr>
        <w:t>controller parameters are tuned in advance for a specific test configuration and subsequently kept fixed throughout most experimental campaigns.</w:t>
      </w:r>
    </w:p>
    <w:p w14:paraId="26D498C9" w14:textId="42E60961" w:rsidR="1210E0D4" w:rsidRDefault="1210E0D4" w:rsidP="1210E0D4">
      <w:pPr>
        <w:jc w:val="both"/>
        <w:rPr>
          <w:rFonts w:eastAsia="Times New Roman"/>
          <w:lang w:val="en-US"/>
        </w:rPr>
      </w:pPr>
    </w:p>
    <w:p w14:paraId="67A0EDC6" w14:textId="77777777" w:rsidR="00BC2592" w:rsidRPr="00B92DFC" w:rsidRDefault="00BC2592" w:rsidP="00BC2592">
      <w:pPr>
        <w:pStyle w:val="Ttulo1"/>
        <w:rPr>
          <w:noProof w:val="0"/>
        </w:rPr>
      </w:pPr>
      <w:r w:rsidRPr="00B92DFC">
        <w:rPr>
          <w:noProof w:val="0"/>
        </w:rPr>
        <w:t>Methodology</w:t>
      </w:r>
    </w:p>
    <w:p w14:paraId="23CEA49D" w14:textId="77777777" w:rsidR="00BC2592" w:rsidRPr="00B92DFC" w:rsidRDefault="00BC2592" w:rsidP="00BC2592">
      <w:pPr>
        <w:pStyle w:val="Ttulo2"/>
        <w:rPr>
          <w:noProof w:val="0"/>
        </w:rPr>
      </w:pPr>
      <w:r w:rsidRPr="00B92DFC">
        <w:rPr>
          <w:noProof w:val="0"/>
        </w:rPr>
        <w:t>Foreword</w:t>
      </w:r>
    </w:p>
    <w:p w14:paraId="65B5EA05" w14:textId="30FA7685" w:rsidR="00BC2592" w:rsidRPr="00A56E56" w:rsidRDefault="00C94EC8" w:rsidP="00035627">
      <w:pPr>
        <w:pStyle w:val="Corpodetexto"/>
        <w:rPr>
          <w:lang w:val="en-US"/>
        </w:rPr>
      </w:pPr>
      <w:r w:rsidRPr="00A56E56">
        <w:rPr>
          <w:lang w:val="en-US"/>
        </w:rPr>
        <w:t>This section details</w:t>
      </w:r>
      <w:r w:rsidR="00A56E56" w:rsidRPr="00A56E56">
        <w:rPr>
          <w:lang w:val="en-US"/>
        </w:rPr>
        <w:t xml:space="preserve"> the m</w:t>
      </w:r>
      <w:r w:rsidR="00A56E56">
        <w:rPr>
          <w:lang w:val="en-US"/>
        </w:rPr>
        <w:t xml:space="preserve">ethods </w:t>
      </w:r>
      <w:r w:rsidR="00703D21">
        <w:rPr>
          <w:lang w:val="en-US"/>
        </w:rPr>
        <w:t xml:space="preserve">with which the identification of the plant, tuning of controllers, and </w:t>
      </w:r>
      <w:r w:rsidR="003A3284">
        <w:rPr>
          <w:lang w:val="en-US"/>
        </w:rPr>
        <w:t>evaluation</w:t>
      </w:r>
      <w:r w:rsidR="00573307">
        <w:rPr>
          <w:lang w:val="en-US"/>
        </w:rPr>
        <w:t xml:space="preserve"> of</w:t>
      </w:r>
      <w:r w:rsidR="003A3284">
        <w:rPr>
          <w:lang w:val="en-US"/>
        </w:rPr>
        <w:t xml:space="preserve"> controller</w:t>
      </w:r>
      <w:r w:rsidR="00573307">
        <w:rPr>
          <w:lang w:val="en-US"/>
        </w:rPr>
        <w:t xml:space="preserve"> performance </w:t>
      </w:r>
      <w:r w:rsidR="007950E0">
        <w:rPr>
          <w:lang w:val="en-US"/>
        </w:rPr>
        <w:t>is</w:t>
      </w:r>
      <w:r w:rsidR="00573307">
        <w:rPr>
          <w:lang w:val="en-US"/>
        </w:rPr>
        <w:t xml:space="preserve"> carried out.</w:t>
      </w:r>
      <w:r w:rsidR="003A3284">
        <w:rPr>
          <w:lang w:val="en-US"/>
        </w:rPr>
        <w:t xml:space="preserve"> </w:t>
      </w:r>
      <w:r w:rsidR="00A52F59">
        <w:rPr>
          <w:lang w:val="en-US"/>
        </w:rPr>
        <w:t xml:space="preserve">Firstly, the two-stage </w:t>
      </w:r>
      <w:r w:rsidR="00FD16E6">
        <w:rPr>
          <w:lang w:val="en-US"/>
        </w:rPr>
        <w:t xml:space="preserve">closed-loop </w:t>
      </w:r>
      <w:r w:rsidR="00A52F59">
        <w:rPr>
          <w:lang w:val="en-US"/>
        </w:rPr>
        <w:t xml:space="preserve">identification method </w:t>
      </w:r>
      <w:r w:rsidR="00FD16E6">
        <w:rPr>
          <w:lang w:val="en-US"/>
        </w:rPr>
        <w:t xml:space="preserve">[12] </w:t>
      </w:r>
      <w:r w:rsidR="00A52F59">
        <w:rPr>
          <w:lang w:val="en-US"/>
        </w:rPr>
        <w:t>is applied</w:t>
      </w:r>
      <w:r w:rsidR="002016D0">
        <w:rPr>
          <w:lang w:val="en-US"/>
        </w:rPr>
        <w:t xml:space="preserve"> </w:t>
      </w:r>
      <w:r w:rsidR="00A52F59">
        <w:rPr>
          <w:lang w:val="en-US"/>
        </w:rPr>
        <w:t xml:space="preserve">to </w:t>
      </w:r>
      <w:r w:rsidR="008D1E66">
        <w:rPr>
          <w:lang w:val="en-US"/>
        </w:rPr>
        <w:t xml:space="preserve">address the </w:t>
      </w:r>
      <w:r w:rsidR="00347270">
        <w:rPr>
          <w:lang w:val="en-US"/>
        </w:rPr>
        <w:t xml:space="preserve">problem of consistent identification </w:t>
      </w:r>
      <w:r w:rsidR="00BD67AA">
        <w:rPr>
          <w:lang w:val="en-US"/>
        </w:rPr>
        <w:t>in closed</w:t>
      </w:r>
      <w:r w:rsidR="002016D0">
        <w:rPr>
          <w:lang w:val="en-US"/>
        </w:rPr>
        <w:t>-</w:t>
      </w:r>
      <w:r w:rsidR="00BD67AA">
        <w:rPr>
          <w:lang w:val="en-US"/>
        </w:rPr>
        <w:t>loop system</w:t>
      </w:r>
      <w:r w:rsidR="002016D0">
        <w:rPr>
          <w:lang w:val="en-US"/>
        </w:rPr>
        <w:t>.</w:t>
      </w:r>
      <w:r w:rsidR="00F16E24">
        <w:rPr>
          <w:lang w:val="en-US"/>
        </w:rPr>
        <w:t xml:space="preserve"> </w:t>
      </w:r>
      <w:r w:rsidR="0082741C" w:rsidRPr="00725B68">
        <w:rPr>
          <w:lang w:val="en-US"/>
        </w:rPr>
        <w:t xml:space="preserve">The following </w:t>
      </w:r>
      <w:r w:rsidR="00590858" w:rsidRPr="00725B68">
        <w:rPr>
          <w:lang w:val="en-US"/>
        </w:rPr>
        <w:t>section</w:t>
      </w:r>
      <w:r w:rsidR="0082741C" w:rsidRPr="00725B68">
        <w:rPr>
          <w:lang w:val="en-US"/>
        </w:rPr>
        <w:t xml:space="preserve"> describes </w:t>
      </w:r>
      <w:r w:rsidR="00FA2208" w:rsidRPr="00725B68">
        <w:rPr>
          <w:lang w:val="en-US"/>
        </w:rPr>
        <w:t xml:space="preserve">the open-loop </w:t>
      </w:r>
      <w:r w:rsidR="00B419CA" w:rsidRPr="00725B68">
        <w:rPr>
          <w:lang w:val="en-US"/>
        </w:rPr>
        <w:t>driver signal design process currently used at LNEC</w:t>
      </w:r>
      <w:r w:rsidR="002E654D" w:rsidRPr="00725B68">
        <w:rPr>
          <w:lang w:val="en-US"/>
        </w:rPr>
        <w:t xml:space="preserve"> (</w:t>
      </w:r>
      <w:r w:rsidR="00B419CA" w:rsidRPr="00725B68">
        <w:rPr>
          <w:lang w:val="en-US"/>
        </w:rPr>
        <w:t xml:space="preserve">which will serve as a baseline </w:t>
      </w:r>
      <w:r w:rsidR="00F126CE" w:rsidRPr="00725B68">
        <w:rPr>
          <w:lang w:val="en-US"/>
        </w:rPr>
        <w:t>for controller performance evaluation</w:t>
      </w:r>
      <w:r w:rsidR="002E654D" w:rsidRPr="00725B68">
        <w:rPr>
          <w:lang w:val="en-US"/>
        </w:rPr>
        <w:t>),</w:t>
      </w:r>
      <w:r w:rsidR="002E654D">
        <w:rPr>
          <w:lang w:val="en-US"/>
        </w:rPr>
        <w:t xml:space="preserve"> and t</w:t>
      </w:r>
      <w:r w:rsidR="00BB6F76">
        <w:rPr>
          <w:lang w:val="en-US"/>
        </w:rPr>
        <w:t>wo proposed developments for the shak</w:t>
      </w:r>
      <w:r w:rsidR="006C0D54">
        <w:rPr>
          <w:lang w:val="en-US"/>
        </w:rPr>
        <w:t>ing</w:t>
      </w:r>
      <w:r w:rsidR="00BB6F76">
        <w:rPr>
          <w:lang w:val="en-US"/>
        </w:rPr>
        <w:t xml:space="preserve"> </w:t>
      </w:r>
      <w:r w:rsidR="006344D2">
        <w:rPr>
          <w:lang w:val="en-US"/>
        </w:rPr>
        <w:t>table control system</w:t>
      </w:r>
      <w:r w:rsidR="004D1C28">
        <w:rPr>
          <w:lang w:val="en-US"/>
        </w:rPr>
        <w:t>. These developments</w:t>
      </w:r>
      <w:r w:rsidR="00051EC6">
        <w:rPr>
          <w:lang w:val="en-US"/>
        </w:rPr>
        <w:t xml:space="preserve"> consis</w:t>
      </w:r>
      <w:r w:rsidR="004D1C28">
        <w:rPr>
          <w:lang w:val="en-US"/>
        </w:rPr>
        <w:t xml:space="preserve">t </w:t>
      </w:r>
      <w:r w:rsidR="00051EC6">
        <w:rPr>
          <w:lang w:val="en-US"/>
        </w:rPr>
        <w:t>o</w:t>
      </w:r>
      <w:r w:rsidR="007B63C6">
        <w:rPr>
          <w:lang w:val="en-US"/>
        </w:rPr>
        <w:t>n</w:t>
      </w:r>
      <w:r w:rsidR="00051EC6">
        <w:rPr>
          <w:lang w:val="en-US"/>
        </w:rPr>
        <w:t xml:space="preserve"> a systematic approach </w:t>
      </w:r>
      <w:r w:rsidR="00D95EFA">
        <w:rPr>
          <w:lang w:val="en-US"/>
        </w:rPr>
        <w:t>to</w:t>
      </w:r>
      <w:r w:rsidR="00C83F14">
        <w:rPr>
          <w:lang w:val="en-US"/>
        </w:rPr>
        <w:t xml:space="preserve"> </w:t>
      </w:r>
      <w:r w:rsidR="00644730">
        <w:rPr>
          <w:lang w:val="en-US"/>
        </w:rPr>
        <w:t>designing optimized controllers</w:t>
      </w:r>
      <w:r w:rsidR="00E416CB">
        <w:rPr>
          <w:lang w:val="en-US"/>
        </w:rPr>
        <w:t xml:space="preserve"> of two diffe</w:t>
      </w:r>
      <w:r w:rsidR="0031138D">
        <w:rPr>
          <w:lang w:val="en-US"/>
        </w:rPr>
        <w:t>rent structures</w:t>
      </w:r>
      <w:r w:rsidR="00513215">
        <w:rPr>
          <w:lang w:val="en-US"/>
        </w:rPr>
        <w:t>: a PID</w:t>
      </w:r>
      <w:r w:rsidR="008E3DFD">
        <w:rPr>
          <w:lang w:val="en-US"/>
        </w:rPr>
        <w:t>-</w:t>
      </w:r>
      <w:r w:rsidR="00513215">
        <w:rPr>
          <w:lang w:val="en-US"/>
        </w:rPr>
        <w:t>F</w:t>
      </w:r>
      <w:r w:rsidR="00D95EFA">
        <w:rPr>
          <w:lang w:val="en-US"/>
        </w:rPr>
        <w:t xml:space="preserve"> </w:t>
      </w:r>
      <w:r w:rsidR="000F5E49">
        <w:rPr>
          <w:lang w:val="en-US"/>
        </w:rPr>
        <w:t>controller (</w:t>
      </w:r>
      <w:r w:rsidR="00D95EFA">
        <w:rPr>
          <w:lang w:val="en-US"/>
        </w:rPr>
        <w:t xml:space="preserve">for </w:t>
      </w:r>
      <w:r w:rsidR="00C75EEE">
        <w:rPr>
          <w:lang w:val="en-US"/>
        </w:rPr>
        <w:t>simplicity of i</w:t>
      </w:r>
      <w:r w:rsidR="00B35C15">
        <w:rPr>
          <w:lang w:val="en-US"/>
        </w:rPr>
        <w:t>mplementation</w:t>
      </w:r>
      <w:r w:rsidR="00C24070">
        <w:rPr>
          <w:lang w:val="en-US"/>
        </w:rPr>
        <w:t xml:space="preserve"> on</w:t>
      </w:r>
      <w:r w:rsidR="006D240E">
        <w:rPr>
          <w:lang w:val="en-US"/>
        </w:rPr>
        <w:t xml:space="preserve"> the </w:t>
      </w:r>
      <w:r w:rsidR="00C24070">
        <w:rPr>
          <w:lang w:val="en-US"/>
        </w:rPr>
        <w:t xml:space="preserve">existing </w:t>
      </w:r>
      <w:r w:rsidR="00CA5FCC">
        <w:rPr>
          <w:lang w:val="en-US"/>
        </w:rPr>
        <w:t xml:space="preserve">control system </w:t>
      </w:r>
      <w:r w:rsidR="00C24070">
        <w:rPr>
          <w:lang w:val="en-US"/>
        </w:rPr>
        <w:t xml:space="preserve">software </w:t>
      </w:r>
      <w:r w:rsidR="001B4165">
        <w:rPr>
          <w:lang w:val="en-US"/>
        </w:rPr>
        <w:t>and hardware</w:t>
      </w:r>
      <w:r w:rsidR="00CA5FCC">
        <w:rPr>
          <w:lang w:val="en-US"/>
        </w:rPr>
        <w:t>),</w:t>
      </w:r>
      <w:r w:rsidR="000F5E49">
        <w:rPr>
          <w:lang w:val="en-US"/>
        </w:rPr>
        <w:t xml:space="preserve"> and an optimal controller</w:t>
      </w:r>
      <w:r w:rsidR="0099230F">
        <w:rPr>
          <w:lang w:val="en-US"/>
        </w:rPr>
        <w:t xml:space="preserve"> (for </w:t>
      </w:r>
      <w:r w:rsidR="00880175">
        <w:rPr>
          <w:lang w:val="en-US"/>
        </w:rPr>
        <w:t>greater performance).</w:t>
      </w:r>
    </w:p>
    <w:p w14:paraId="0EDFAD44" w14:textId="77777777" w:rsidR="00BC2592" w:rsidRPr="00B92DFC" w:rsidRDefault="00BC2592" w:rsidP="00BC2592">
      <w:pPr>
        <w:pStyle w:val="Ttulo2"/>
        <w:rPr>
          <w:noProof w:val="0"/>
        </w:rPr>
      </w:pPr>
      <w:r w:rsidRPr="00B92DFC">
        <w:rPr>
          <w:noProof w:val="0"/>
        </w:rPr>
        <w:t>System identification</w:t>
      </w:r>
    </w:p>
    <w:p w14:paraId="3606CF50" w14:textId="465AC7CC" w:rsidR="0084712B" w:rsidRDefault="00204309" w:rsidP="00CC14B3">
      <w:pPr>
        <w:pStyle w:val="Corpodetexto"/>
      </w:pPr>
      <w:r>
        <w:t>The</w:t>
      </w:r>
      <w:r w:rsidR="009D60B4">
        <w:t xml:space="preserve"> dynamic model identification of the plant </w:t>
      </w:r>
      <w:r>
        <w:t xml:space="preserve">is </w:t>
      </w:r>
      <w:r w:rsidR="009D60B4">
        <w:t>needed</w:t>
      </w:r>
      <w:r>
        <w:t xml:space="preserve"> for tunning the controllers</w:t>
      </w:r>
      <w:r w:rsidR="00105E2D" w:rsidRPr="00105E2D">
        <w:t xml:space="preserve">. </w:t>
      </w:r>
      <w:r w:rsidR="002746CD">
        <w:t>To</w:t>
      </w:r>
      <w:r w:rsidR="00AF4BFF" w:rsidRPr="00AF4BFF">
        <w:t xml:space="preserve"> this </w:t>
      </w:r>
      <w:r w:rsidR="002746CD">
        <w:t>end</w:t>
      </w:r>
      <w:r w:rsidR="00AF4BFF" w:rsidRPr="00AF4BFF">
        <w:t xml:space="preserve"> an identification experiment </w:t>
      </w:r>
      <w:r w:rsidR="000420A6">
        <w:t>is</w:t>
      </w:r>
      <w:r w:rsidR="00AF4BFF" w:rsidRPr="00AF4BFF">
        <w:t xml:space="preserve"> carried out using a limited-band pink noise </w:t>
      </w:r>
      <w:r w:rsidR="00257B27">
        <w:t xml:space="preserve">driver </w:t>
      </w:r>
      <w:r w:rsidR="00AF4BFF" w:rsidRPr="00AF4BFF">
        <w:t>signal</w:t>
      </w:r>
      <w:r w:rsidR="001F3145">
        <w:t>, with amplitude of ap</w:t>
      </w:r>
      <w:r w:rsidR="00F8741B">
        <w:t xml:space="preserve">proximately </w:t>
      </w:r>
      <w:r w:rsidR="00277AF1">
        <w:t>±4mm</w:t>
      </w:r>
      <w:r w:rsidR="00AF4BFF" w:rsidRPr="00AF4BFF">
        <w:t>, with the controller</w:t>
      </w:r>
      <w:r w:rsidR="007448F1">
        <w:t xml:space="preserve"> </w:t>
      </w:r>
      <w:r w:rsidR="00AF4BFF" w:rsidRPr="00AF4BFF">
        <w:t>set with proportional gain</w:t>
      </w:r>
      <w:r w:rsidR="00C52EF1">
        <w:t xml:space="preserve"> K</w:t>
      </w:r>
      <w:r w:rsidR="00C52EF1">
        <w:rPr>
          <w:vertAlign w:val="subscript"/>
        </w:rPr>
        <w:t>p</w:t>
      </w:r>
      <w:r w:rsidR="00C52EF1">
        <w:t>=10</w:t>
      </w:r>
      <w:r w:rsidR="007223E4">
        <w:t xml:space="preserve">, and </w:t>
      </w:r>
      <w:r w:rsidR="00917D23">
        <w:t xml:space="preserve">data </w:t>
      </w:r>
      <w:r w:rsidR="007223E4">
        <w:t xml:space="preserve">acquisition </w:t>
      </w:r>
      <w:r w:rsidR="00917D23">
        <w:t>at 200Hz</w:t>
      </w:r>
      <w:ins w:id="3" w:author="afonso henrique" w:date="2026-05-01T21:57:00Z" w16du:dateUtc="2026-05-01T20:57:00Z">
        <w:r w:rsidR="006B22BE">
          <w:t xml:space="preserve"> (</w:t>
        </w:r>
      </w:ins>
      <w:ins w:id="4" w:author="afonso henrique" w:date="2026-05-01T21:58:00Z" w16du:dateUtc="2026-05-01T20:58:00Z">
        <w:r w:rsidR="006B22BE">
          <w:t xml:space="preserve">and </w:t>
        </w:r>
      </w:ins>
      <w:ins w:id="5" w:author="afonso henrique" w:date="2026-05-01T21:57:00Z" w16du:dateUtc="2026-05-01T20:57:00Z">
        <w:r w:rsidR="006B22BE">
          <w:t>the</w:t>
        </w:r>
        <w:r w:rsidR="006B22BE" w:rsidRPr="006B22BE">
          <w:t xml:space="preserve"> sampling period of 5 ms is used throughout</w:t>
        </w:r>
        <w:r w:rsidR="006B22BE">
          <w:t>)</w:t>
        </w:r>
      </w:ins>
      <w:r w:rsidR="00AF4BFF" w:rsidRPr="00AF4BFF">
        <w:t xml:space="preserve">. </w:t>
      </w:r>
      <w:r w:rsidR="00BC2592" w:rsidRPr="00B92DFC">
        <w:t>The imperative of running experiments under closed-loop control poses additional challenges for identifying the plant</w:t>
      </w:r>
      <w:r w:rsidR="00F2340B">
        <w:t xml:space="preserve"> (shaking table with physical model</w:t>
      </w:r>
      <w:r w:rsidR="000420A6">
        <w:t>).</w:t>
      </w:r>
      <w:r w:rsidR="000E0885">
        <w:t xml:space="preserve"> </w:t>
      </w:r>
      <w:r w:rsidR="0048430F">
        <w:t>T</w:t>
      </w:r>
      <w:r w:rsidR="00C21F57" w:rsidRPr="00C21F57">
        <w:rPr>
          <w:lang w:val="en-US"/>
        </w:rPr>
        <w:t xml:space="preserve">o address the particularities of </w:t>
      </w:r>
      <w:r w:rsidR="000420A6">
        <w:rPr>
          <w:lang w:val="en-US"/>
        </w:rPr>
        <w:t xml:space="preserve">a </w:t>
      </w:r>
      <w:r w:rsidR="00C21F57" w:rsidRPr="00C21F57">
        <w:rPr>
          <w:lang w:val="en-US"/>
        </w:rPr>
        <w:t xml:space="preserve">closed-loop identification, the two-stage method </w:t>
      </w:r>
      <w:r w:rsidR="00CC14B3">
        <w:rPr>
          <w:lang w:val="en-US"/>
        </w:rPr>
        <w:t>[12] illustrated in</w:t>
      </w:r>
      <w:r w:rsidR="00264003">
        <w:t xml:space="preserve"> </w:t>
      </w:r>
      <w:r w:rsidR="00CC14B3">
        <w:rPr>
          <w:noProof/>
        </w:rPr>
        <w:t>Figure 5 is applied.</w:t>
      </w:r>
      <w:r w:rsidR="00CC14B3">
        <w:t xml:space="preserve"> </w:t>
      </w:r>
      <w:r w:rsidR="00632113">
        <w:t xml:space="preserve">Firstly, </w:t>
      </w:r>
      <w:r w:rsidR="00264003">
        <w:t xml:space="preserve">the </w:t>
      </w:r>
      <w:r w:rsidR="00632113">
        <w:t>sensitivity function</w:t>
      </w:r>
      <w:r w:rsidR="00EE39F0">
        <w:t xml:space="preserve"> with</w:t>
      </w:r>
      <w:r w:rsidR="0048430F">
        <w:t xml:space="preserve"> </w:t>
      </w:r>
      <w:r w:rsidR="00EE39F0">
        <w:t>controller</w:t>
      </w:r>
      <w:r w:rsidR="00264003">
        <w:t>,</w:t>
      </w:r>
      <w:r w:rsidR="009304A3">
        <w:t xml:space="preserve"> S</w:t>
      </w:r>
      <w:r w:rsidR="009304A3">
        <w:rPr>
          <w:vertAlign w:val="subscript"/>
        </w:rPr>
        <w:t>0</w:t>
      </w:r>
      <w:r w:rsidR="00EE39F0">
        <w:t>C</w:t>
      </w:r>
      <w:r w:rsidR="00632113">
        <w:t>,</w:t>
      </w:r>
      <w:r w:rsidR="00EE39F0">
        <w:t xml:space="preserve"> is</w:t>
      </w:r>
      <w:r w:rsidR="00264003">
        <w:t xml:space="preserve"> identifi</w:t>
      </w:r>
      <w:r w:rsidR="00EE39F0">
        <w:t>ed</w:t>
      </w:r>
      <w:r w:rsidR="00632113">
        <w:t xml:space="preserve"> </w:t>
      </w:r>
      <w:r w:rsidR="00FC2366">
        <w:t xml:space="preserve">by fitting </w:t>
      </w:r>
      <w:r w:rsidR="00632113">
        <w:t xml:space="preserve">a linear FIR model with 100 parameters (the </w:t>
      </w:r>
      <w:r w:rsidR="004D175C">
        <w:t>order of the model just needs to be high</w:t>
      </w:r>
      <w:r w:rsidR="00D51156">
        <w:t xml:space="preserve"> enough to rep</w:t>
      </w:r>
      <w:r w:rsidR="00347FE7">
        <w:t>roduce the noise-free control action, and high variance is not of concern</w:t>
      </w:r>
      <w:r w:rsidR="00632113">
        <w:t>).  Then</w:t>
      </w:r>
      <w:r w:rsidR="00F2340B">
        <w:t xml:space="preserve"> </w:t>
      </w:r>
      <w:r w:rsidR="00632113">
        <w:t xml:space="preserve">a Hammerstein-Wiener model </w:t>
      </w:r>
      <w:r w:rsidR="009B76AE">
        <w:t>is</w:t>
      </w:r>
      <w:r w:rsidR="00632113">
        <w:t xml:space="preserve"> defined, using the previously identified FIR model as the linear block, and with the output nonlinearity equal to that of the physical system (saturation of the control action at known values), resulting in a </w:t>
      </w:r>
      <w:r w:rsidR="00B60178">
        <w:t xml:space="preserve">more </w:t>
      </w:r>
      <w:r w:rsidR="00632113">
        <w:t>refined model</w:t>
      </w:r>
      <w:r w:rsidR="00B60178">
        <w:t xml:space="preserve"> for</w:t>
      </w:r>
      <w:r w:rsidR="00A107FA">
        <w:t xml:space="preserve"> the sensitivity function</w:t>
      </w:r>
      <w:r w:rsidR="00632113">
        <w:t>.</w:t>
      </w:r>
      <w:r w:rsidR="00E67EAE" w:rsidRPr="00E67EAE">
        <w:rPr>
          <w:noProof/>
        </w:rPr>
        <w:t xml:space="preserve"> </w:t>
      </w:r>
      <w:r w:rsidR="00C20AE7">
        <w:rPr>
          <w:noProof/>
        </w:rPr>
        <w:t xml:space="preserve">This function </w:t>
      </w:r>
      <w:r w:rsidR="00CC14B3">
        <w:rPr>
          <w:noProof/>
        </w:rPr>
        <w:t>is</w:t>
      </w:r>
      <w:r w:rsidR="00C20AE7">
        <w:rPr>
          <w:noProof/>
        </w:rPr>
        <w:t xml:space="preserve"> then used to compute </w:t>
      </w:r>
      <w:r w:rsidR="00D52D85">
        <w:rPr>
          <w:noProof/>
        </w:rPr>
        <w:t xml:space="preserve">the </w:t>
      </w:r>
      <w:r w:rsidR="00C20AE7">
        <w:rPr>
          <w:noProof/>
        </w:rPr>
        <w:t>noise-free contro</w:t>
      </w:r>
      <w:r w:rsidR="00D52D85">
        <w:rPr>
          <w:noProof/>
        </w:rPr>
        <w:t>l acti</w:t>
      </w:r>
      <w:r w:rsidR="00BD78BA">
        <w:rPr>
          <w:noProof/>
        </w:rPr>
        <w:t>on</w:t>
      </w:r>
      <w:r w:rsidR="00570295">
        <w:rPr>
          <w:noProof/>
        </w:rPr>
        <w:t xml:space="preserve"> u</w:t>
      </w:r>
      <w:r w:rsidR="00570295">
        <w:rPr>
          <w:noProof/>
          <w:vertAlign w:val="subscript"/>
        </w:rPr>
        <w:t>r</w:t>
      </w:r>
      <w:r w:rsidR="00732260">
        <w:rPr>
          <w:noProof/>
        </w:rPr>
        <w:t xml:space="preserve">, </w:t>
      </w:r>
      <w:r w:rsidR="009064C5">
        <w:rPr>
          <w:noProof/>
        </w:rPr>
        <w:t xml:space="preserve">from </w:t>
      </w:r>
      <w:r w:rsidR="00732260">
        <w:rPr>
          <w:noProof/>
        </w:rPr>
        <w:t>which</w:t>
      </w:r>
      <w:r w:rsidR="00396DE1">
        <w:rPr>
          <w:noProof/>
        </w:rPr>
        <w:t xml:space="preserve"> (</w:t>
      </w:r>
      <w:r w:rsidR="00E90462">
        <w:rPr>
          <w:noProof/>
        </w:rPr>
        <w:t xml:space="preserve">by </w:t>
      </w:r>
      <w:r w:rsidR="00E90462">
        <w:rPr>
          <w:noProof/>
        </w:rPr>
        <w:lastRenderedPageBreak/>
        <w:t>being uncorrelated with the output</w:t>
      </w:r>
      <w:r w:rsidR="00CF6233">
        <w:rPr>
          <w:noProof/>
        </w:rPr>
        <w:t xml:space="preserve"> y</w:t>
      </w:r>
      <w:r w:rsidR="00396DE1">
        <w:rPr>
          <w:noProof/>
        </w:rPr>
        <w:t>)</w:t>
      </w:r>
      <w:r w:rsidR="00E90462">
        <w:rPr>
          <w:noProof/>
        </w:rPr>
        <w:t xml:space="preserve"> </w:t>
      </w:r>
      <w:r w:rsidR="00BD78BA">
        <w:rPr>
          <w:noProof/>
        </w:rPr>
        <w:t xml:space="preserve"> </w:t>
      </w:r>
      <w:r w:rsidR="00B17CA9">
        <w:rPr>
          <w:noProof/>
        </w:rPr>
        <w:t>the plant</w:t>
      </w:r>
      <w:r w:rsidR="003A4ABC">
        <w:rPr>
          <w:noProof/>
        </w:rPr>
        <w:t xml:space="preserve"> G</w:t>
      </w:r>
      <w:r w:rsidR="003A4ABC">
        <w:rPr>
          <w:noProof/>
          <w:vertAlign w:val="subscript"/>
        </w:rPr>
        <w:t>0</w:t>
      </w:r>
      <w:r w:rsidR="00B17CA9">
        <w:rPr>
          <w:noProof/>
        </w:rPr>
        <w:t xml:space="preserve"> </w:t>
      </w:r>
      <w:r w:rsidR="002909CF">
        <w:rPr>
          <w:noProof/>
        </w:rPr>
        <w:t xml:space="preserve">can now </w:t>
      </w:r>
      <w:r w:rsidR="008961F9">
        <w:rPr>
          <w:noProof/>
        </w:rPr>
        <w:t xml:space="preserve">be estimated </w:t>
      </w:r>
      <w:r w:rsidR="00FF2CE5">
        <w:rPr>
          <w:noProof/>
        </w:rPr>
        <w:t xml:space="preserve">without </w:t>
      </w:r>
      <w:r w:rsidR="00427B62">
        <w:rPr>
          <w:noProof/>
        </w:rPr>
        <w:t xml:space="preserve">bias introduced by the </w:t>
      </w:r>
      <w:r w:rsidR="004C272B">
        <w:rPr>
          <w:noProof/>
        </w:rPr>
        <w:t>contr</w:t>
      </w:r>
      <w:r w:rsidR="0062051F">
        <w:rPr>
          <w:noProof/>
        </w:rPr>
        <w:t>o</w:t>
      </w:r>
      <w:r w:rsidR="004C272B">
        <w:rPr>
          <w:noProof/>
        </w:rPr>
        <w:t>ller</w:t>
      </w:r>
      <w:r w:rsidR="00C2421A">
        <w:rPr>
          <w:noProof/>
        </w:rPr>
        <w:t xml:space="preserve"> </w:t>
      </w:r>
      <w:r w:rsidR="003D764C">
        <w:rPr>
          <w:noProof/>
        </w:rPr>
        <w:t>in the feedback loop</w:t>
      </w:r>
      <w:r w:rsidR="006D76F9">
        <w:rPr>
          <w:noProof/>
        </w:rPr>
        <w:t>.</w:t>
      </w:r>
      <w:r w:rsidR="00933BF9">
        <w:rPr>
          <w:noProof/>
        </w:rPr>
        <w:t xml:space="preserve"> </w:t>
      </w:r>
    </w:p>
    <w:p w14:paraId="1F68B4AF" w14:textId="6FEF0938" w:rsidR="00264003" w:rsidRDefault="00264003" w:rsidP="0084712B">
      <w:pPr>
        <w:pStyle w:val="Corpodetexto"/>
        <w:keepNext/>
        <w:ind w:firstLine="0pt"/>
      </w:pPr>
      <w:r>
        <w:fldChar w:fldCharType="begin"/>
      </w:r>
      <w:r>
        <w:instrText xml:space="preserve"> INCLUDEPICTURE "file:///Users/Miguel/Library/Group%20Containers/UBF8T346G9.ms/WebArchiveCopyPasteTempFiles/com.microsoft.Word/cidA795C2E9-26B3-4EE5-9F45-12C7E5BBE663" \* MERGEFORMATINET </w:instrText>
      </w:r>
      <w:r>
        <w:fldChar w:fldCharType="separate"/>
      </w:r>
      <w:r>
        <w:rPr>
          <w:noProof/>
        </w:rPr>
        <w:drawing>
          <wp:inline distT="0" distB="0" distL="0" distR="0" wp14:anchorId="427DE76E" wp14:editId="5BB40215">
            <wp:extent cx="3089910" cy="1220470"/>
            <wp:effectExtent l="0" t="0" r="0" b="0"/>
            <wp:docPr id="1826104173" name="Picture 2" descr="two_stage_block_diagram.jp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lt;A795C2E9-26B3-4EE5-9F45-12C7E5BBE663&gt;" descr="two_stage_block_diagram.jp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089910" cy="1220470"/>
                    </a:xfrm>
                    <a:prstGeom prst="rect">
                      <a:avLst/>
                    </a:prstGeom>
                    <a:noFill/>
                    <a:ln>
                      <a:noFill/>
                    </a:ln>
                  </pic:spPr>
                </pic:pic>
              </a:graphicData>
            </a:graphic>
          </wp:inline>
        </w:drawing>
      </w:r>
      <w:r>
        <w:fldChar w:fldCharType="end"/>
      </w:r>
    </w:p>
    <w:p w14:paraId="472D24F4" w14:textId="37B9D43F" w:rsidR="0084712B" w:rsidRPr="00B92DFC" w:rsidRDefault="00696FC0" w:rsidP="0084712B">
      <w:pPr>
        <w:pStyle w:val="figurecaption"/>
        <w:rPr>
          <w:noProof w:val="0"/>
          <w:lang w:val="en-GB"/>
        </w:rPr>
      </w:pPr>
      <w:r>
        <w:rPr>
          <w:noProof w:val="0"/>
          <w:lang w:val="en-GB"/>
        </w:rPr>
        <w:t xml:space="preserve">Block diagram </w:t>
      </w:r>
      <w:r w:rsidR="001D6171">
        <w:rPr>
          <w:noProof w:val="0"/>
          <w:lang w:val="en-GB"/>
        </w:rPr>
        <w:t>illustrating the two-stage method</w:t>
      </w:r>
      <w:r w:rsidR="003A1E75">
        <w:rPr>
          <w:noProof w:val="0"/>
          <w:lang w:val="en-GB"/>
        </w:rPr>
        <w:t xml:space="preserve">, with </w:t>
      </w:r>
      <w:r w:rsidR="004E7968">
        <w:rPr>
          <w:noProof w:val="0"/>
          <w:lang w:val="en-GB"/>
        </w:rPr>
        <w:t>S</w:t>
      </w:r>
      <w:r w:rsidR="004E7968">
        <w:rPr>
          <w:noProof w:val="0"/>
          <w:vertAlign w:val="subscript"/>
          <w:lang w:val="en-GB"/>
        </w:rPr>
        <w:t>0</w:t>
      </w:r>
      <w:r w:rsidR="004E7968">
        <w:rPr>
          <w:noProof w:val="0"/>
          <w:lang w:val="en-GB"/>
        </w:rPr>
        <w:t xml:space="preserve"> being a </w:t>
      </w:r>
      <w:r w:rsidR="004E7968" w:rsidRPr="004E7968">
        <w:rPr>
          <w:noProof w:val="0"/>
          <w:lang w:val="en-GB"/>
        </w:rPr>
        <w:t>Hammerstein-Wiener</w:t>
      </w:r>
      <w:r w:rsidR="004E7968">
        <w:rPr>
          <w:noProof w:val="0"/>
          <w:lang w:val="en-GB"/>
        </w:rPr>
        <w:t xml:space="preserve"> model to better </w:t>
      </w:r>
      <w:r w:rsidR="003D414B">
        <w:rPr>
          <w:noProof w:val="0"/>
          <w:lang w:val="en-GB"/>
        </w:rPr>
        <w:t xml:space="preserve">represent the </w:t>
      </w:r>
      <w:r w:rsidR="0041338C">
        <w:rPr>
          <w:noProof w:val="0"/>
          <w:lang w:val="en-GB"/>
        </w:rPr>
        <w:t xml:space="preserve">real system dynamics with control action </w:t>
      </w:r>
      <w:r w:rsidR="00D649D7">
        <w:rPr>
          <w:noProof w:val="0"/>
          <w:lang w:val="en-GB"/>
        </w:rPr>
        <w:t>saturation</w:t>
      </w:r>
      <w:r w:rsidR="00264003">
        <w:rPr>
          <w:noProof w:val="0"/>
          <w:lang w:val="en-GB"/>
        </w:rPr>
        <w:t xml:space="preserve"> (C – controller; S</w:t>
      </w:r>
      <w:r w:rsidR="00264003" w:rsidRPr="00264003">
        <w:rPr>
          <w:noProof w:val="0"/>
          <w:vertAlign w:val="subscript"/>
          <w:lang w:val="en-GB"/>
        </w:rPr>
        <w:t>0</w:t>
      </w:r>
      <w:r w:rsidR="00264003">
        <w:rPr>
          <w:noProof w:val="0"/>
          <w:lang w:val="en-GB"/>
        </w:rPr>
        <w:t xml:space="preserve"> – sensibility function; G</w:t>
      </w:r>
      <w:r w:rsidR="00264003" w:rsidRPr="00264003">
        <w:rPr>
          <w:noProof w:val="0"/>
          <w:vertAlign w:val="subscript"/>
          <w:lang w:val="en-GB"/>
        </w:rPr>
        <w:t>0</w:t>
      </w:r>
      <w:r w:rsidR="00264003">
        <w:rPr>
          <w:noProof w:val="0"/>
          <w:lang w:val="en-GB"/>
        </w:rPr>
        <w:t xml:space="preserve"> – model plant; H</w:t>
      </w:r>
      <w:r w:rsidR="00264003" w:rsidRPr="00264003">
        <w:rPr>
          <w:noProof w:val="0"/>
          <w:vertAlign w:val="subscript"/>
          <w:lang w:val="en-GB"/>
        </w:rPr>
        <w:t>0</w:t>
      </w:r>
      <w:r w:rsidR="00264003">
        <w:rPr>
          <w:noProof w:val="0"/>
          <w:lang w:val="en-GB"/>
        </w:rPr>
        <w:t xml:space="preserve"> – noise model; e – white noise; u</w:t>
      </w:r>
      <w:r w:rsidR="00264003" w:rsidRPr="00264003">
        <w:rPr>
          <w:noProof w:val="0"/>
          <w:vertAlign w:val="subscript"/>
          <w:lang w:val="en-GB"/>
        </w:rPr>
        <w:t xml:space="preserve">r </w:t>
      </w:r>
      <w:r w:rsidR="00264003">
        <w:rPr>
          <w:noProof w:val="0"/>
          <w:lang w:val="en-GB"/>
        </w:rPr>
        <w:t>– noise free control action)</w:t>
      </w:r>
      <w:r w:rsidR="00A974B7">
        <w:rPr>
          <w:noProof w:val="0"/>
          <w:lang w:val="en-GB"/>
        </w:rPr>
        <w:t>.</w:t>
      </w:r>
    </w:p>
    <w:p w14:paraId="3E4C0016" w14:textId="77777777" w:rsidR="00BC2592" w:rsidRPr="00B92DFC" w:rsidRDefault="00BC2592" w:rsidP="00BC2592">
      <w:pPr>
        <w:pStyle w:val="Ttulo2"/>
        <w:rPr>
          <w:noProof w:val="0"/>
        </w:rPr>
      </w:pPr>
      <w:r w:rsidRPr="00B92DFC">
        <w:rPr>
          <w:noProof w:val="0"/>
        </w:rPr>
        <w:t>Control Strategies</w:t>
      </w:r>
    </w:p>
    <w:p w14:paraId="5B28AE91" w14:textId="5D53E27A" w:rsidR="00BC2592" w:rsidRPr="00B92DFC" w:rsidRDefault="00BC2592" w:rsidP="00787BF8">
      <w:pPr>
        <w:pStyle w:val="Corpodetexto"/>
      </w:pPr>
      <w:r w:rsidRPr="00B92DFC">
        <w:rPr>
          <w:u w:val="single"/>
        </w:rPr>
        <w:t>LNEC’s driver signal iterative adaptation process</w:t>
      </w:r>
      <w:r w:rsidRPr="00B92DFC">
        <w:t>: This control technique is known as Online Iteration (OLI) [MTS Systems], as it iteratively modifies the command input on an individual sample-by-sample basis until the system response is close to the target.</w:t>
      </w:r>
      <w:r w:rsidR="006A2CF0">
        <w:t xml:space="preserve"> </w:t>
      </w:r>
    </w:p>
    <w:p w14:paraId="4D55DB04" w14:textId="79D5A791" w:rsidR="00B50A15" w:rsidRDefault="00BC6A30" w:rsidP="00F97572">
      <w:pPr>
        <w:pStyle w:val="Corpodetexto"/>
        <w:rPr>
          <w:ins w:id="6" w:author="afonso henrique" w:date="2026-05-01T21:31:00Z" w16du:dateUtc="2026-05-01T20:31:00Z"/>
        </w:rPr>
      </w:pPr>
      <w:r>
        <w:t xml:space="preserve">This method </w:t>
      </w:r>
      <w:r w:rsidR="00511AC3">
        <w:t>co</w:t>
      </w:r>
      <w:r w:rsidR="006968E1">
        <w:t>mpensates the</w:t>
      </w:r>
      <w:r w:rsidR="00E376CC">
        <w:t xml:space="preserve"> next</w:t>
      </w:r>
      <w:r w:rsidR="006968E1">
        <w:t xml:space="preserve"> drive signal </w:t>
      </w:r>
      <w:r w:rsidR="00680A9E">
        <w:t xml:space="preserve">with </w:t>
      </w:r>
      <w:r w:rsidR="005B592D">
        <w:t>a drive correction signal</w:t>
      </w:r>
      <w:r w:rsidR="00CC0FE8">
        <w:t xml:space="preserve"> which is computed from </w:t>
      </w:r>
      <w:r w:rsidR="006059BE">
        <w:t xml:space="preserve">filtering the previous iteration error with the inverse model of the </w:t>
      </w:r>
      <w:r w:rsidR="00895F08">
        <w:t xml:space="preserve">closed-loop </w:t>
      </w:r>
      <w:r w:rsidR="008A2DC2">
        <w:t>frequency respo</w:t>
      </w:r>
      <w:r w:rsidR="006C5940">
        <w:t>nse function</w:t>
      </w:r>
      <w:r w:rsidR="00B41A72">
        <w:t xml:space="preserve">. The </w:t>
      </w:r>
      <w:r w:rsidR="00585C5E">
        <w:t>closed-loop frequency response</w:t>
      </w:r>
      <w:r w:rsidR="004F0C1B">
        <w:t xml:space="preserve"> function (FRF)</w:t>
      </w:r>
      <w:r w:rsidR="00585C5E">
        <w:t xml:space="preserve"> is estimated via a nonparametric identification </w:t>
      </w:r>
      <w:r w:rsidR="00050414">
        <w:t>method</w:t>
      </w:r>
      <w:r w:rsidR="00DA0AF3">
        <w:t xml:space="preserve"> </w:t>
      </w:r>
      <w:r w:rsidR="00FC7C43">
        <w:t>by spectral analysis.</w:t>
      </w:r>
      <w:r w:rsidR="001F5573">
        <w:t xml:space="preserve"> To this end, the</w:t>
      </w:r>
      <w:r w:rsidR="00502BDD">
        <w:t xml:space="preserve"> user</w:t>
      </w:r>
      <w:r w:rsidR="001F5573">
        <w:t xml:space="preserve"> interface </w:t>
      </w:r>
      <w:r w:rsidR="007A065A">
        <w:t xml:space="preserve">of the </w:t>
      </w:r>
      <w:r w:rsidR="00A60225">
        <w:t xml:space="preserve">driver iteration </w:t>
      </w:r>
      <w:r w:rsidR="007A065A">
        <w:t xml:space="preserve">program </w:t>
      </w:r>
      <w:r w:rsidR="008A5931">
        <w:t xml:space="preserve">allows </w:t>
      </w:r>
      <w:r w:rsidR="00267F3E">
        <w:t xml:space="preserve">many </w:t>
      </w:r>
      <w:r w:rsidR="00571E48">
        <w:t xml:space="preserve">different settings for the </w:t>
      </w:r>
      <w:r w:rsidR="00A60225">
        <w:t>identification</w:t>
      </w:r>
      <w:r w:rsidR="00B50A15">
        <w:t>. For the simulations o</w:t>
      </w:r>
      <w:r w:rsidR="0081242C">
        <w:t>f the</w:t>
      </w:r>
      <w:r w:rsidR="00844B6D">
        <w:t xml:space="preserve"> OLI method, the </w:t>
      </w:r>
      <w:r w:rsidR="003A1B73">
        <w:t xml:space="preserve">identification used the same </w:t>
      </w:r>
      <w:r w:rsidR="00FB623B">
        <w:t xml:space="preserve">experimentally acquired data with </w:t>
      </w:r>
      <w:r w:rsidR="00C748AF">
        <w:t>the band-limited pink noise</w:t>
      </w:r>
      <w:r w:rsidR="004501F8">
        <w:t xml:space="preserve">, </w:t>
      </w:r>
      <w:r w:rsidR="000E2F9B">
        <w:t xml:space="preserve">and the FRF identification settings </w:t>
      </w:r>
      <w:r w:rsidR="007950E0">
        <w:t xml:space="preserve">use </w:t>
      </w:r>
      <w:r w:rsidR="008374F9">
        <w:t>Hanning</w:t>
      </w:r>
      <w:r w:rsidR="007950E0">
        <w:t xml:space="preserve"> window with</w:t>
      </w:r>
      <w:r w:rsidR="008374F9">
        <w:t xml:space="preserve"> </w:t>
      </w:r>
      <w:r w:rsidR="007950E0">
        <w:t xml:space="preserve">the </w:t>
      </w:r>
      <w:r w:rsidR="009A032D">
        <w:t>number of windows set to 8192</w:t>
      </w:r>
      <w:r w:rsidR="000E2F9B">
        <w:t xml:space="preserve"> with </w:t>
      </w:r>
      <w:r w:rsidR="00E60DDA">
        <w:t>97% overlap</w:t>
      </w:r>
      <w:r w:rsidR="00A16E46">
        <w:t xml:space="preserve">, and the FRF </w:t>
      </w:r>
      <w:r w:rsidR="00B44FBD">
        <w:t xml:space="preserve">mode </w:t>
      </w:r>
      <w:r w:rsidR="007950E0">
        <w:t xml:space="preserve">is </w:t>
      </w:r>
      <w:r w:rsidR="00B44FBD">
        <w:t>set</w:t>
      </w:r>
      <w:r w:rsidR="00A16E46">
        <w:t xml:space="preserve"> to H3</w:t>
      </w:r>
      <w:r w:rsidR="00BD3FA1">
        <w:t xml:space="preserve">. </w:t>
      </w:r>
      <w:r w:rsidR="001953A2">
        <w:t>During the driver adaptation process,</w:t>
      </w:r>
      <w:r w:rsidR="00A60180">
        <w:t xml:space="preserve"> settings such as correction factor</w:t>
      </w:r>
      <w:r w:rsidR="00745061">
        <w:t xml:space="preserve"> and maximum frequency compensation </w:t>
      </w:r>
      <w:r w:rsidR="001B5C64">
        <w:t>are</w:t>
      </w:r>
      <w:r w:rsidR="00745061">
        <w:t xml:space="preserve"> adjusted as needed</w:t>
      </w:r>
      <w:r w:rsidR="00FC0DD9">
        <w:t xml:space="preserve">, while the coherence threshold </w:t>
      </w:r>
      <w:r w:rsidR="00443E3E">
        <w:t>is</w:t>
      </w:r>
      <w:r w:rsidR="00FC0DD9">
        <w:t xml:space="preserve"> left at 90%.</w:t>
      </w:r>
    </w:p>
    <w:p w14:paraId="04DA6FD9" w14:textId="6AA34C76" w:rsidR="003C1EFB" w:rsidRPr="00CB4F56" w:rsidRDefault="003C1EFB">
      <w:pPr>
        <w:pStyle w:val="Corpodetexto"/>
        <w:ind w:firstLine="0pt"/>
        <w:pPrChange w:id="7" w:author="afonso henrique" w:date="2026-05-01T22:11:00Z" w16du:dateUtc="2026-05-01T21:11:00Z">
          <w:pPr>
            <w:pStyle w:val="Corpodetexto"/>
          </w:pPr>
        </w:pPrChange>
      </w:pPr>
      <w:ins w:id="8" w:author="afonso henrique" w:date="2026-05-01T21:31:00Z" w16du:dateUtc="2026-05-01T20:31:00Z">
        <w:r w:rsidRPr="003C1EFB">
          <w:t>The closed-loop transfer function used in the</w:t>
        </w:r>
        <w:r>
          <w:t xml:space="preserve"> simulations of the</w:t>
        </w:r>
        <w:r w:rsidRPr="003C1EFB">
          <w:t xml:space="preserve"> OLI method was estimated by direct identification (from signals “r” and “y”, resorting to Fig. 4)</w:t>
        </w:r>
      </w:ins>
      <w:ins w:id="9" w:author="afonso henrique" w:date="2026-05-01T21:33:00Z" w16du:dateUtc="2026-05-01T20:33:00Z">
        <w:r>
          <w:t xml:space="preserve">, and its frequency response is shown in </w:t>
        </w:r>
        <w:r w:rsidRPr="003C1EFB">
          <w:t xml:space="preserve">Fig. </w:t>
        </w:r>
        <w:r>
          <w:t>6.</w:t>
        </w:r>
      </w:ins>
    </w:p>
    <w:p w14:paraId="419DAACD" w14:textId="16E0A265" w:rsidR="006B22BE" w:rsidRDefault="00BC2592" w:rsidP="006B22BE">
      <w:pPr>
        <w:pStyle w:val="Corpodetexto"/>
        <w:rPr>
          <w:ins w:id="10" w:author="afonso henrique" w:date="2026-05-01T21:54:00Z" w16du:dateUtc="2026-05-01T20:54:00Z"/>
        </w:rPr>
      </w:pPr>
      <w:r w:rsidRPr="00B92DFC">
        <w:rPr>
          <w:u w:val="single"/>
        </w:rPr>
        <w:t>PID</w:t>
      </w:r>
      <w:r w:rsidR="008E3DFD">
        <w:rPr>
          <w:u w:val="single"/>
        </w:rPr>
        <w:t>-</w:t>
      </w:r>
      <w:r w:rsidRPr="00B92DFC">
        <w:rPr>
          <w:u w:val="single"/>
        </w:rPr>
        <w:t>F control strategy:</w:t>
      </w:r>
      <w:r w:rsidRPr="00B92DFC">
        <w:t xml:space="preserve"> Taking into consideration the test procedure at LNEC </w:t>
      </w:r>
      <w:r w:rsidR="004E493C">
        <w:t>(</w:t>
      </w:r>
      <w:r w:rsidR="00067F90">
        <w:fldChar w:fldCharType="begin"/>
      </w:r>
      <w:r w:rsidR="00067F90">
        <w:instrText xml:space="preserve"> REF _Ref228487915 \n \h </w:instrText>
      </w:r>
      <w:r w:rsidR="00067F90">
        <w:fldChar w:fldCharType="separate"/>
      </w:r>
      <w:r w:rsidR="00067F90">
        <w:t>Fig. 1</w:t>
      </w:r>
      <w:r w:rsidR="00067F90">
        <w:fldChar w:fldCharType="end"/>
      </w:r>
      <w:r w:rsidR="004E493C">
        <w:t>)</w:t>
      </w:r>
      <w:r w:rsidRPr="00B92DFC">
        <w:t>, where the identification is carried out each time the target signal is scaled up</w:t>
      </w:r>
      <w:r w:rsidR="00F97572">
        <w:t xml:space="preserve">, </w:t>
      </w:r>
      <w:r w:rsidRPr="00B92DFC">
        <w:t>one possible straightforward improvement would be to update the controller tune</w:t>
      </w:r>
      <w:ins w:id="11" w:author="afonso henrique" w:date="2026-05-01T21:58:00Z" w16du:dateUtc="2026-05-01T20:58:00Z">
        <w:r w:rsidR="006B22BE">
          <w:t xml:space="preserve"> accordingly</w:t>
        </w:r>
      </w:ins>
      <w:r w:rsidRPr="00B92DFC">
        <w:t xml:space="preserve"> using this information. Another simple enhancement would be to add a filtered derivative term to the </w:t>
      </w:r>
      <w:r w:rsidR="000537F1">
        <w:t xml:space="preserve">PI </w:t>
      </w:r>
      <w:r w:rsidRPr="00B92DFC">
        <w:t>controller (making it a PID</w:t>
      </w:r>
      <w:r w:rsidR="001C40F9">
        <w:t>-</w:t>
      </w:r>
      <w:r w:rsidRPr="00B92DFC">
        <w:t>F), since this should be of simple implementation in the existing version of the control software since it</w:t>
      </w:r>
      <w:r w:rsidR="00F97572">
        <w:t xml:space="preserve"> is</w:t>
      </w:r>
      <w:r w:rsidRPr="00B92DFC">
        <w:t xml:space="preserve"> </w:t>
      </w:r>
      <w:r w:rsidR="00F97572">
        <w:t>merely</w:t>
      </w:r>
      <w:r w:rsidRPr="00B92DFC">
        <w:t xml:space="preserve"> an extension of the existing controller structure</w:t>
      </w:r>
      <w:ins w:id="12" w:author="afonso henrique" w:date="2026-05-01T21:28:00Z" w16du:dateUtc="2026-05-01T20:28:00Z">
        <w:r w:rsidR="008F0258">
          <w:t>, and allows more tuneability</w:t>
        </w:r>
      </w:ins>
      <w:r w:rsidRPr="00B92DFC">
        <w:t xml:space="preserve">. </w:t>
      </w:r>
      <w:ins w:id="13" w:author="afonso henrique" w:date="2026-05-01T21:20:00Z" w16du:dateUtc="2026-05-01T20:20:00Z">
        <w:r w:rsidR="008F0258">
          <w:t xml:space="preserve">This is precisely what was done: </w:t>
        </w:r>
      </w:ins>
      <w:ins w:id="14" w:author="afonso henrique" w:date="2026-05-01T21:28:00Z" w16du:dateUtc="2026-05-01T20:28:00Z">
        <w:r w:rsidR="003C1EFB">
          <w:t xml:space="preserve">Optimize the </w:t>
        </w:r>
      </w:ins>
      <w:ins w:id="15" w:author="afonso henrique" w:date="2026-05-01T21:20:00Z" w16du:dateUtc="2026-05-01T20:20:00Z">
        <w:r w:rsidR="008F0258">
          <w:t xml:space="preserve">PID-F gains to the </w:t>
        </w:r>
      </w:ins>
      <w:ins w:id="16" w:author="afonso henrique" w:date="2026-05-01T21:21:00Z" w16du:dateUtc="2026-05-01T20:21:00Z">
        <w:r w:rsidR="008F0258">
          <w:t>identified plant dynamics.</w:t>
        </w:r>
      </w:ins>
      <w:ins w:id="17" w:author="afonso henrique" w:date="2026-05-01T21:50:00Z" w16du:dateUtc="2026-05-01T20:50:00Z">
        <w:r w:rsidR="006B22BE">
          <w:t xml:space="preserve"> </w:t>
        </w:r>
      </w:ins>
    </w:p>
    <w:p w14:paraId="493B1678" w14:textId="633B90DE" w:rsidR="006B22BE" w:rsidRPr="00B92DFC" w:rsidRDefault="006B22BE">
      <w:pPr>
        <w:pStyle w:val="Corpodetexto"/>
        <w:ind w:firstLine="0pt"/>
        <w:pPrChange w:id="18" w:author="afonso henrique" w:date="2026-05-01T22:11:00Z" w16du:dateUtc="2026-05-01T21:11:00Z">
          <w:pPr>
            <w:pStyle w:val="Corpodetexto"/>
          </w:pPr>
        </w:pPrChange>
      </w:pPr>
      <w:ins w:id="19" w:author="afonso henrique" w:date="2026-05-01T21:50:00Z" w16du:dateUtc="2026-05-01T20:50:00Z">
        <w:r>
          <w:t xml:space="preserve">The simulations with the </w:t>
        </w:r>
      </w:ins>
      <w:ins w:id="20" w:author="afonso henrique" w:date="2026-05-01T21:51:00Z" w16du:dateUtc="2026-05-01T20:51:00Z">
        <w:r>
          <w:t xml:space="preserve">PID-F controller </w:t>
        </w:r>
      </w:ins>
      <w:ins w:id="21" w:author="afonso henrique" w:date="2026-05-01T21:55:00Z" w16du:dateUtc="2026-05-01T20:55:00Z">
        <w:r>
          <w:t xml:space="preserve">use the plant model resulting from the two-stage </w:t>
        </w:r>
      </w:ins>
      <w:ins w:id="22" w:author="afonso henrique" w:date="2026-05-01T22:11:00Z" w16du:dateUtc="2026-05-01T21:11:00Z">
        <w:r w:rsidR="00A956D5">
          <w:t>identification</w:t>
        </w:r>
      </w:ins>
      <w:ins w:id="23" w:author="afonso henrique" w:date="2026-05-01T21:55:00Z" w16du:dateUtc="2026-05-01T20:55:00Z">
        <w:r>
          <w:t>, and the controller itself to close the loop.</w:t>
        </w:r>
      </w:ins>
    </w:p>
    <w:p w14:paraId="0BB925B0" w14:textId="5E47E28B" w:rsidR="00AB7C8F" w:rsidRDefault="00BC2592" w:rsidP="00DF1476">
      <w:pPr>
        <w:pStyle w:val="Corpodetexto"/>
      </w:pPr>
      <w:r w:rsidRPr="00B92DFC">
        <w:rPr>
          <w:u w:val="single"/>
        </w:rPr>
        <w:t>LQI control strategy:</w:t>
      </w:r>
      <w:r w:rsidR="008D5BBE">
        <w:t xml:space="preserve"> </w:t>
      </w:r>
      <w:r w:rsidR="008E3F9E">
        <w:t xml:space="preserve">The </w:t>
      </w:r>
      <w:r w:rsidR="00182747">
        <w:t>controllable canonical form</w:t>
      </w:r>
      <w:r w:rsidR="008E3F9E">
        <w:t xml:space="preserve"> state space representation of the plant transfer fu</w:t>
      </w:r>
      <w:r w:rsidR="00AB7C8F">
        <w:t>n</w:t>
      </w:r>
      <w:r w:rsidR="008E3F9E">
        <w:t>ction</w:t>
      </w:r>
      <w:r w:rsidR="00AB7C8F">
        <w:t xml:space="preserve"> obtained via the closed-loop two</w:t>
      </w:r>
      <w:ins w:id="24" w:author="afonso henrique" w:date="2026-05-01T21:21:00Z" w16du:dateUtc="2026-05-01T20:21:00Z">
        <w:r w:rsidR="008F0258">
          <w:t>-</w:t>
        </w:r>
      </w:ins>
      <w:del w:id="25" w:author="afonso henrique" w:date="2026-05-01T21:21:00Z" w16du:dateUtc="2026-05-01T20:21:00Z">
        <w:r w:rsidR="00AB7C8F" w:rsidDel="008F0258">
          <w:delText xml:space="preserve"> </w:delText>
        </w:r>
      </w:del>
      <w:r w:rsidR="00AB7C8F">
        <w:t>stage method identification is used in the minimization of the</w:t>
      </w:r>
      <w:r w:rsidR="00AB7C8F" w:rsidRPr="00B92DFC">
        <w:t xml:space="preserve"> </w:t>
      </w:r>
      <w:r w:rsidR="00AB7C8F">
        <w:t xml:space="preserve">LQI </w:t>
      </w:r>
      <w:r w:rsidR="00AB7C8F" w:rsidRPr="00B92DFC">
        <w:t>cost function</w:t>
      </w:r>
      <w:r w:rsidR="00AB7C8F">
        <w:t>:</w:t>
      </w:r>
    </w:p>
    <w:p w14:paraId="3E1CF5F9" w14:textId="3D4C7616" w:rsidR="00127CB2" w:rsidRDefault="00AB7C8F" w:rsidP="00C610B5">
      <w:pPr>
        <w:pStyle w:val="Corpodetexto"/>
      </w:pPr>
      <w:r>
        <w:t xml:space="preserve"> </w:t>
      </w:r>
      <m:oMath>
        <m:r>
          <w:rPr>
            <w:rFonts w:ascii="Cambria Math" w:hAnsi="Cambria Math"/>
          </w:rPr>
          <m:t>J</m:t>
        </m:r>
        <m:d>
          <m:dPr>
            <m:ctrlPr>
              <w:rPr>
                <w:rFonts w:ascii="Cambria Math" w:hAnsi="Cambria Math"/>
                <w:i/>
              </w:rPr>
            </m:ctrlPr>
          </m:dPr>
          <m:e>
            <m:r>
              <w:rPr>
                <w:rFonts w:ascii="Cambria Math" w:hAnsi="Cambria Math"/>
              </w:rPr>
              <m:t>u</m:t>
            </m:r>
            <m:d>
              <m:dPr>
                <m:ctrlPr>
                  <w:rPr>
                    <w:rFonts w:ascii="Cambria Math" w:hAnsi="Cambria Math"/>
                    <w:i/>
                  </w:rPr>
                </m:ctrlPr>
              </m:dPr>
              <m:e>
                <m:r>
                  <w:rPr>
                    <w:rFonts w:ascii="Cambria Math" w:hAnsi="Cambria Math"/>
                  </w:rPr>
                  <m:t>t</m:t>
                </m:r>
              </m:e>
            </m:d>
          </m:e>
        </m:d>
        <m:r>
          <w:rPr>
            <w:rFonts w:ascii="Cambria Math" w:hAnsi="Cambria Math"/>
          </w:rPr>
          <m:t>=</m:t>
        </m:r>
        <m:nary>
          <m:naryPr>
            <m:chr m:val="∑"/>
            <m:ctrlPr>
              <w:rPr>
                <w:rFonts w:ascii="Cambria Math" w:hAnsi="Cambria Math"/>
              </w:rPr>
            </m:ctrlPr>
          </m:naryPr>
          <m:sub>
            <m:r>
              <w:rPr>
                <w:rFonts w:ascii="Cambria Math" w:hAnsi="Cambria Math"/>
              </w:rPr>
              <m:t>0</m:t>
            </m:r>
            <m:ctrlPr>
              <w:rPr>
                <w:rFonts w:ascii="Cambria Math" w:hAnsi="Cambria Math"/>
                <w:i/>
              </w:rPr>
            </m:ctrlPr>
          </m:sub>
          <m:sup>
            <m:r>
              <m:rPr>
                <m:sty m:val="p"/>
              </m:rPr>
              <w:rPr>
                <w:rFonts w:ascii="Cambria Math" w:hAnsi="Cambria Math" w:hint="eastAsia"/>
              </w:rPr>
              <m:t>∞</m:t>
            </m:r>
            <m:ctrlPr>
              <w:rPr>
                <w:rFonts w:ascii="Cambria Math" w:hAnsi="Cambria Math"/>
                <w:i/>
              </w:rPr>
            </m:ctrlPr>
          </m:sup>
          <m:e>
            <m:sSup>
              <m:sSupPr>
                <m:ctrlPr>
                  <w:rPr>
                    <w:rFonts w:ascii="Cambria Math" w:hAnsi="Cambria Math"/>
                    <w:i/>
                  </w:rPr>
                </m:ctrlPr>
              </m:sSupPr>
              <m:e>
                <m:r>
                  <w:rPr>
                    <w:rFonts w:ascii="Cambria Math" w:hAnsi="Cambria Math"/>
                  </w:rPr>
                  <m:t>x</m:t>
                </m:r>
                <m:d>
                  <m:dPr>
                    <m:ctrlPr>
                      <w:rPr>
                        <w:rFonts w:ascii="Cambria Math" w:hAnsi="Cambria Math"/>
                        <w:i/>
                      </w:rPr>
                    </m:ctrlPr>
                  </m:dPr>
                  <m:e>
                    <m:r>
                      <w:rPr>
                        <w:rFonts w:ascii="Cambria Math" w:hAnsi="Cambria Math"/>
                      </w:rPr>
                      <m:t>t</m:t>
                    </m:r>
                  </m:e>
                </m:d>
              </m:e>
              <m:sup>
                <m:r>
                  <m:rPr>
                    <m:sty m:val="p"/>
                  </m:rPr>
                  <w:rPr>
                    <w:rFonts w:ascii="Cambria Math" w:hAnsi="Cambria Math"/>
                  </w:rPr>
                  <m:t>⊺</m:t>
                </m:r>
              </m:sup>
            </m:sSup>
            <m:r>
              <w:rPr>
                <w:rFonts w:ascii="Cambria Math" w:hAnsi="Cambria Math"/>
              </w:rPr>
              <m:t>Q</m:t>
            </m:r>
            <m:ctrlPr>
              <w:rPr>
                <w:rFonts w:ascii="Cambria Math" w:hAnsi="Cambria Math"/>
                <w:i/>
              </w:rPr>
            </m:ctrlPr>
          </m:e>
        </m:nary>
        <m:r>
          <w:rPr>
            <w:rFonts w:ascii="Cambria Math" w:hAnsi="Cambria Math"/>
          </w:rPr>
          <m:t>x(t)+</m:t>
        </m:r>
        <m:sSup>
          <m:sSupPr>
            <m:ctrlPr>
              <w:rPr>
                <w:rFonts w:ascii="Cambria Math" w:hAnsi="Cambria Math"/>
                <w:i/>
              </w:rPr>
            </m:ctrlPr>
          </m:sSupPr>
          <m:e>
            <m:r>
              <w:rPr>
                <w:rFonts w:ascii="Cambria Math" w:hAnsi="Cambria Math"/>
              </w:rPr>
              <m:t>u</m:t>
            </m:r>
            <m:d>
              <m:dPr>
                <m:ctrlPr>
                  <w:rPr>
                    <w:rFonts w:ascii="Cambria Math" w:hAnsi="Cambria Math"/>
                    <w:i/>
                  </w:rPr>
                </m:ctrlPr>
              </m:dPr>
              <m:e>
                <m:r>
                  <w:rPr>
                    <w:rFonts w:ascii="Cambria Math" w:hAnsi="Cambria Math"/>
                  </w:rPr>
                  <m:t>t</m:t>
                </m:r>
              </m:e>
            </m:d>
          </m:e>
          <m:sup>
            <m:r>
              <m:rPr>
                <m:sty m:val="p"/>
              </m:rPr>
              <w:rPr>
                <w:rFonts w:ascii="Cambria Math" w:hAnsi="Cambria Math"/>
              </w:rPr>
              <m:t>⊺</m:t>
            </m:r>
          </m:sup>
        </m:sSup>
        <m:r>
          <w:rPr>
            <w:rFonts w:ascii="Cambria Math" w:hAnsi="Cambria Math"/>
          </w:rPr>
          <m:t>Ru(t) dt</m:t>
        </m:r>
      </m:oMath>
      <w:r>
        <w:t xml:space="preserve">   (1)</w:t>
      </w:r>
    </w:p>
    <w:p w14:paraId="58602C08" w14:textId="7AF64560" w:rsidR="00C610B5" w:rsidRDefault="00AB7C8F" w:rsidP="00C610B5">
      <w:pPr>
        <w:pStyle w:val="Corpodetexto"/>
        <w:ind w:firstLine="0pt"/>
        <w:rPr>
          <w:ins w:id="26" w:author="afonso henrique" w:date="2026-05-01T22:11:00Z" w16du:dateUtc="2026-05-01T21:11:00Z"/>
        </w:rPr>
      </w:pPr>
      <w:r>
        <w:t>where Q and R have appropriate dimension</w:t>
      </w:r>
      <w:r w:rsidR="00127CB2">
        <w:t>s</w:t>
      </w:r>
      <w:r>
        <w:t>, with</w:t>
      </w:r>
      <w:ins w:id="27" w:author="afonso henrique" w:date="2026-05-01T20:24:00Z" w16du:dateUtc="2026-05-01T19:24:00Z">
        <w:r w:rsidR="00A35765">
          <w:t xml:space="preserve"> R=1 </w:t>
        </w:r>
      </w:ins>
      <w:ins w:id="28" w:author="afonso henrique" w:date="2026-05-01T20:25:00Z" w16du:dateUtc="2026-05-01T19:25:00Z">
        <w:r w:rsidR="00A35765">
          <w:t>and</w:t>
        </w:r>
      </w:ins>
      <w:r>
        <w:t xml:space="preserve"> Q being a diagonal </w:t>
      </w:r>
      <w:r w:rsidR="00127CB2">
        <w:t xml:space="preserve">matrix </w:t>
      </w:r>
      <w:r w:rsidR="00AD6CE2">
        <w:t>where each</w:t>
      </w:r>
      <w:r w:rsidR="00127CB2">
        <w:t xml:space="preserve"> parameter </w:t>
      </w:r>
      <w:ins w:id="29" w:author="afonso henrique" w:date="2026-05-01T21:36:00Z" w16du:dateUtc="2026-05-01T20:36:00Z">
        <w:r w:rsidR="003C1EFB">
          <w:t>was</w:t>
        </w:r>
      </w:ins>
      <w:del w:id="30" w:author="afonso henrique" w:date="2026-05-01T21:36:00Z" w16du:dateUtc="2026-05-01T20:36:00Z">
        <w:r w:rsidR="00AD6CE2" w:rsidDel="003C1EFB">
          <w:delText>is</w:delText>
        </w:r>
      </w:del>
      <w:r w:rsidR="00AD6CE2">
        <w:t xml:space="preserve"> </w:t>
      </w:r>
      <w:r w:rsidR="00127CB2">
        <w:t>found</w:t>
      </w:r>
      <w:r>
        <w:t xml:space="preserve"> via </w:t>
      </w:r>
      <w:r w:rsidRPr="0041614D">
        <w:t>Nelder-Mead simplex algorithm</w:t>
      </w:r>
      <w:r>
        <w:t xml:space="preserve"> </w:t>
      </w:r>
      <w:r>
        <w:fldChar w:fldCharType="begin"/>
      </w:r>
      <w:r>
        <w:instrText xml:space="preserve"> REF _Ref228490080 \n \h </w:instrText>
      </w:r>
      <w:r>
        <w:fldChar w:fldCharType="separate"/>
      </w:r>
      <w:r>
        <w:t>[15]</w:t>
      </w:r>
      <w:r>
        <w:fldChar w:fldCharType="end"/>
      </w:r>
      <w:r>
        <w:t xml:space="preserve"> </w:t>
      </w:r>
      <w:del w:id="31" w:author="afonso henrique" w:date="2026-05-01T21:56:00Z" w16du:dateUtc="2026-05-01T20:56:00Z">
        <w:r w:rsidDel="006B22BE">
          <w:delText xml:space="preserve">through MATLAB’s </w:delText>
        </w:r>
        <w:r w:rsidRPr="00981A10" w:rsidDel="006B22BE">
          <w:rPr>
            <w:i/>
            <w:iCs/>
          </w:rPr>
          <w:delText>fminsearch</w:delText>
        </w:r>
      </w:del>
      <w:del w:id="32" w:author="afonso henrique" w:date="2026-05-01T20:23:00Z" w16du:dateUtc="2026-05-01T19:23:00Z">
        <w:r w:rsidRPr="6BD45F3D" w:rsidDel="00A35765">
          <w:rPr>
            <w:i/>
            <w:iCs/>
          </w:rPr>
          <w:delText xml:space="preserve"> </w:delText>
        </w:r>
      </w:del>
      <w:ins w:id="33" w:author="afonso henrique" w:date="2026-05-01T20:23:00Z" w16du:dateUtc="2026-05-01T19:23:00Z">
        <w:r w:rsidR="00A35765">
          <w:t xml:space="preserve">in order </w:t>
        </w:r>
      </w:ins>
      <w:ins w:id="34" w:author="afonso henrique" w:date="2026-05-01T20:24:00Z" w16du:dateUtc="2026-05-01T19:24:00Z">
        <w:r w:rsidR="00A35765">
          <w:t xml:space="preserve">to </w:t>
        </w:r>
      </w:ins>
      <w:del w:id="35" w:author="afonso henrique" w:date="2026-05-01T20:23:00Z" w16du:dateUtc="2026-05-01T19:23:00Z">
        <w:r w:rsidR="00127CB2" w:rsidDel="00A35765">
          <w:delText>that</w:delText>
        </w:r>
        <w:r w:rsidDel="00A35765">
          <w:delText xml:space="preserve"> </w:delText>
        </w:r>
      </w:del>
      <w:r>
        <w:t xml:space="preserve">minimize the acceleration response spectrum MSE </w:t>
      </w:r>
      <w:ins w:id="36" w:author="afonso henrique" w:date="2026-05-01T21:41:00Z" w16du:dateUtc="2026-05-01T20:41:00Z">
        <w:r w:rsidR="0085508D">
          <w:t xml:space="preserve">for the seismic signal on test, </w:t>
        </w:r>
      </w:ins>
      <w:r>
        <w:t>computed for 100 logarithmically spaced points between 0.1Hz and 30Hz.</w:t>
      </w:r>
      <w:r w:rsidR="00C610B5">
        <w:t xml:space="preserve"> </w:t>
      </w:r>
      <w:r w:rsidR="00C610B5" w:rsidRPr="00B92DFC">
        <w:t xml:space="preserve">The optimal state feedback control </w:t>
      </w:r>
      <w:r w:rsidR="00A352A2">
        <w:t>law is given by</w:t>
      </w:r>
      <w:r w:rsidR="00C610B5">
        <w:t xml:space="preserve"> u</w:t>
      </w:r>
      <w:r w:rsidR="005602F3">
        <w:t xml:space="preserve">(t) </w:t>
      </w:r>
      <w:r w:rsidR="00C610B5">
        <w:t>= K [x</w:t>
      </w:r>
      <w:r w:rsidR="005602F3">
        <w:t>(t)</w:t>
      </w:r>
      <w:r w:rsidR="00C610B5">
        <w:t xml:space="preserve"> x</w:t>
      </w:r>
      <w:r w:rsidR="00C610B5">
        <w:rPr>
          <w:vertAlign w:val="subscript"/>
        </w:rPr>
        <w:t>i</w:t>
      </w:r>
      <w:r w:rsidR="005602F3">
        <w:t>(t)]</w:t>
      </w:r>
      <w:del w:id="37" w:author="afonso henrique" w:date="2026-05-01T20:22:00Z" w16du:dateUtc="2026-05-01T19:22:00Z">
        <w:r w:rsidR="00C610B5" w:rsidRPr="00A14B56" w:rsidDel="00A35765">
          <w:rPr>
            <w:vertAlign w:val="superscript"/>
          </w:rPr>
          <w:delText>T</w:delText>
        </w:r>
      </w:del>
      <w:r w:rsidR="00132503">
        <w:t>, with x</w:t>
      </w:r>
      <w:r w:rsidR="00132503" w:rsidRPr="005602F3">
        <w:rPr>
          <w:vertAlign w:val="subscript"/>
        </w:rPr>
        <w:t>i</w:t>
      </w:r>
      <w:r w:rsidR="005602F3">
        <w:t xml:space="preserve">(t) </w:t>
      </w:r>
      <w:r w:rsidR="00132503">
        <w:t>being the integral of the tracking error.</w:t>
      </w:r>
      <w:r w:rsidR="00EF637C">
        <w:t xml:space="preserve"> </w:t>
      </w:r>
      <w:del w:id="38" w:author="afonso henrique" w:date="2026-05-01T21:57:00Z" w16du:dateUtc="2026-05-01T20:57:00Z">
        <w:r w:rsidR="00EF637C" w:rsidDel="006B22BE">
          <w:delText xml:space="preserve">A sampling period of </w:delText>
        </w:r>
        <w:r w:rsidR="00515D32" w:rsidDel="006B22BE">
          <w:delText>5</w:delText>
        </w:r>
        <w:r w:rsidR="00D27CBB" w:rsidDel="006B22BE">
          <w:delText xml:space="preserve"> </w:delText>
        </w:r>
        <w:r w:rsidR="00515D32" w:rsidDel="006B22BE">
          <w:delText xml:space="preserve">ms </w:delText>
        </w:r>
        <w:r w:rsidR="00EF637C" w:rsidDel="006B22BE">
          <w:delText>is used throughout.</w:delText>
        </w:r>
      </w:del>
    </w:p>
    <w:p w14:paraId="0980A862" w14:textId="62B976D7" w:rsidR="00A956D5" w:rsidRDefault="00A956D5" w:rsidP="00C610B5">
      <w:pPr>
        <w:pStyle w:val="Corpodetexto"/>
        <w:ind w:firstLine="0pt"/>
      </w:pPr>
      <w:ins w:id="39" w:author="afonso henrique" w:date="2026-05-01T22:11:00Z" w16du:dateUtc="2026-05-01T21:11:00Z">
        <w:r w:rsidRPr="00A956D5">
          <w:t xml:space="preserve">The simulations with the </w:t>
        </w:r>
        <w:r>
          <w:t>LQI</w:t>
        </w:r>
        <w:r w:rsidRPr="00A956D5">
          <w:t xml:space="preserve"> controller use the plant model resulting from the two-stage identification, and the controller itself to close the loop.</w:t>
        </w:r>
      </w:ins>
    </w:p>
    <w:p w14:paraId="5BBB729B" w14:textId="23FC5311" w:rsidR="008F0258" w:rsidRDefault="00726FEF" w:rsidP="008F0258">
      <w:pPr>
        <w:pStyle w:val="Ttulo2"/>
        <w:rPr>
          <w:moveTo w:id="40" w:author="afonso henrique" w:date="2026-05-01T21:26:00Z" w16du:dateUtc="2026-05-01T20:26:00Z"/>
          <w:noProof w:val="0"/>
        </w:rPr>
      </w:pPr>
      <w:ins w:id="41" w:author="afonso henrique" w:date="2026-05-01T22:01:00Z" w16du:dateUtc="2026-05-01T21:01:00Z">
        <w:r>
          <w:rPr>
            <w:noProof w:val="0"/>
          </w:rPr>
          <w:t>P</w:t>
        </w:r>
      </w:ins>
      <w:ins w:id="42" w:author="afonso henrique" w:date="2026-05-01T21:59:00Z" w16du:dateUtc="2026-05-01T20:59:00Z">
        <w:r w:rsidRPr="00726FEF">
          <w:rPr>
            <w:noProof w:val="0"/>
          </w:rPr>
          <w:t>erformance evaluation</w:t>
        </w:r>
        <w:r>
          <w:rPr>
            <w:noProof w:val="0"/>
          </w:rPr>
          <w:t>:</w:t>
        </w:r>
      </w:ins>
      <w:ins w:id="43" w:author="afonso henrique" w:date="2026-05-01T22:00:00Z" w16du:dateUtc="2026-05-01T21:00:00Z">
        <w:r w:rsidRPr="00726FEF">
          <w:rPr>
            <w:noProof w:val="0"/>
          </w:rPr>
          <w:t xml:space="preserve"> </w:t>
        </w:r>
        <w:r>
          <w:rPr>
            <w:noProof w:val="0"/>
          </w:rPr>
          <w:t>S</w:t>
        </w:r>
        <w:r w:rsidRPr="00726FEF">
          <w:rPr>
            <w:noProof w:val="0"/>
          </w:rPr>
          <w:t>caled earthquake</w:t>
        </w:r>
        <w:r>
          <w:rPr>
            <w:noProof w:val="0"/>
          </w:rPr>
          <w:t xml:space="preserve"> i</w:t>
        </w:r>
      </w:ins>
      <w:moveToRangeStart w:id="44" w:author="afonso henrique" w:date="2026-05-01T21:26:00Z" w:name="move228563181"/>
      <w:moveTo w:id="45" w:author="afonso henrique" w:date="2026-05-01T21:26:00Z" w16du:dateUtc="2026-05-01T20:26:00Z">
        <w:del w:id="46" w:author="afonso henrique" w:date="2026-05-01T22:00:00Z" w16du:dateUtc="2026-05-01T21:00:00Z">
          <w:r w:rsidR="008F0258" w:rsidRPr="00B92DFC" w:rsidDel="00726FEF">
            <w:rPr>
              <w:noProof w:val="0"/>
            </w:rPr>
            <w:delText>I</w:delText>
          </w:r>
        </w:del>
        <w:r w:rsidR="008F0258" w:rsidRPr="00B92DFC">
          <w:rPr>
            <w:noProof w:val="0"/>
          </w:rPr>
          <w:t>nput actions</w:t>
        </w:r>
        <w:del w:id="47" w:author="afonso henrique" w:date="2026-05-01T22:00:00Z" w16du:dateUtc="2026-05-01T21:00:00Z">
          <w:r w:rsidR="008F0258" w:rsidRPr="00B92DFC" w:rsidDel="00726FEF">
            <w:rPr>
              <w:noProof w:val="0"/>
            </w:rPr>
            <w:delText xml:space="preserve"> considered: scaled</w:delText>
          </w:r>
          <w:r w:rsidR="008F0258" w:rsidDel="00726FEF">
            <w:rPr>
              <w:noProof w:val="0"/>
            </w:rPr>
            <w:delText xml:space="preserve"> e</w:delText>
          </w:r>
          <w:r w:rsidR="008F0258" w:rsidRPr="00B92DFC" w:rsidDel="00726FEF">
            <w:rPr>
              <w:noProof w:val="0"/>
            </w:rPr>
            <w:delText>arthquakes</w:delText>
          </w:r>
        </w:del>
      </w:moveTo>
      <w:ins w:id="48" w:author="afonso henrique" w:date="2026-05-01T22:00:00Z" w16du:dateUtc="2026-05-01T21:00:00Z">
        <w:r>
          <w:rPr>
            <w:noProof w:val="0"/>
          </w:rPr>
          <w:t xml:space="preserve"> &amp;</w:t>
        </w:r>
        <w:r w:rsidRPr="00726FEF">
          <w:t xml:space="preserve"> </w:t>
        </w:r>
        <w:r w:rsidRPr="00726FEF">
          <w:rPr>
            <w:noProof w:val="0"/>
          </w:rPr>
          <w:t>Response Spectrum</w:t>
        </w:r>
      </w:ins>
    </w:p>
    <w:p w14:paraId="41289E98" w14:textId="4D63B7FF" w:rsidR="008F0258" w:rsidRPr="00B92DFC" w:rsidDel="00726FEF" w:rsidRDefault="008F0258" w:rsidP="008F0258">
      <w:pPr>
        <w:pStyle w:val="Corpodetexto"/>
        <w:rPr>
          <w:del w:id="49" w:author="afonso henrique" w:date="2026-05-01T22:00:00Z" w16du:dateUtc="2026-05-01T21:00:00Z"/>
          <w:moveTo w:id="50" w:author="afonso henrique" w:date="2026-05-01T21:26:00Z" w16du:dateUtc="2026-05-01T20:26:00Z"/>
        </w:rPr>
      </w:pPr>
      <w:moveTo w:id="51" w:author="afonso henrique" w:date="2026-05-01T21:26:00Z" w16du:dateUtc="2026-05-01T20:26:00Z">
        <w:del w:id="52" w:author="afonso henrique" w:date="2026-05-01T22:01:00Z" w16du:dateUtc="2026-05-01T21:01:00Z">
          <w:r w:rsidRPr="1C907F59" w:rsidDel="00726FEF">
            <w:delText>Regarding the input ground motions, a</w:delText>
          </w:r>
        </w:del>
      </w:moveTo>
      <w:ins w:id="53" w:author="afonso henrique" w:date="2026-05-01T22:01:00Z" w16du:dateUtc="2026-05-01T21:01:00Z">
        <w:r w:rsidR="00726FEF">
          <w:t>A</w:t>
        </w:r>
      </w:ins>
      <w:moveTo w:id="54" w:author="afonso henrique" w:date="2026-05-01T21:26:00Z" w16du:dateUtc="2026-05-01T20:26:00Z">
        <w:r w:rsidRPr="1C907F59">
          <w:t xml:space="preserve"> set of recorded earthquake ground-motion time histories covering a wide range of seismic characteristics </w:t>
        </w:r>
        <w:r>
          <w:t>are</w:t>
        </w:r>
        <w:r w:rsidRPr="1C907F59">
          <w:t xml:space="preserve"> considered in this study, namely </w:t>
        </w:r>
        <w:r>
          <w:fldChar w:fldCharType="begin"/>
        </w:r>
        <w:r>
          <w:instrText xml:space="preserve"> REF _Ref228489452 \n \h </w:instrText>
        </w:r>
      </w:moveTo>
      <w:moveTo w:id="55" w:author="afonso henrique" w:date="2026-05-01T21:26:00Z" w16du:dateUtc="2026-05-01T20:26:00Z">
        <w:r>
          <w:fldChar w:fldCharType="separate"/>
        </w:r>
        <w:r>
          <w:t>[19]</w:t>
        </w:r>
        <w:r>
          <w:fldChar w:fldCharType="end"/>
        </w:r>
        <w:r>
          <w:t>: i) 1940 Imperial Valley earthquake, El Centro Fault Normal (FN) and Fault Parallel (FP) records; ii) 1992 Erzikan earthquake, Erzikan North-South (NS) and East-West (EW) record; iii) 1995 Kobe earthquake, Kobe NS and EW records; iv) 2009 L’Aquila earthquake; v) 1994 Northridge earthquake</w:t>
        </w:r>
        <w:r w:rsidRPr="1C907F59">
          <w:t>, Newhall</w:t>
        </w:r>
        <w:r>
          <w:t xml:space="preserve"> FN and FP records; vi) 1994 Northridge earthquake</w:t>
        </w:r>
        <w:r w:rsidRPr="1C907F59">
          <w:t>, Rinaldi</w:t>
        </w:r>
        <w:r>
          <w:t xml:space="preserve"> FN and FP records; vii) 1994 Northridge earthquake</w:t>
        </w:r>
        <w:r w:rsidRPr="1C907F59">
          <w:t>, Sylmar</w:t>
        </w:r>
        <w:r>
          <w:t xml:space="preserve"> FN and FP records; viii) 1976 Friuli earthquake, Tolmezzo record.</w:t>
        </w:r>
        <w:r w:rsidRPr="1C907F59">
          <w:t xml:space="preserve"> To ensure that the imposed inputs remained within the displacement capacity of the shaking table, appropriate scale factors were </w:t>
        </w:r>
        <w:r>
          <w:t>computed by taking the quotient of maximum desired displacement of 4 mm with the maximum displacement of any direction of the seismic signal (rounded to 3 decimal places) and then applied</w:t>
        </w:r>
        <w:r w:rsidRPr="1C907F59">
          <w:t xml:space="preserve"> to the ground-motion signals.</w:t>
        </w:r>
      </w:moveTo>
    </w:p>
    <w:moveToRangeEnd w:id="44"/>
    <w:p w14:paraId="2E481693" w14:textId="6409818A" w:rsidR="0007008C" w:rsidRPr="00ED1183" w:rsidDel="008F0258" w:rsidRDefault="0007008C">
      <w:pPr>
        <w:pStyle w:val="Corpodetexto"/>
        <w:rPr>
          <w:del w:id="56" w:author="afonso henrique" w:date="2026-05-01T21:26:00Z" w16du:dateUtc="2026-05-01T20:26:00Z"/>
        </w:rPr>
        <w:pPrChange w:id="57" w:author="afonso henrique" w:date="2026-05-01T22:00:00Z" w16du:dateUtc="2026-05-01T21:00:00Z">
          <w:pPr>
            <w:pStyle w:val="Corpodetexto"/>
            <w:ind w:firstLine="0pt"/>
          </w:pPr>
        </w:pPrChange>
      </w:pPr>
    </w:p>
    <w:p w14:paraId="697184DD" w14:textId="40B868BC" w:rsidR="00BC2592" w:rsidRPr="00B92DFC" w:rsidRDefault="00BC2592">
      <w:pPr>
        <w:pStyle w:val="Corpodetexto"/>
        <w:pPrChange w:id="58" w:author="afonso henrique" w:date="2026-05-01T22:00:00Z" w16du:dateUtc="2026-05-01T21:00:00Z">
          <w:pPr>
            <w:pStyle w:val="Ttulo2"/>
          </w:pPr>
        </w:pPrChange>
      </w:pPr>
      <w:del w:id="59" w:author="afonso henrique" w:date="2026-05-01T21:59:00Z" w16du:dateUtc="2026-05-01T20:59:00Z">
        <w:r w:rsidRPr="00B92DFC" w:rsidDel="00726FEF">
          <w:delText>System performance evaluation</w:delText>
        </w:r>
      </w:del>
      <w:del w:id="60" w:author="afonso henrique" w:date="2026-05-01T22:00:00Z" w16du:dateUtc="2026-05-01T21:00:00Z">
        <w:r w:rsidRPr="00B92DFC" w:rsidDel="00726FEF">
          <w:delText>:</w:delText>
        </w:r>
      </w:del>
      <w:r w:rsidRPr="00B92DFC">
        <w:t xml:space="preserve"> </w:t>
      </w:r>
      <w:del w:id="61" w:author="afonso henrique" w:date="2026-05-01T22:00:00Z" w16du:dateUtc="2026-05-01T21:00:00Z">
        <w:r w:rsidR="00891479" w:rsidRPr="00B92DFC" w:rsidDel="00726FEF">
          <w:delText>Response Spectrum</w:delText>
        </w:r>
      </w:del>
    </w:p>
    <w:p w14:paraId="67481E52" w14:textId="4714F323" w:rsidR="00BC2592" w:rsidRPr="00B92DFC" w:rsidDel="00A956D5" w:rsidRDefault="00EB2B08" w:rsidP="00BC2592">
      <w:pPr>
        <w:pStyle w:val="bulletlist"/>
        <w:numPr>
          <w:ilvl w:val="0"/>
          <w:numId w:val="0"/>
        </w:numPr>
        <w:rPr>
          <w:del w:id="62" w:author="afonso henrique" w:date="2026-05-01T22:13:00Z" w16du:dateUtc="2026-05-01T21:13:00Z"/>
        </w:rPr>
      </w:pPr>
      <w:r w:rsidRPr="00B92DFC">
        <w:t xml:space="preserve">The performance of each control </w:t>
      </w:r>
      <w:r w:rsidR="00DA2571">
        <w:t>method</w:t>
      </w:r>
      <w:r w:rsidRPr="00B92DFC">
        <w:t xml:space="preserve"> </w:t>
      </w:r>
      <w:r w:rsidR="00557F97">
        <w:t>is</w:t>
      </w:r>
      <w:r w:rsidR="007C0163" w:rsidRPr="00B92DFC">
        <w:t xml:space="preserve"> evaluated </w:t>
      </w:r>
      <w:r w:rsidR="00557F97">
        <w:t>through the</w:t>
      </w:r>
      <w:r w:rsidR="007C0163" w:rsidRPr="00B92DFC">
        <w:t xml:space="preserve"> </w:t>
      </w:r>
      <w:r w:rsidR="007539BB" w:rsidRPr="00B92DFC">
        <w:t xml:space="preserve">acceleration </w:t>
      </w:r>
      <w:r w:rsidR="00E87DBF" w:rsidRPr="00B92DFC">
        <w:t xml:space="preserve">and displacement response spectrum </w:t>
      </w:r>
      <w:r w:rsidR="00B57CBC" w:rsidRPr="00B92DFC">
        <w:t>mean squared error</w:t>
      </w:r>
      <w:r w:rsidR="002A2D34" w:rsidRPr="00B92DFC">
        <w:t xml:space="preserve"> (MSE)</w:t>
      </w:r>
      <w:ins w:id="63" w:author="afonso henrique" w:date="2026-05-01T21:36:00Z" w16du:dateUtc="2026-05-01T20:36:00Z">
        <w:r w:rsidR="003C1EFB">
          <w:t xml:space="preserve"> for every input action described in the previous section</w:t>
        </w:r>
      </w:ins>
      <w:r w:rsidR="00C307C6" w:rsidRPr="00B92DFC">
        <w:t>. The</w:t>
      </w:r>
      <w:r w:rsidR="008C0490" w:rsidRPr="00B92DFC">
        <w:t xml:space="preserve"> acceleration</w:t>
      </w:r>
      <w:r w:rsidR="00C307C6" w:rsidRPr="00B92DFC">
        <w:t xml:space="preserve"> response spectrum </w:t>
      </w:r>
      <w:r w:rsidR="000E7880">
        <w:t>is</w:t>
      </w:r>
      <w:r w:rsidR="00C307C6" w:rsidRPr="00B92DFC">
        <w:t xml:space="preserve"> computed</w:t>
      </w:r>
      <w:r w:rsidR="00066143" w:rsidRPr="00B92DFC">
        <w:t xml:space="preserve"> from 0.1Hz to 30</w:t>
      </w:r>
      <w:r w:rsidR="002A2D34" w:rsidRPr="00B92DFC">
        <w:t>Hz for</w:t>
      </w:r>
      <w:r w:rsidR="00C307C6" w:rsidRPr="00B92DFC">
        <w:t xml:space="preserve"> 5</w:t>
      </w:r>
      <w:r w:rsidR="00965546" w:rsidRPr="00B92DFC">
        <w:t xml:space="preserve">00 </w:t>
      </w:r>
      <w:r w:rsidR="005107FD" w:rsidRPr="00B92DFC">
        <w:t>logarithmically spaced</w:t>
      </w:r>
      <w:r w:rsidR="002A2D34" w:rsidRPr="00B92DFC">
        <w:t xml:space="preserve"> points</w:t>
      </w:r>
      <w:r w:rsidR="005030A3" w:rsidRPr="00B92DFC">
        <w:t>, and t</w:t>
      </w:r>
      <w:r w:rsidR="002A2D34" w:rsidRPr="00B92DFC">
        <w:t xml:space="preserve">he displacement response spectrum </w:t>
      </w:r>
      <w:r w:rsidR="000E7880">
        <w:t>is</w:t>
      </w:r>
      <w:r w:rsidR="002A2D34" w:rsidRPr="00B92DFC">
        <w:t xml:space="preserve"> computed for the </w:t>
      </w:r>
      <w:r w:rsidR="00C712A6" w:rsidRPr="00B92DFC">
        <w:t>same frequencies</w:t>
      </w:r>
      <w:r w:rsidR="00866D0C" w:rsidRPr="00B92DFC">
        <w:t xml:space="preserve">, </w:t>
      </w:r>
      <w:r w:rsidR="00781CB9" w:rsidRPr="00B92DFC">
        <w:t xml:space="preserve">however, for only the first </w:t>
      </w:r>
      <w:r w:rsidR="008A7260" w:rsidRPr="00B92DFC">
        <w:t xml:space="preserve">344 points, </w:t>
      </w:r>
      <w:r w:rsidR="00A54254" w:rsidRPr="00B92DFC">
        <w:t xml:space="preserve">equating to a range from 0.1Hz to </w:t>
      </w:r>
      <w:r w:rsidR="004726A7" w:rsidRPr="00B92DFC">
        <w:t>5.04</w:t>
      </w:r>
      <w:r w:rsidR="004E60EA" w:rsidRPr="00B92DFC">
        <w:t>Hz</w:t>
      </w:r>
      <w:r w:rsidR="00DB4239" w:rsidRPr="00B92DFC">
        <w:t>.</w:t>
      </w:r>
    </w:p>
    <w:p w14:paraId="54C03024" w14:textId="77777777" w:rsidR="00BC2592" w:rsidRPr="00B92DFC" w:rsidRDefault="00BC2592">
      <w:pPr>
        <w:pStyle w:val="bulletlist"/>
        <w:numPr>
          <w:ilvl w:val="0"/>
          <w:numId w:val="0"/>
        </w:numPr>
        <w:pPrChange w:id="64" w:author="afonso henrique" w:date="2026-05-01T22:13:00Z" w16du:dateUtc="2026-05-01T21:13:00Z">
          <w:pPr>
            <w:pStyle w:val="Corpodetexto"/>
          </w:pPr>
        </w:pPrChange>
      </w:pPr>
    </w:p>
    <w:p w14:paraId="6C03B4AF" w14:textId="77777777" w:rsidR="00BC2592" w:rsidRPr="00B92DFC" w:rsidDel="00726FEF" w:rsidRDefault="00BC2592" w:rsidP="00BC2592">
      <w:pPr>
        <w:pStyle w:val="Ttulo1"/>
        <w:rPr>
          <w:del w:id="65" w:author="afonso henrique" w:date="2026-05-01T22:02:00Z" w16du:dateUtc="2026-05-01T21:02:00Z"/>
          <w:noProof w:val="0"/>
        </w:rPr>
      </w:pPr>
      <w:r w:rsidRPr="00B92DFC">
        <w:rPr>
          <w:noProof w:val="0"/>
        </w:rPr>
        <w:t>Results</w:t>
      </w:r>
    </w:p>
    <w:p w14:paraId="65379515" w14:textId="789FCE5F" w:rsidR="00BC2592" w:rsidRPr="00B92DFC" w:rsidDel="0085508D" w:rsidRDefault="00BC2592">
      <w:pPr>
        <w:pStyle w:val="Ttulo1"/>
        <w:rPr>
          <w:del w:id="66" w:author="afonso henrique" w:date="2026-05-01T21:48:00Z" w16du:dateUtc="2026-05-01T20:48:00Z"/>
        </w:rPr>
        <w:pPrChange w:id="67" w:author="afonso henrique" w:date="2026-05-01T22:02:00Z" w16du:dateUtc="2026-05-01T21:02:00Z">
          <w:pPr>
            <w:pStyle w:val="Ttulo2"/>
          </w:pPr>
        </w:pPrChange>
      </w:pPr>
      <w:del w:id="68" w:author="afonso henrique" w:date="2026-05-01T21:48:00Z" w16du:dateUtc="2026-05-01T20:48:00Z">
        <w:r w:rsidRPr="00B92DFC" w:rsidDel="0085508D">
          <w:delText>Foreword</w:delText>
        </w:r>
      </w:del>
    </w:p>
    <w:p w14:paraId="0C98E24F" w14:textId="6D966E64" w:rsidR="00B25C81" w:rsidDel="0085508D" w:rsidRDefault="00986E3A">
      <w:pPr>
        <w:pStyle w:val="Ttulo1"/>
        <w:rPr>
          <w:del w:id="69" w:author="afonso henrique" w:date="2026-05-01T21:48:00Z" w16du:dateUtc="2026-05-01T20:48:00Z"/>
        </w:rPr>
        <w:pPrChange w:id="70" w:author="afonso henrique" w:date="2026-05-01T22:02:00Z" w16du:dateUtc="2026-05-01T21:02:00Z">
          <w:pPr>
            <w:pStyle w:val="Corpodetexto"/>
          </w:pPr>
        </w:pPrChange>
      </w:pPr>
      <w:del w:id="71" w:author="afonso henrique" w:date="2026-05-01T21:48:00Z" w16du:dateUtc="2026-05-01T20:48:00Z">
        <w:r w:rsidRPr="00986E3A" w:rsidDel="0085508D">
          <w:delText xml:space="preserve">The methodology described in the previous section </w:delText>
        </w:r>
        <w:commentRangeStart w:id="72"/>
        <w:r w:rsidR="008D5BBE" w:rsidDel="0085508D">
          <w:delText>is</w:delText>
        </w:r>
        <w:r w:rsidRPr="00986E3A" w:rsidDel="0085508D">
          <w:delText xml:space="preserve"> applied </w:delText>
        </w:r>
      </w:del>
      <w:del w:id="73" w:author="afonso henrique" w:date="2026-05-01T21:39:00Z" w16du:dateUtc="2026-05-01T20:39:00Z">
        <w:r w:rsidRPr="00986E3A" w:rsidDel="0085508D">
          <w:delText xml:space="preserve">to </w:delText>
        </w:r>
      </w:del>
      <w:del w:id="74" w:author="afonso henrique" w:date="2026-05-01T21:48:00Z" w16du:dateUtc="2026-05-01T20:48:00Z">
        <w:r w:rsidRPr="00986E3A" w:rsidDel="0085508D">
          <w:delText>each</w:delText>
        </w:r>
      </w:del>
      <w:del w:id="75" w:author="afonso henrique" w:date="2026-05-01T21:38:00Z" w16du:dateUtc="2026-05-01T20:38:00Z">
        <w:r w:rsidRPr="00986E3A" w:rsidDel="003C1EFB">
          <w:delText xml:space="preserve"> </w:delText>
        </w:r>
      </w:del>
      <w:del w:id="76" w:author="afonso henrique" w:date="2026-05-01T21:39:00Z" w16du:dateUtc="2026-05-01T20:39:00Z">
        <w:r w:rsidRPr="00986E3A" w:rsidDel="0085508D">
          <w:delText>closed‑loop configuration</w:delText>
        </w:r>
        <w:commentRangeEnd w:id="72"/>
        <w:r w:rsidR="008F0258" w:rsidRPr="00986E3A" w:rsidDel="0085508D">
          <w:rPr>
            <w:rStyle w:val="Refdecomentrio"/>
            <w:sz w:val="20"/>
            <w:szCs w:val="20"/>
          </w:rPr>
          <w:commentReference w:id="72"/>
        </w:r>
        <w:r w:rsidRPr="00986E3A" w:rsidDel="0085508D">
          <w:delText>, using either the PID‑F or the LQI controller, as well as the OLI method for performance comparison</w:delText>
        </w:r>
      </w:del>
      <w:del w:id="77" w:author="afonso henrique" w:date="2026-05-01T21:48:00Z" w16du:dateUtc="2026-05-01T20:48:00Z">
        <w:r w:rsidRPr="00986E3A" w:rsidDel="0085508D">
          <w:delText xml:space="preserve">. It begins with two‑stage </w:delText>
        </w:r>
        <w:r w:rsidR="00AE3F48" w:rsidDel="0085508D">
          <w:delText xml:space="preserve">closed-loop identification </w:delText>
        </w:r>
        <w:r w:rsidR="004502AB" w:rsidDel="0085508D">
          <w:delText>method</w:delText>
        </w:r>
        <w:r w:rsidRPr="00986E3A" w:rsidDel="0085508D">
          <w:delText>. Then, the closed‑loop system</w:delText>
        </w:r>
        <w:r w:rsidR="00B91395" w:rsidDel="0085508D">
          <w:delText xml:space="preserve"> </w:delText>
        </w:r>
        <w:r w:rsidRPr="00986E3A" w:rsidDel="0085508D">
          <w:delText>—</w:delText>
        </w:r>
        <w:r w:rsidR="00B91395" w:rsidDel="0085508D">
          <w:delText xml:space="preserve"> </w:delText>
        </w:r>
        <w:r w:rsidRPr="00986E3A" w:rsidDel="0085508D">
          <w:delText>comprising the identified plant and the controller under analysis</w:delText>
        </w:r>
        <w:r w:rsidR="00B91395" w:rsidDel="0085508D">
          <w:delText xml:space="preserve"> </w:delText>
        </w:r>
        <w:r w:rsidRPr="00986E3A" w:rsidDel="0085508D">
          <w:delText>—</w:delText>
        </w:r>
        <w:r w:rsidR="00B91395" w:rsidDel="0085508D">
          <w:delText xml:space="preserve"> is</w:delText>
        </w:r>
        <w:r w:rsidRPr="00986E3A" w:rsidDel="0085508D">
          <w:delText xml:space="preserve"> implemented numerically to </w:delText>
        </w:r>
      </w:del>
      <w:del w:id="78" w:author="afonso henrique" w:date="2026-05-01T21:41:00Z" w16du:dateUtc="2026-05-01T20:41:00Z">
        <w:r w:rsidRPr="00986E3A" w:rsidDel="0085508D">
          <w:delText xml:space="preserve">tune or </w:delText>
        </w:r>
      </w:del>
      <w:del w:id="79" w:author="afonso henrique" w:date="2026-05-01T21:48:00Z" w16du:dateUtc="2026-05-01T20:48:00Z">
        <w:r w:rsidRPr="00986E3A" w:rsidDel="0085508D">
          <w:delText xml:space="preserve">optimize the controller parameters for each earthquake record. </w:delText>
        </w:r>
      </w:del>
    </w:p>
    <w:p w14:paraId="51455D63" w14:textId="77777777" w:rsidR="00127CB2" w:rsidRDefault="00127CB2">
      <w:pPr>
        <w:pStyle w:val="Ttulo1"/>
        <w:pPrChange w:id="80" w:author="afonso henrique" w:date="2026-05-01T22:02:00Z" w16du:dateUtc="2026-05-01T21:02:00Z">
          <w:pPr>
            <w:pStyle w:val="Corpodetexto"/>
            <w:ind w:firstLine="0pt"/>
          </w:pPr>
        </w:pPrChange>
      </w:pPr>
    </w:p>
    <w:p w14:paraId="45E4238E" w14:textId="016E2575" w:rsidR="00264B71" w:rsidRPr="00B92DFC" w:rsidRDefault="00264B71" w:rsidP="00264B71">
      <w:pPr>
        <w:pStyle w:val="Ttulo2"/>
        <w:rPr>
          <w:noProof w:val="0"/>
        </w:rPr>
      </w:pPr>
      <w:r>
        <w:rPr>
          <w:noProof w:val="0"/>
        </w:rPr>
        <w:t>System identification</w:t>
      </w:r>
      <w:ins w:id="81" w:author="afonso henrique" w:date="2026-05-01T21:09:00Z" w16du:dateUtc="2026-05-01T20:09:00Z">
        <w:r w:rsidR="001F4A61">
          <w:rPr>
            <w:noProof w:val="0"/>
          </w:rPr>
          <w:t xml:space="preserve"> &amp; Controller tuning</w:t>
        </w:r>
      </w:ins>
    </w:p>
    <w:p w14:paraId="7D60F0C5" w14:textId="5C6388D8" w:rsidR="0072255D" w:rsidRDefault="00571063" w:rsidP="00726FEF">
      <w:pPr>
        <w:pStyle w:val="Corpodetexto"/>
      </w:pPr>
      <w:r>
        <w:t xml:space="preserve">The </w:t>
      </w:r>
      <w:ins w:id="82" w:author="afonso henrique" w:date="2026-05-01T21:12:00Z" w16du:dateUtc="2026-05-01T20:12:00Z">
        <w:r w:rsidR="001F4A61">
          <w:t xml:space="preserve">closed-loop </w:t>
        </w:r>
      </w:ins>
      <w:del w:id="83" w:author="afonso henrique" w:date="2026-05-01T22:02:00Z" w16du:dateUtc="2026-05-01T21:02:00Z">
        <w:r w:rsidR="00BF304A" w:rsidDel="00726FEF">
          <w:delText>transfer function</w:delText>
        </w:r>
      </w:del>
      <w:del w:id="84" w:author="afonso henrique" w:date="2026-05-01T20:31:00Z" w16du:dateUtc="2026-05-01T19:31:00Z">
        <w:r w:rsidR="00BF304A" w:rsidDel="002455AC">
          <w:delText>s</w:delText>
        </w:r>
      </w:del>
      <w:ins w:id="85" w:author="afonso henrique" w:date="2026-05-01T22:02:00Z" w16du:dateUtc="2026-05-01T21:02:00Z">
        <w:r w:rsidR="00726FEF">
          <w:t>frequency response obtained wit</w:t>
        </w:r>
      </w:ins>
      <w:ins w:id="86" w:author="afonso henrique" w:date="2026-05-01T22:03:00Z" w16du:dateUtc="2026-05-01T21:03:00Z">
        <w:r w:rsidR="00726FEF">
          <w:t>h each control method</w:t>
        </w:r>
      </w:ins>
      <w:ins w:id="87" w:author="afonso henrique" w:date="2026-05-01T21:52:00Z" w16du:dateUtc="2026-05-01T20:52:00Z">
        <w:r w:rsidR="006B22BE">
          <w:t xml:space="preserve"> </w:t>
        </w:r>
      </w:ins>
      <w:ins w:id="88" w:author="afonso henrique" w:date="2026-05-01T22:03:00Z" w16du:dateUtc="2026-05-01T21:03:00Z">
        <w:r w:rsidR="00726FEF">
          <w:t>is shown</w:t>
        </w:r>
      </w:ins>
      <w:del w:id="89" w:author="afonso henrique" w:date="2026-05-01T21:52:00Z" w16du:dateUtc="2026-05-01T20:52:00Z">
        <w:r w:rsidR="00BF304A" w:rsidDel="006B22BE">
          <w:delText xml:space="preserve"> used in the OLI method </w:delText>
        </w:r>
      </w:del>
      <w:del w:id="90" w:author="afonso henrique" w:date="2026-05-01T20:31:00Z" w16du:dateUtc="2026-05-01T19:31:00Z">
        <w:r w:rsidR="00BF304A" w:rsidDel="002455AC">
          <w:delText xml:space="preserve">are obtained </w:delText>
        </w:r>
      </w:del>
      <w:del w:id="91" w:author="afonso henrique" w:date="2026-05-01T21:52:00Z" w16du:dateUtc="2026-05-01T20:52:00Z">
        <w:r w:rsidR="00BF304A" w:rsidDel="006B22BE">
          <w:delText xml:space="preserve">by direct </w:delText>
        </w:r>
      </w:del>
      <w:del w:id="92" w:author="afonso henrique" w:date="2026-05-01T20:26:00Z" w16du:dateUtc="2026-05-01T19:26:00Z">
        <w:r w:rsidR="00C47BC1" w:rsidDel="00A35765">
          <w:delText xml:space="preserve">frequency response </w:delText>
        </w:r>
      </w:del>
      <w:del w:id="93" w:author="afonso henrique" w:date="2026-05-01T21:52:00Z" w16du:dateUtc="2026-05-01T20:52:00Z">
        <w:r w:rsidR="00BF304A" w:rsidDel="006B22BE">
          <w:delText xml:space="preserve">identification </w:delText>
        </w:r>
      </w:del>
      <w:del w:id="94" w:author="afonso henrique" w:date="2026-05-01T20:31:00Z" w16du:dateUtc="2026-05-01T19:31:00Z">
        <w:r w:rsidR="00BF304A" w:rsidDel="002455AC">
          <w:delText xml:space="preserve">using </w:delText>
        </w:r>
      </w:del>
      <w:del w:id="95" w:author="afonso henrique" w:date="2026-05-01T21:51:00Z" w16du:dateUtc="2026-05-01T20:51:00Z">
        <w:r w:rsidR="00BF304A" w:rsidDel="006B22BE">
          <w:delText>signals “</w:delText>
        </w:r>
        <w:r w:rsidR="004A7ED7" w:rsidDel="006B22BE">
          <w:delText>r</w:delText>
        </w:r>
        <w:r w:rsidR="00BF304A" w:rsidDel="006B22BE">
          <w:delText>”</w:delText>
        </w:r>
        <w:r w:rsidR="004A7ED7" w:rsidDel="006B22BE">
          <w:delText xml:space="preserve"> </w:delText>
        </w:r>
        <w:r w:rsidR="00BF304A" w:rsidDel="006B22BE">
          <w:delText>and</w:delText>
        </w:r>
        <w:r w:rsidR="004A7ED7" w:rsidDel="006B22BE">
          <w:delText xml:space="preserve"> </w:delText>
        </w:r>
        <w:r w:rsidR="00BF304A" w:rsidDel="006B22BE">
          <w:delText>“</w:delText>
        </w:r>
        <w:r w:rsidR="004A7ED7" w:rsidDel="006B22BE">
          <w:delText>y</w:delText>
        </w:r>
        <w:r w:rsidR="00BF304A" w:rsidDel="006B22BE">
          <w:delText xml:space="preserve">” </w:delText>
        </w:r>
        <w:r w:rsidR="00C62E81" w:rsidDel="006B22BE">
          <w:delText xml:space="preserve">resorting to </w:delText>
        </w:r>
        <w:r w:rsidR="00BF304A" w:rsidDel="006B22BE">
          <w:delText>Fig. 4</w:delText>
        </w:r>
      </w:del>
      <w:ins w:id="96" w:author="afonso henrique" w:date="2026-05-01T20:32:00Z" w16du:dateUtc="2026-05-01T19:32:00Z">
        <w:r w:rsidR="002455AC">
          <w:t xml:space="preserve"> on</w:t>
        </w:r>
      </w:ins>
      <w:ins w:id="97" w:author="afonso henrique" w:date="2026-05-01T22:03:00Z" w16du:dateUtc="2026-05-01T21:03:00Z">
        <w:r w:rsidR="00726FEF">
          <w:t xml:space="preserve"> the </w:t>
        </w:r>
        <w:r w:rsidR="00726FEF" w:rsidRPr="00726FEF">
          <w:t>Bode plot</w:t>
        </w:r>
      </w:ins>
      <w:ins w:id="98" w:author="afonso henrique" w:date="2026-05-01T20:32:00Z" w16du:dateUtc="2026-05-01T19:32:00Z">
        <w:r w:rsidR="002455AC">
          <w:t xml:space="preserve"> </w:t>
        </w:r>
      </w:ins>
      <w:ins w:id="99" w:author="afonso henrique" w:date="2026-05-01T22:05:00Z" w16du:dateUtc="2026-05-01T21:05:00Z">
        <w:r w:rsidR="00726FEF">
          <w:t xml:space="preserve">of </w:t>
        </w:r>
      </w:ins>
      <w:ins w:id="100" w:author="afonso henrique" w:date="2026-05-01T20:32:00Z" w16du:dateUtc="2026-05-01T19:32:00Z">
        <w:r w:rsidR="002455AC" w:rsidRPr="002455AC">
          <w:t xml:space="preserve">Fig. </w:t>
        </w:r>
        <w:r w:rsidR="002455AC">
          <w:t>6</w:t>
        </w:r>
      </w:ins>
      <w:ins w:id="101" w:author="afonso henrique" w:date="2026-05-01T22:06:00Z" w16du:dateUtc="2026-05-01T21:06:00Z">
        <w:r w:rsidR="00726FEF">
          <w:t xml:space="preserve"> </w:t>
        </w:r>
      </w:ins>
      <w:del w:id="102" w:author="afonso henrique" w:date="2026-05-01T22:06:00Z" w16du:dateUtc="2026-05-01T21:06:00Z">
        <w:r w:rsidR="00BF304A" w:rsidDel="00726FEF">
          <w:delText xml:space="preserve">. </w:delText>
        </w:r>
      </w:del>
      <w:commentRangeStart w:id="103"/>
      <w:del w:id="104" w:author="afonso henrique" w:date="2026-05-01T21:19:00Z" w16du:dateUtc="2026-05-01T20:19:00Z">
        <w:r w:rsidR="00C62E81" w:rsidDel="008F0258">
          <w:delText>Fo</w:delText>
        </w:r>
        <w:r w:rsidR="004A7ED7" w:rsidDel="008F0258">
          <w:delText>r the PID-F and the LQI</w:delText>
        </w:r>
      </w:del>
      <w:del w:id="105" w:author="afonso henrique" w:date="2026-05-01T20:35:00Z" w16du:dateUtc="2026-05-01T19:35:00Z">
        <w:r w:rsidR="004A7ED7" w:rsidDel="002455AC">
          <w:delText xml:space="preserve"> methods</w:delText>
        </w:r>
      </w:del>
      <w:del w:id="106" w:author="afonso henrique" w:date="2026-05-01T21:19:00Z" w16du:dateUtc="2026-05-01T20:19:00Z">
        <w:r w:rsidR="004A7ED7" w:rsidDel="008F0258">
          <w:delText xml:space="preserve">, </w:delText>
        </w:r>
      </w:del>
      <w:del w:id="107" w:author="afonso henrique" w:date="2026-05-01T21:11:00Z" w16du:dateUtc="2026-05-01T20:11:00Z">
        <w:r w:rsidR="004A7ED7" w:rsidDel="001F4A61">
          <w:delText xml:space="preserve">the closed-loop </w:delText>
        </w:r>
      </w:del>
      <w:del w:id="108" w:author="afonso henrique" w:date="2026-05-01T21:19:00Z" w16du:dateUtc="2026-05-01T20:19:00Z">
        <w:r w:rsidR="004A7ED7" w:rsidDel="008F0258">
          <w:delText xml:space="preserve">two-stage method is used to identify the plant </w:delText>
        </w:r>
        <w:r w:rsidR="00C62E81" w:rsidDel="008F0258">
          <w:delText xml:space="preserve">transfer function from “u” to “y” </w:delText>
        </w:r>
        <w:r w:rsidR="004A7ED7" w:rsidDel="008F0258">
          <w:delText xml:space="preserve">(shaking table + physical model). </w:delText>
        </w:r>
      </w:del>
      <w:commentRangeEnd w:id="103"/>
      <w:del w:id="109" w:author="afonso henrique" w:date="2026-05-01T21:30:00Z" w16du:dateUtc="2026-05-01T20:30:00Z">
        <w:r w:rsidR="008F0258" w:rsidDel="003C1EFB">
          <w:rPr>
            <w:rStyle w:val="Refdecomentrio"/>
            <w:sz w:val="20"/>
            <w:szCs w:val="20"/>
          </w:rPr>
          <w:commentReference w:id="103"/>
        </w:r>
        <w:r w:rsidR="0086745F" w:rsidDel="003C1EFB">
          <w:delText>Then, b</w:delText>
        </w:r>
        <w:r w:rsidR="00C62E81" w:rsidDel="003C1EFB">
          <w:delText>y integrating the optimized PID-F and LQI controllers</w:delText>
        </w:r>
        <w:r w:rsidR="00DA2571" w:rsidDel="003C1EFB">
          <w:delText xml:space="preserve"> in the closed-loop</w:delText>
        </w:r>
        <w:r w:rsidR="008C1993" w:rsidDel="003C1EFB">
          <w:delText xml:space="preserve"> it is possible to</w:delText>
        </w:r>
        <w:r w:rsidR="0086745F" w:rsidDel="003C1EFB">
          <w:delText xml:space="preserve"> compare</w:delText>
        </w:r>
        <w:r w:rsidR="00C62E81" w:rsidDel="003C1EFB">
          <w:delText xml:space="preserve"> the </w:delText>
        </w:r>
        <w:r w:rsidR="00BC60BB" w:rsidDel="003C1EFB">
          <w:delText>shaking table control loop</w:delText>
        </w:r>
        <w:r w:rsidR="0086745F" w:rsidDel="003C1EFB">
          <w:delText xml:space="preserve"> frequency response</w:delText>
        </w:r>
        <w:r w:rsidR="00BC60BB" w:rsidDel="003C1EFB">
          <w:delText xml:space="preserve"> for the three methods. </w:delText>
        </w:r>
      </w:del>
      <w:del w:id="110" w:author="afonso henrique" w:date="2026-05-01T22:05:00Z" w16du:dateUtc="2026-05-01T21:05:00Z">
        <w:r w:rsidR="00DE22F3" w:rsidDel="00726FEF">
          <w:delText>Th</w:delText>
        </w:r>
      </w:del>
      <w:del w:id="111" w:author="afonso henrique" w:date="2026-05-01T21:05:00Z" w16du:dateUtc="2026-05-01T20:05:00Z">
        <w:r w:rsidR="00DE22F3" w:rsidDel="00DA1CD6">
          <w:delText>is comparison</w:delText>
        </w:r>
        <w:r w:rsidR="00BC60BB" w:rsidDel="00DA1CD6">
          <w:delText xml:space="preserve"> is shown</w:delText>
        </w:r>
      </w:del>
      <w:del w:id="112" w:author="afonso henrique" w:date="2026-05-01T22:03:00Z" w16du:dateUtc="2026-05-01T21:03:00Z">
        <w:r w:rsidR="00BC60BB" w:rsidDel="00726FEF">
          <w:delText xml:space="preserve"> </w:delText>
        </w:r>
      </w:del>
      <w:del w:id="113" w:author="afonso henrique" w:date="2026-05-01T22:05:00Z" w16du:dateUtc="2026-05-01T21:05:00Z">
        <w:r w:rsidR="00BC60BB" w:rsidDel="00726FEF">
          <w:delText xml:space="preserve">in Fig. </w:delText>
        </w:r>
        <w:r w:rsidR="00BC60BB" w:rsidRPr="005A7E9F" w:rsidDel="00726FEF">
          <w:delText>6</w:delText>
        </w:r>
      </w:del>
      <w:del w:id="114" w:author="afonso henrique" w:date="2026-05-01T20:34:00Z" w16du:dateUtc="2026-05-01T19:34:00Z">
        <w:r w:rsidR="00BC60BB" w:rsidRPr="005A7E9F" w:rsidDel="002455AC">
          <w:delText xml:space="preserve"> for the particular Tolmezzo earthquake time history,</w:delText>
        </w:r>
      </w:del>
      <w:del w:id="115" w:author="afonso henrique" w:date="2026-05-01T22:05:00Z" w16du:dateUtc="2026-05-01T21:05:00Z">
        <w:r w:rsidR="005A7E9F" w:rsidDel="00726FEF">
          <w:delText xml:space="preserve"> </w:delText>
        </w:r>
      </w:del>
      <w:del w:id="116" w:author="afonso henrique" w:date="2026-05-01T21:06:00Z" w16du:dateUtc="2026-05-01T20:06:00Z">
        <w:r w:rsidR="008C1993" w:rsidRPr="005A7E9F" w:rsidDel="00DA1CD6">
          <w:delText>highlighting</w:delText>
        </w:r>
        <w:r w:rsidR="00DE22F3" w:rsidRPr="005A7E9F" w:rsidDel="00DA1CD6">
          <w:delText xml:space="preserve"> </w:delText>
        </w:r>
      </w:del>
      <w:del w:id="117" w:author="afonso henrique" w:date="2026-05-01T22:13:00Z" w16du:dateUtc="2026-05-01T21:13:00Z">
        <w:r w:rsidR="00A9038F" w:rsidRPr="005A7E9F" w:rsidDel="00A956D5">
          <w:delText xml:space="preserve">the </w:delText>
        </w:r>
        <w:r w:rsidR="002F0557" w:rsidRPr="005A7E9F" w:rsidDel="00A956D5">
          <w:delText>be</w:delText>
        </w:r>
        <w:r w:rsidR="000B3E0B" w:rsidRPr="005A7E9F" w:rsidDel="00A956D5">
          <w:delText>nefits of</w:delText>
        </w:r>
        <w:r w:rsidR="00A376DC" w:rsidRPr="005A7E9F" w:rsidDel="00A956D5">
          <w:delText xml:space="preserve"> </w:delText>
        </w:r>
      </w:del>
      <w:del w:id="118" w:author="afonso henrique" w:date="2026-05-01T21:05:00Z" w16du:dateUtc="2026-05-01T20:05:00Z">
        <w:r w:rsidR="00A376DC" w:rsidRPr="005A7E9F" w:rsidDel="00DA1CD6">
          <w:delText>using the two-stage method for the identification</w:delText>
        </w:r>
      </w:del>
      <w:del w:id="119" w:author="afonso henrique" w:date="2026-05-01T22:13:00Z" w16du:dateUtc="2026-05-01T21:13:00Z">
        <w:r w:rsidR="008F6042" w:rsidRPr="005A7E9F" w:rsidDel="00A956D5">
          <w:delText>: a larger</w:delText>
        </w:r>
        <w:r w:rsidR="002F0557" w:rsidRPr="005A7E9F" w:rsidDel="00A956D5">
          <w:delText xml:space="preserve"> </w:delText>
        </w:r>
        <w:r w:rsidR="00FD7DB1" w:rsidRPr="005A7E9F" w:rsidDel="00A956D5">
          <w:delText xml:space="preserve">bandwidth </w:delText>
        </w:r>
        <w:r w:rsidR="008C1993" w:rsidRPr="005A7E9F" w:rsidDel="00A956D5">
          <w:delText xml:space="preserve">is obtained </w:delText>
        </w:r>
        <w:r w:rsidR="00E62775" w:rsidRPr="005A7E9F" w:rsidDel="00A956D5">
          <w:delText>w</w:delText>
        </w:r>
        <w:r w:rsidR="00CF2F6D" w:rsidRPr="005A7E9F" w:rsidDel="00A956D5">
          <w:delText>h</w:delText>
        </w:r>
        <w:r w:rsidR="00E62775" w:rsidRPr="005A7E9F" w:rsidDel="00A956D5">
          <w:delText>i</w:delText>
        </w:r>
        <w:r w:rsidR="00CF2F6D" w:rsidRPr="005A7E9F" w:rsidDel="00A956D5">
          <w:delText>le maintaining a</w:delText>
        </w:r>
        <w:r w:rsidR="00DA2571" w:rsidDel="00A956D5">
          <w:delText xml:space="preserve"> </w:delText>
        </w:r>
        <w:r w:rsidR="00E62775" w:rsidRPr="005A7E9F" w:rsidDel="00A956D5">
          <w:delText>unitary</w:delText>
        </w:r>
        <w:r w:rsidR="005A7E9F" w:rsidDel="00A956D5">
          <w:delText xml:space="preserve"> gain at lower frequencies</w:delText>
        </w:r>
      </w:del>
      <w:ins w:id="120" w:author="afonso henrique" w:date="2026-05-01T22:16:00Z" w16du:dateUtc="2026-05-01T21:16:00Z">
        <w:r w:rsidR="00A956D5">
          <w:t>:</w:t>
        </w:r>
      </w:ins>
      <w:del w:id="121" w:author="afonso henrique" w:date="2026-05-01T22:13:00Z" w16du:dateUtc="2026-05-01T21:13:00Z">
        <w:r w:rsidR="005A7E9F" w:rsidDel="00A956D5">
          <w:delText>.</w:delText>
        </w:r>
        <w:r w:rsidR="00041167" w:rsidDel="00A956D5">
          <w:delText xml:space="preserve"> </w:delText>
        </w:r>
      </w:del>
    </w:p>
    <w:p w14:paraId="18FAE392" w14:textId="0576565E" w:rsidR="00D35ACA" w:rsidRDefault="007448F1">
      <w:pPr>
        <w:pStyle w:val="Corpodetexto"/>
        <w:ind w:firstLine="0pt"/>
        <w:jc w:val="center"/>
        <w:pPrChange w:id="122" w:author="afonso henrique" w:date="2026-05-01T22:13:00Z" w16du:dateUtc="2026-05-01T21:13:00Z">
          <w:pPr>
            <w:pStyle w:val="Corpodetexto"/>
            <w:ind w:firstLine="0pt"/>
          </w:pPr>
        </w:pPrChange>
      </w:pPr>
      <w:r>
        <w:fldChar w:fldCharType="begin"/>
      </w:r>
      <w:r>
        <w:instrText xml:space="preserve"> INCLUDEPICTURE "file://Users/Miguel/Library/Group%20Containers/UBF8T346G9.ms/WebArchiveCopyPasteTempFiles/com.microsoft.Word/cidEE806DBB-6B22-4578-A8E7-62041D8AA3F9" \* MERGEFORMATINET </w:instrText>
      </w:r>
      <w:r>
        <w:fldChar w:fldCharType="separate"/>
      </w:r>
      <w:r>
        <w:rPr>
          <w:noProof/>
        </w:rPr>
        <w:drawing>
          <wp:inline distT="0" distB="0" distL="0" distR="0" wp14:anchorId="2BA4749A" wp14:editId="585E16ED">
            <wp:extent cx="2489200" cy="1979270"/>
            <wp:effectExtent l="0" t="0" r="6350" b="2540"/>
            <wp:docPr id="1629797233" name="Picture 2" descr="Bode_ClosedLoop.jp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lt;EE806DBB-6B22-4578-A8E7-62041D8AA3F9&gt;" descr="Bode_ClosedLoop.jpg"/>
                    <pic:cNvPicPr>
                      <a:picLocks noChangeAspect="1" noChangeArrowheads="1"/>
                    </pic:cNvPicPr>
                  </pic:nvPicPr>
                  <pic:blipFill rotWithShape="1">
                    <a:blip r:embed="rId18">
                      <a:extLst>
                        <a:ext uri="{28A0092B-C50C-407E-A947-70E740481C1C}">
                          <a14:useLocalDpi xmlns:a14="http://schemas.microsoft.com/office/drawing/2010/main" val="0"/>
                        </a:ext>
                      </a:extLst>
                    </a:blip>
                    <a:srcRect l="5.121%" t="5.31%" r="5.523%"/>
                    <a:stretch>
                      <a:fillRect/>
                    </a:stretch>
                  </pic:blipFill>
                  <pic:spPr bwMode="auto">
                    <a:xfrm>
                      <a:off x="0" y="0"/>
                      <a:ext cx="2535486" cy="2016074"/>
                    </a:xfrm>
                    <a:prstGeom prst="rect">
                      <a:avLst/>
                    </a:prstGeom>
                    <a:noFill/>
                    <a:ln>
                      <a:noFill/>
                    </a:ln>
                    <a:extLst>
                      <a:ext uri="{53640926-AAD7-44D8-BBD7-CCE9431645EC}">
                        <a14:shadowObscured xmlns:a14="http://schemas.microsoft.com/office/drawing/2010/main"/>
                      </a:ext>
                    </a:extLst>
                  </pic:spPr>
                </pic:pic>
              </a:graphicData>
            </a:graphic>
          </wp:inline>
        </w:drawing>
      </w:r>
      <w:r>
        <w:fldChar w:fldCharType="end"/>
      </w:r>
    </w:p>
    <w:p w14:paraId="3B2AEDCE" w14:textId="5D48583A" w:rsidR="00BF304A" w:rsidDel="00A956D5" w:rsidRDefault="000A4351" w:rsidP="00726FEF">
      <w:pPr>
        <w:pStyle w:val="figurecaption"/>
        <w:rPr>
          <w:del w:id="123" w:author="afonso henrique" w:date="2026-05-01T22:07:00Z" w16du:dateUtc="2026-05-01T21:07:00Z"/>
          <w:noProof w:val="0"/>
          <w:lang w:val="en-GB"/>
        </w:rPr>
      </w:pPr>
      <w:bookmarkStart w:id="124" w:name="_Ref228495219"/>
      <w:r>
        <w:rPr>
          <w:noProof w:val="0"/>
          <w:lang w:val="en-GB"/>
        </w:rPr>
        <w:t>Shaking table control loop frequency response</w:t>
      </w:r>
      <w:del w:id="125" w:author="afonso henrique" w:date="2026-05-01T22:06:00Z" w16du:dateUtc="2026-05-01T21:06:00Z">
        <w:r w:rsidDel="00726FEF">
          <w:rPr>
            <w:noProof w:val="0"/>
            <w:lang w:val="en-GB"/>
          </w:rPr>
          <w:delText xml:space="preserve"> comparison</w:delText>
        </w:r>
      </w:del>
      <w:ins w:id="126" w:author="afonso henrique" w:date="2026-05-01T21:53:00Z" w16du:dateUtc="2026-05-01T20:53:00Z">
        <w:r w:rsidR="006B22BE">
          <w:rPr>
            <w:noProof w:val="0"/>
            <w:lang w:val="en-GB"/>
          </w:rPr>
          <w:t xml:space="preserve"> with </w:t>
        </w:r>
      </w:ins>
      <w:ins w:id="127" w:author="afonso henrique" w:date="2026-05-01T22:08:00Z" w16du:dateUtc="2026-05-01T21:08:00Z">
        <w:r w:rsidR="00726FEF">
          <w:rPr>
            <w:noProof w:val="0"/>
            <w:lang w:val="en-GB"/>
          </w:rPr>
          <w:t>controllers optimized</w:t>
        </w:r>
      </w:ins>
      <w:r w:rsidR="007251FF">
        <w:rPr>
          <w:noProof w:val="0"/>
          <w:lang w:val="en-GB"/>
        </w:rPr>
        <w:t xml:space="preserve"> </w:t>
      </w:r>
      <w:r>
        <w:rPr>
          <w:noProof w:val="0"/>
          <w:lang w:val="en-GB"/>
        </w:rPr>
        <w:t>for the Tolmezzo earthquake</w:t>
      </w:r>
      <w:ins w:id="128" w:author="afonso henrique" w:date="2026-05-01T22:16:00Z" w16du:dateUtc="2026-05-01T21:16:00Z">
        <w:r w:rsidR="00A956D5">
          <w:rPr>
            <w:noProof w:val="0"/>
            <w:lang w:val="en-GB"/>
          </w:rPr>
          <w:t>.</w:t>
        </w:r>
      </w:ins>
      <w:del w:id="129" w:author="afonso henrique" w:date="2026-05-01T22:07:00Z" w16du:dateUtc="2026-05-01T21:07:00Z">
        <w:r w:rsidDel="00726FEF">
          <w:rPr>
            <w:noProof w:val="0"/>
            <w:lang w:val="en-GB"/>
          </w:rPr>
          <w:delText xml:space="preserve"> </w:delText>
        </w:r>
      </w:del>
      <w:del w:id="130" w:author="afonso henrique" w:date="2026-05-01T22:06:00Z" w16du:dateUtc="2026-05-01T21:06:00Z">
        <w:r w:rsidDel="00726FEF">
          <w:rPr>
            <w:noProof w:val="0"/>
            <w:lang w:val="en-GB"/>
          </w:rPr>
          <w:delText xml:space="preserve">simulation using </w:delText>
        </w:r>
        <w:r w:rsidR="00A82F6C" w:rsidDel="00726FEF">
          <w:rPr>
            <w:noProof w:val="0"/>
            <w:lang w:val="en-GB"/>
          </w:rPr>
          <w:delText>3 methods:</w:delText>
        </w:r>
        <w:r w:rsidDel="00726FEF">
          <w:rPr>
            <w:noProof w:val="0"/>
            <w:lang w:val="en-GB"/>
          </w:rPr>
          <w:delText xml:space="preserve"> i)</w:delText>
        </w:r>
        <w:r w:rsidR="00A82F6C" w:rsidDel="00726FEF">
          <w:rPr>
            <w:noProof w:val="0"/>
            <w:lang w:val="en-GB"/>
          </w:rPr>
          <w:delText xml:space="preserve"> direct </w:delText>
        </w:r>
      </w:del>
      <w:del w:id="131" w:author="afonso henrique" w:date="2026-05-01T20:28:00Z" w16du:dateUtc="2026-05-01T19:28:00Z">
        <w:r w:rsidR="00A82F6C" w:rsidDel="002455AC">
          <w:rPr>
            <w:noProof w:val="0"/>
            <w:lang w:val="en-GB"/>
          </w:rPr>
          <w:delText>frequency response</w:delText>
        </w:r>
      </w:del>
      <w:del w:id="132" w:author="afonso henrique" w:date="2026-05-01T22:06:00Z" w16du:dateUtc="2026-05-01T21:06:00Z">
        <w:r w:rsidR="00A82F6C" w:rsidDel="00726FEF">
          <w:rPr>
            <w:noProof w:val="0"/>
            <w:lang w:val="en-GB"/>
          </w:rPr>
          <w:delText xml:space="preserve">; </w:delText>
        </w:r>
        <w:r w:rsidDel="00726FEF">
          <w:rPr>
            <w:noProof w:val="0"/>
            <w:lang w:val="en-GB"/>
          </w:rPr>
          <w:delText xml:space="preserve">ii) two-stage method with optimized PID-F;  iii) two-stage method with optimized LQI. (Optimized </w:delText>
        </w:r>
      </w:del>
      <w:del w:id="133" w:author="afonso henrique" w:date="2026-05-01T22:07:00Z" w16du:dateUtc="2026-05-01T21:07:00Z">
        <w:r w:rsidDel="00726FEF">
          <w:rPr>
            <w:noProof w:val="0"/>
            <w:lang w:val="en-GB"/>
          </w:rPr>
          <w:delText>PID-F parameters:</w:delText>
        </w:r>
        <w:r w:rsidR="0072255D" w:rsidRPr="00355851" w:rsidDel="00726FEF">
          <w:rPr>
            <w:noProof w:val="0"/>
            <w:lang w:val="en-GB"/>
          </w:rPr>
          <w:delText xml:space="preserve"> K</w:delText>
        </w:r>
        <w:r w:rsidR="0072255D" w:rsidRPr="00355851" w:rsidDel="00726FEF">
          <w:rPr>
            <w:noProof w:val="0"/>
            <w:vertAlign w:val="subscript"/>
            <w:lang w:val="en-GB"/>
          </w:rPr>
          <w:delText>p</w:delText>
        </w:r>
        <w:r w:rsidR="0072255D" w:rsidRPr="00355851" w:rsidDel="00726FEF">
          <w:rPr>
            <w:noProof w:val="0"/>
            <w:lang w:val="en-GB"/>
          </w:rPr>
          <w:delText>=7.03, K</w:delText>
        </w:r>
        <w:r w:rsidR="0072255D" w:rsidRPr="00355851" w:rsidDel="00726FEF">
          <w:rPr>
            <w:noProof w:val="0"/>
            <w:vertAlign w:val="subscript"/>
            <w:lang w:val="en-GB"/>
          </w:rPr>
          <w:delText>i</w:delText>
        </w:r>
        <w:r w:rsidR="0072255D" w:rsidRPr="00355851" w:rsidDel="00726FEF">
          <w:rPr>
            <w:noProof w:val="0"/>
            <w:lang w:val="en-GB"/>
          </w:rPr>
          <w:delText>=55.9, K</w:delText>
        </w:r>
        <w:r w:rsidR="0072255D" w:rsidRPr="00355851" w:rsidDel="00726FEF">
          <w:rPr>
            <w:noProof w:val="0"/>
            <w:vertAlign w:val="subscript"/>
            <w:lang w:val="en-GB"/>
          </w:rPr>
          <w:delText>d</w:delText>
        </w:r>
        <w:r w:rsidR="0072255D" w:rsidRPr="00355851" w:rsidDel="00726FEF">
          <w:rPr>
            <w:noProof w:val="0"/>
            <w:lang w:val="en-GB"/>
          </w:rPr>
          <w:delText>=-0.00136, T</w:delText>
        </w:r>
        <w:r w:rsidR="0072255D" w:rsidRPr="00355851" w:rsidDel="00726FEF">
          <w:rPr>
            <w:noProof w:val="0"/>
            <w:vertAlign w:val="subscript"/>
            <w:lang w:val="en-GB"/>
          </w:rPr>
          <w:delText>f</w:delText>
        </w:r>
        <w:r w:rsidR="0072255D" w:rsidRPr="00355851" w:rsidDel="00726FEF">
          <w:rPr>
            <w:noProof w:val="0"/>
            <w:lang w:val="en-GB"/>
          </w:rPr>
          <w:delText xml:space="preserve"> = 0.0027</w:delText>
        </w:r>
        <w:r w:rsidDel="00726FEF">
          <w:rPr>
            <w:noProof w:val="0"/>
            <w:lang w:val="en-GB"/>
          </w:rPr>
          <w:delText xml:space="preserve">; Optimized </w:delText>
        </w:r>
        <w:r w:rsidR="00563449" w:rsidRPr="00355851" w:rsidDel="00726FEF">
          <w:rPr>
            <w:noProof w:val="0"/>
            <w:lang w:val="en-GB"/>
          </w:rPr>
          <w:delText>LQ</w:delText>
        </w:r>
        <w:r w:rsidR="009B2A56" w:rsidRPr="00355851" w:rsidDel="00726FEF">
          <w:rPr>
            <w:noProof w:val="0"/>
            <w:lang w:val="en-GB"/>
          </w:rPr>
          <w:delText>I</w:delText>
        </w:r>
        <w:bookmarkEnd w:id="124"/>
        <w:r w:rsidR="00190824" w:rsidDel="00726FEF">
          <w:rPr>
            <w:noProof w:val="0"/>
            <w:lang w:val="en-GB"/>
          </w:rPr>
          <w:delText xml:space="preserve"> gain</w:delText>
        </w:r>
        <w:r w:rsidDel="00726FEF">
          <w:rPr>
            <w:noProof w:val="0"/>
            <w:lang w:val="en-GB"/>
          </w:rPr>
          <w:delText>s:</w:delText>
        </w:r>
        <w:r w:rsidR="00190824" w:rsidDel="00726FEF">
          <w:rPr>
            <w:noProof w:val="0"/>
            <w:lang w:val="en-GB"/>
          </w:rPr>
          <w:delText xml:space="preserve"> </w:delText>
        </w:r>
        <w:r w:rsidR="005169C0" w:rsidDel="00726FEF">
          <w:rPr>
            <w:noProof w:val="0"/>
            <w:lang w:val="en-GB"/>
          </w:rPr>
          <w:delText>K=[</w:delText>
        </w:r>
        <w:r w:rsidR="005169C0" w:rsidRPr="005169C0" w:rsidDel="00726FEF">
          <w:rPr>
            <w:noProof w:val="0"/>
            <w:lang w:val="en-GB"/>
          </w:rPr>
          <w:delText xml:space="preserve">  10.7471    3.4911  -10.7813    4.4696  -21.1549</w:delText>
        </w:r>
        <w:r w:rsidR="007A71D7" w:rsidDel="00726FEF">
          <w:rPr>
            <w:noProof w:val="0"/>
            <w:lang w:val="en-GB"/>
          </w:rPr>
          <w:delText>]</w:delText>
        </w:r>
        <w:r w:rsidDel="00726FEF">
          <w:rPr>
            <w:noProof w:val="0"/>
            <w:lang w:val="en-GB"/>
          </w:rPr>
          <w:delText>)</w:delText>
        </w:r>
        <w:r w:rsidR="0056216B" w:rsidDel="00726FEF">
          <w:rPr>
            <w:noProof w:val="0"/>
            <w:lang w:val="en-GB"/>
          </w:rPr>
          <w:delText>.</w:delText>
        </w:r>
      </w:del>
    </w:p>
    <w:p w14:paraId="7DEED988" w14:textId="77777777" w:rsidR="00A956D5" w:rsidRPr="006823BD" w:rsidRDefault="00A956D5" w:rsidP="00A956D5">
      <w:pPr>
        <w:pStyle w:val="figurecaption"/>
        <w:rPr>
          <w:ins w:id="134" w:author="afonso henrique" w:date="2026-05-01T22:14:00Z" w16du:dateUtc="2026-05-01T21:14:00Z"/>
          <w:noProof w:val="0"/>
          <w:lang w:val="en-GB"/>
        </w:rPr>
      </w:pPr>
    </w:p>
    <w:p w14:paraId="6201F3CF" w14:textId="61D6E4DE" w:rsidR="4552D0BC" w:rsidRPr="00D8095C" w:rsidDel="008F0258" w:rsidRDefault="00A956D5">
      <w:pPr>
        <w:pStyle w:val="figurecaption"/>
        <w:numPr>
          <w:ilvl w:val="0"/>
          <w:numId w:val="0"/>
        </w:numPr>
        <w:rPr>
          <w:moveFrom w:id="135" w:author="afonso henrique" w:date="2026-05-01T21:26:00Z" w16du:dateUtc="2026-05-01T20:26:00Z"/>
          <w:sz w:val="20"/>
          <w:szCs w:val="20"/>
        </w:rPr>
        <w:pPrChange w:id="136" w:author="afonso henrique" w:date="2026-05-01T22:14:00Z" w16du:dateUtc="2026-05-01T21:14:00Z">
          <w:pPr>
            <w:pStyle w:val="Ttulo2"/>
          </w:pPr>
        </w:pPrChange>
      </w:pPr>
      <w:ins w:id="137" w:author="afonso henrique" w:date="2026-05-01T22:14:00Z" w16du:dateUtc="2026-05-01T21:14:00Z">
        <w:r w:rsidRPr="00D8095C">
          <w:rPr>
            <w:sz w:val="20"/>
            <w:szCs w:val="20"/>
            <w:rPrChange w:id="138" w:author="afonso henrique" w:date="2026-05-01T22:16:00Z" w16du:dateUtc="2026-05-01T21:16:00Z">
              <w:rPr>
                <w:i w:val="0"/>
                <w:iCs w:val="0"/>
              </w:rPr>
            </w:rPrChange>
          </w:rPr>
          <w:lastRenderedPageBreak/>
          <w:t xml:space="preserve">The bode plot in Fig.6. clearly highlights the benefits of optimizing the controllers: a larger bandwidth is obtained while maintaining a unitary gain at lower frequencies. This directly translates to improvements in the response spectrum, which will </w:t>
        </w:r>
      </w:ins>
      <w:ins w:id="139" w:author="afonso henrique" w:date="2026-05-01T22:15:00Z" w16du:dateUtc="2026-05-01T21:15:00Z">
        <w:r w:rsidRPr="00D8095C">
          <w:rPr>
            <w:sz w:val="20"/>
            <w:szCs w:val="20"/>
            <w:rPrChange w:id="140" w:author="afonso henrique" w:date="2026-05-01T22:16:00Z" w16du:dateUtc="2026-05-01T21:16:00Z">
              <w:rPr>
                <w:i w:val="0"/>
                <w:iCs w:val="0"/>
              </w:rPr>
            </w:rPrChange>
          </w:rPr>
          <w:t>meet the target on the first run, instead of not requir</w:t>
        </w:r>
      </w:ins>
      <w:ins w:id="141" w:author="afonso henrique" w:date="2026-05-01T22:16:00Z" w16du:dateUtc="2026-05-01T21:16:00Z">
        <w:r w:rsidRPr="00D8095C">
          <w:rPr>
            <w:sz w:val="20"/>
            <w:szCs w:val="20"/>
            <w:rPrChange w:id="142" w:author="afonso henrique" w:date="2026-05-01T22:16:00Z" w16du:dateUtc="2026-05-01T21:16:00Z">
              <w:rPr>
                <w:i w:val="0"/>
                <w:iCs w:val="0"/>
              </w:rPr>
            </w:rPrChange>
          </w:rPr>
          <w:t>ing</w:t>
        </w:r>
      </w:ins>
      <w:ins w:id="143" w:author="afonso henrique" w:date="2026-05-01T22:15:00Z" w16du:dateUtc="2026-05-01T21:15:00Z">
        <w:r w:rsidRPr="00D8095C">
          <w:rPr>
            <w:sz w:val="20"/>
            <w:szCs w:val="20"/>
            <w:rPrChange w:id="144" w:author="afonso henrique" w:date="2026-05-01T22:16:00Z" w16du:dateUtc="2026-05-01T21:16:00Z">
              <w:rPr>
                <w:i w:val="0"/>
                <w:iCs w:val="0"/>
              </w:rPr>
            </w:rPrChange>
          </w:rPr>
          <w:t xml:space="preserve"> several iterations</w:t>
        </w:r>
      </w:ins>
      <w:ins w:id="145" w:author="afonso henrique" w:date="2026-05-01T22:14:00Z" w16du:dateUtc="2026-05-01T21:14:00Z">
        <w:r w:rsidRPr="00D8095C">
          <w:rPr>
            <w:sz w:val="20"/>
            <w:szCs w:val="20"/>
            <w:rPrChange w:id="146" w:author="afonso henrique" w:date="2026-05-01T22:16:00Z" w16du:dateUtc="2026-05-01T21:16:00Z">
              <w:rPr>
                <w:i w:val="0"/>
                <w:iCs w:val="0"/>
              </w:rPr>
            </w:rPrChange>
          </w:rPr>
          <w:t>.</w:t>
        </w:r>
      </w:ins>
      <w:moveFromRangeStart w:id="147" w:author="afonso henrique" w:date="2026-05-01T21:26:00Z" w:name="move228563181"/>
      <w:moveFrom w:id="148" w:author="afonso henrique" w:date="2026-05-01T21:26:00Z" w16du:dateUtc="2026-05-01T20:26:00Z">
        <w:r w:rsidR="00BC2592" w:rsidRPr="00D8095C" w:rsidDel="008F0258">
          <w:rPr>
            <w:noProof w:val="0"/>
            <w:sz w:val="20"/>
            <w:szCs w:val="20"/>
          </w:rPr>
          <w:t>Input actions considered: scaled</w:t>
        </w:r>
        <w:r w:rsidR="00B2794E" w:rsidRPr="00D8095C" w:rsidDel="008F0258">
          <w:rPr>
            <w:noProof w:val="0"/>
            <w:sz w:val="20"/>
            <w:szCs w:val="20"/>
          </w:rPr>
          <w:t xml:space="preserve"> e</w:t>
        </w:r>
        <w:r w:rsidR="00BC2592" w:rsidRPr="00D8095C" w:rsidDel="008F0258">
          <w:rPr>
            <w:noProof w:val="0"/>
            <w:sz w:val="20"/>
            <w:szCs w:val="20"/>
          </w:rPr>
          <w:t>arthquakes</w:t>
        </w:r>
      </w:moveFrom>
    </w:p>
    <w:p w14:paraId="2126FBC8" w14:textId="72AA94B4" w:rsidR="00BC2592" w:rsidRPr="00B92DFC" w:rsidDel="008F0258" w:rsidRDefault="304C7741">
      <w:pPr>
        <w:pStyle w:val="figurecaption"/>
        <w:numPr>
          <w:ilvl w:val="0"/>
          <w:numId w:val="0"/>
        </w:numPr>
        <w:rPr>
          <w:moveFrom w:id="149" w:author="afonso henrique" w:date="2026-05-01T21:26:00Z" w16du:dateUtc="2026-05-01T20:26:00Z"/>
        </w:rPr>
        <w:pPrChange w:id="150" w:author="afonso henrique" w:date="2026-05-01T22:14:00Z" w16du:dateUtc="2026-05-01T21:14:00Z">
          <w:pPr>
            <w:pStyle w:val="Corpodetexto"/>
          </w:pPr>
        </w:pPrChange>
      </w:pPr>
      <w:moveFrom w:id="151" w:author="afonso henrique" w:date="2026-05-01T21:26:00Z" w16du:dateUtc="2026-05-01T20:26:00Z">
        <w:r w:rsidRPr="1C907F59" w:rsidDel="008F0258">
          <w:t xml:space="preserve">Regarding the input ground motions, a set of recorded earthquake ground-motion time histories covering a wide range of seismic characteristics </w:t>
        </w:r>
        <w:r w:rsidR="008D5BBE" w:rsidDel="008F0258">
          <w:t>are</w:t>
        </w:r>
        <w:r w:rsidRPr="1C907F59" w:rsidDel="008F0258">
          <w:t xml:space="preserve"> considered in this study, namely </w:t>
        </w:r>
        <w:r w:rsidR="00CA2F81" w:rsidDel="008F0258">
          <w:fldChar w:fldCharType="begin"/>
        </w:r>
        <w:r w:rsidR="00CA2F81" w:rsidDel="008F0258">
          <w:instrText xml:space="preserve"> REF _Ref228489452 \n \h </w:instrText>
        </w:r>
      </w:moveFrom>
      <w:del w:id="152" w:author="afonso henrique" w:date="2026-05-01T21:26:00Z" w16du:dateUtc="2026-05-01T20:26:00Z"/>
      <w:moveFrom w:id="153" w:author="afonso henrique" w:date="2026-05-01T21:26:00Z" w16du:dateUtc="2026-05-01T20:26:00Z">
        <w:r w:rsidR="00CA2F81" w:rsidDel="008F0258">
          <w:fldChar w:fldCharType="separate"/>
        </w:r>
        <w:r w:rsidR="00CA2F81" w:rsidDel="008F0258">
          <w:t>[1</w:t>
        </w:r>
        <w:r w:rsidR="00BE7077" w:rsidDel="008F0258">
          <w:t>9</w:t>
        </w:r>
        <w:r w:rsidR="00CA2F81" w:rsidDel="008F0258">
          <w:t>]</w:t>
        </w:r>
        <w:r w:rsidR="00CA2F81" w:rsidDel="008F0258">
          <w:fldChar w:fldCharType="end"/>
        </w:r>
        <w:r w:rsidR="020F06BC" w:rsidDel="008F0258">
          <w:t xml:space="preserve">: </w:t>
        </w:r>
        <w:r w:rsidR="5C53C5A4" w:rsidDel="008F0258">
          <w:t xml:space="preserve">i) 1940 </w:t>
        </w:r>
        <w:r w:rsidR="1BE67ED8" w:rsidDel="008F0258">
          <w:t xml:space="preserve">Imperial Valley </w:t>
        </w:r>
        <w:r w:rsidR="5BB4D38B" w:rsidDel="008F0258">
          <w:t>earthquake,</w:t>
        </w:r>
        <w:r w:rsidR="37EC05F5" w:rsidDel="008F0258">
          <w:t xml:space="preserve"> El Centro </w:t>
        </w:r>
        <w:r w:rsidR="5BB4D38B" w:rsidDel="008F0258">
          <w:t>Fault Normal</w:t>
        </w:r>
        <w:r w:rsidR="51FAD05C" w:rsidDel="008F0258">
          <w:t xml:space="preserve"> (</w:t>
        </w:r>
        <w:r w:rsidR="7ED4E390" w:rsidDel="008F0258">
          <w:t>F</w:t>
        </w:r>
        <w:r w:rsidR="51FAD05C" w:rsidDel="008F0258">
          <w:t>N)</w:t>
        </w:r>
        <w:r w:rsidR="5BB4D38B" w:rsidDel="008F0258">
          <w:t xml:space="preserve"> and Faul</w:t>
        </w:r>
        <w:r w:rsidR="51396D29" w:rsidDel="008F0258">
          <w:t>t</w:t>
        </w:r>
        <w:r w:rsidR="5BB4D38B" w:rsidDel="008F0258">
          <w:t xml:space="preserve"> Paral</w:t>
        </w:r>
        <w:r w:rsidR="5EDB52F6" w:rsidDel="008F0258">
          <w:t>l</w:t>
        </w:r>
        <w:r w:rsidR="5BB4D38B" w:rsidDel="008F0258">
          <w:t>el (</w:t>
        </w:r>
        <w:r w:rsidR="1CBFFE96" w:rsidDel="008F0258">
          <w:t>F</w:t>
        </w:r>
        <w:r w:rsidR="5BB4D38B" w:rsidDel="008F0258">
          <w:t>P) records</w:t>
        </w:r>
        <w:r w:rsidR="4B292E2B" w:rsidDel="008F0258">
          <w:t>;</w:t>
        </w:r>
        <w:r w:rsidR="37A9235C" w:rsidDel="008F0258">
          <w:t xml:space="preserve"> ii)</w:t>
        </w:r>
        <w:r w:rsidR="59B0E32D" w:rsidDel="008F0258">
          <w:t xml:space="preserve"> 1992 Erzikan earthquake, Erzikan North-South (NS) and East-West (EW) record; </w:t>
        </w:r>
        <w:r w:rsidR="2FD41913" w:rsidDel="008F0258">
          <w:t>iii) 1995 Kobe earthquake, Kobe NS and EW records; iv) 200</w:t>
        </w:r>
        <w:r w:rsidR="747812F2" w:rsidDel="008F0258">
          <w:t>9</w:t>
        </w:r>
        <w:r w:rsidR="2FD41913" w:rsidDel="008F0258">
          <w:t xml:space="preserve"> L’Aquila earthquake; </w:t>
        </w:r>
        <w:r w:rsidR="5C5F9F3B" w:rsidDel="008F0258">
          <w:t xml:space="preserve">v) </w:t>
        </w:r>
        <w:r w:rsidR="6B9BB3AD" w:rsidDel="008F0258">
          <w:t>1994 Northridge</w:t>
        </w:r>
        <w:r w:rsidR="60E689A6" w:rsidDel="008F0258">
          <w:t xml:space="preserve"> earthquake</w:t>
        </w:r>
        <w:r w:rsidRPr="1C907F59" w:rsidDel="008F0258">
          <w:t>, Newhall</w:t>
        </w:r>
        <w:r w:rsidR="5B9870A7" w:rsidDel="008F0258">
          <w:t xml:space="preserve"> </w:t>
        </w:r>
        <w:r w:rsidR="646AAACA" w:rsidDel="008F0258">
          <w:t>F</w:t>
        </w:r>
        <w:r w:rsidR="5B9870A7" w:rsidDel="008F0258">
          <w:t xml:space="preserve">N and </w:t>
        </w:r>
        <w:r w:rsidR="2DBA7F62" w:rsidDel="008F0258">
          <w:t>F</w:t>
        </w:r>
        <w:r w:rsidR="5B9870A7" w:rsidDel="008F0258">
          <w:t xml:space="preserve">P records; </w:t>
        </w:r>
        <w:r w:rsidR="6A48795F" w:rsidDel="008F0258">
          <w:t>v</w:t>
        </w:r>
        <w:r w:rsidR="78569644" w:rsidDel="008F0258">
          <w:t>i) 1994 Northridge</w:t>
        </w:r>
        <w:r w:rsidR="48FDC46C" w:rsidDel="008F0258">
          <w:t xml:space="preserve"> earthquake</w:t>
        </w:r>
        <w:r w:rsidRPr="1C907F59" w:rsidDel="008F0258">
          <w:t>, Rinaldi</w:t>
        </w:r>
        <w:r w:rsidR="78569644" w:rsidDel="008F0258">
          <w:t xml:space="preserve"> </w:t>
        </w:r>
        <w:r w:rsidR="42F5C0B6" w:rsidDel="008F0258">
          <w:t>F</w:t>
        </w:r>
        <w:r w:rsidR="78569644" w:rsidDel="008F0258">
          <w:t xml:space="preserve">N and </w:t>
        </w:r>
        <w:r w:rsidR="14A28E94" w:rsidDel="008F0258">
          <w:t>F</w:t>
        </w:r>
        <w:r w:rsidR="78569644" w:rsidDel="008F0258">
          <w:t>P records;</w:t>
        </w:r>
        <w:r w:rsidR="10946460" w:rsidDel="008F0258">
          <w:t xml:space="preserve"> </w:t>
        </w:r>
        <w:r w:rsidR="3658FAFA" w:rsidDel="008F0258">
          <w:t>v</w:t>
        </w:r>
        <w:r w:rsidR="0053E11B" w:rsidDel="008F0258">
          <w:t>ii) 1994 Northridge</w:t>
        </w:r>
        <w:r w:rsidR="4A606AD7" w:rsidDel="008F0258">
          <w:t xml:space="preserve"> earthquake</w:t>
        </w:r>
        <w:r w:rsidRPr="1C907F59" w:rsidDel="008F0258">
          <w:t>, Sylmar</w:t>
        </w:r>
        <w:r w:rsidR="0053E11B" w:rsidDel="008F0258">
          <w:t xml:space="preserve"> </w:t>
        </w:r>
        <w:r w:rsidR="250E1AE1" w:rsidDel="008F0258">
          <w:t>F</w:t>
        </w:r>
        <w:r w:rsidR="0053E11B" w:rsidDel="008F0258">
          <w:t xml:space="preserve">N and </w:t>
        </w:r>
        <w:r w:rsidR="2398154E" w:rsidDel="008F0258">
          <w:t>F</w:t>
        </w:r>
        <w:r w:rsidR="0053E11B" w:rsidDel="008F0258">
          <w:t xml:space="preserve">P records; </w:t>
        </w:r>
        <w:r w:rsidR="6A331582" w:rsidDel="008F0258">
          <w:t xml:space="preserve">viii) </w:t>
        </w:r>
        <w:r w:rsidR="2E5C7307" w:rsidDel="008F0258">
          <w:t xml:space="preserve">1976 Friuli earthquake, </w:t>
        </w:r>
        <w:r w:rsidR="6A331582" w:rsidDel="008F0258">
          <w:t>Tolmezzo</w:t>
        </w:r>
        <w:r w:rsidR="10946460" w:rsidDel="008F0258">
          <w:t xml:space="preserve"> </w:t>
        </w:r>
        <w:r w:rsidR="0DD2AA76" w:rsidDel="008F0258">
          <w:t>record</w:t>
        </w:r>
        <w:r w:rsidR="10946460" w:rsidDel="008F0258">
          <w:t>.</w:t>
        </w:r>
        <w:r w:rsidRPr="1C907F59" w:rsidDel="008F0258">
          <w:t xml:space="preserve"> To ensure that the imposed inputs remained within the displacement capacity of the shaking table, appropriate scale factors were </w:t>
        </w:r>
        <w:r w:rsidR="009E1781" w:rsidDel="008F0258">
          <w:t xml:space="preserve">computed by </w:t>
        </w:r>
        <w:r w:rsidR="00DD293A" w:rsidDel="008F0258">
          <w:t xml:space="preserve">taking the </w:t>
        </w:r>
        <w:r w:rsidR="00FE3EFA" w:rsidDel="008F0258">
          <w:t>quo</w:t>
        </w:r>
        <w:r w:rsidR="002136EB" w:rsidDel="008F0258">
          <w:t>t</w:t>
        </w:r>
        <w:r w:rsidR="00FE3EFA" w:rsidDel="008F0258">
          <w:t>ient</w:t>
        </w:r>
        <w:r w:rsidR="00276CA8" w:rsidDel="008F0258">
          <w:t xml:space="preserve"> </w:t>
        </w:r>
        <w:r w:rsidR="00EC15A9" w:rsidDel="008F0258">
          <w:t>of</w:t>
        </w:r>
        <w:r w:rsidR="002136EB" w:rsidDel="008F0258">
          <w:t xml:space="preserve"> </w:t>
        </w:r>
        <w:r w:rsidR="007A7095" w:rsidDel="008F0258">
          <w:t>maximum desired displacement of 4</w:t>
        </w:r>
        <w:r w:rsidR="00454B86" w:rsidDel="008F0258">
          <w:t xml:space="preserve"> </w:t>
        </w:r>
        <w:r w:rsidR="007A7095" w:rsidDel="008F0258">
          <w:t>mm</w:t>
        </w:r>
        <w:r w:rsidR="00A623A9" w:rsidDel="008F0258">
          <w:t xml:space="preserve"> with the </w:t>
        </w:r>
        <w:r w:rsidR="0062532E" w:rsidDel="008F0258">
          <w:t xml:space="preserve">maximum displacement of any direction </w:t>
        </w:r>
        <w:r w:rsidR="00327DE8" w:rsidDel="008F0258">
          <w:t>of the seismic signal</w:t>
        </w:r>
        <w:r w:rsidR="00347274" w:rsidDel="008F0258">
          <w:t xml:space="preserve"> (</w:t>
        </w:r>
        <w:r w:rsidR="00C261E5" w:rsidDel="008F0258">
          <w:t>round</w:t>
        </w:r>
        <w:r w:rsidR="00347274" w:rsidDel="008F0258">
          <w:t>ed</w:t>
        </w:r>
        <w:r w:rsidR="00F804D9" w:rsidDel="008F0258">
          <w:t xml:space="preserve"> to 3 decimal places</w:t>
        </w:r>
        <w:r w:rsidR="00DD752E" w:rsidDel="008F0258">
          <w:t>) and</w:t>
        </w:r>
        <w:r w:rsidR="00DD293A" w:rsidDel="008F0258">
          <w:t xml:space="preserve"> then applied</w:t>
        </w:r>
        <w:r w:rsidRPr="1C907F59" w:rsidDel="008F0258">
          <w:t xml:space="preserve"> to the ground-motion signals.</w:t>
        </w:r>
      </w:moveFrom>
    </w:p>
    <w:moveFromRangeEnd w:id="147"/>
    <w:p w14:paraId="35BBD00E" w14:textId="77777777" w:rsidR="009D0AEC" w:rsidRPr="00B92DFC" w:rsidRDefault="009D0AEC">
      <w:pPr>
        <w:pStyle w:val="figurecaption"/>
        <w:numPr>
          <w:ilvl w:val="0"/>
          <w:numId w:val="0"/>
        </w:numPr>
        <w:pPrChange w:id="154" w:author="afonso henrique" w:date="2026-05-01T22:14:00Z" w16du:dateUtc="2026-05-01T21:14:00Z">
          <w:pPr>
            <w:pStyle w:val="Corpodetexto"/>
            <w:ind w:firstLine="0pt"/>
          </w:pPr>
        </w:pPrChange>
      </w:pPr>
    </w:p>
    <w:p w14:paraId="6A01E890" w14:textId="7DDFB018" w:rsidR="00BC2592" w:rsidRPr="00B92DFC" w:rsidRDefault="7C5A62C3" w:rsidP="00BC2592">
      <w:pPr>
        <w:pStyle w:val="Ttulo2"/>
        <w:rPr>
          <w:noProof w:val="0"/>
        </w:rPr>
      </w:pPr>
      <w:r w:rsidRPr="00B92DFC">
        <w:rPr>
          <w:noProof w:val="0"/>
        </w:rPr>
        <w:t>Summary of results</w:t>
      </w:r>
    </w:p>
    <w:p w14:paraId="0367FFC1" w14:textId="001DE17D" w:rsidR="0074615C" w:rsidRDefault="003B57F4" w:rsidP="002C4A04">
      <w:pPr>
        <w:pStyle w:val="Corpodetexto"/>
        <w:ind w:firstLine="0pt"/>
      </w:pPr>
      <w:r>
        <w:t>The results obtained with the proposed methodology show how the</w:t>
      </w:r>
      <w:r w:rsidR="00C327F2">
        <w:t xml:space="preserve"> tunning/optimization can improve significantly </w:t>
      </w:r>
      <w:r w:rsidR="00687FBF">
        <w:t xml:space="preserve">the performance of the system. It can be observed in </w:t>
      </w:r>
      <w:r w:rsidR="00687FBF">
        <w:fldChar w:fldCharType="begin"/>
      </w:r>
      <w:r w:rsidR="00687FBF">
        <w:instrText xml:space="preserve"> REF _Ref228496414 \n \h </w:instrText>
      </w:r>
      <w:r w:rsidR="00687FBF">
        <w:fldChar w:fldCharType="separate"/>
      </w:r>
      <w:r w:rsidR="00687FBF">
        <w:t>Fig. 7</w:t>
      </w:r>
      <w:r w:rsidR="00687FBF">
        <w:fldChar w:fldCharType="end"/>
      </w:r>
      <w:r w:rsidR="00F80487">
        <w:t xml:space="preserve"> </w:t>
      </w:r>
      <w:r w:rsidR="00DC0150">
        <w:t>and</w:t>
      </w:r>
      <w:r w:rsidR="008859E3">
        <w:t xml:space="preserve"> </w:t>
      </w:r>
      <w:r w:rsidR="008859E3">
        <w:fldChar w:fldCharType="begin"/>
      </w:r>
      <w:r w:rsidR="008859E3">
        <w:instrText xml:space="preserve"> REF _Ref228496418 \n \h </w:instrText>
      </w:r>
      <w:r w:rsidR="008859E3">
        <w:fldChar w:fldCharType="separate"/>
      </w:r>
      <w:r w:rsidR="008859E3">
        <w:t>Fig. 8</w:t>
      </w:r>
      <w:r w:rsidR="008859E3">
        <w:fldChar w:fldCharType="end"/>
      </w:r>
      <w:r w:rsidR="00DC0150">
        <w:t xml:space="preserve"> </w:t>
      </w:r>
      <w:r w:rsidR="00F80487">
        <w:t xml:space="preserve">for acceleration and </w:t>
      </w:r>
      <w:r w:rsidR="002C26FE">
        <w:t>d</w:t>
      </w:r>
      <w:r w:rsidR="00F80487">
        <w:t xml:space="preserve">isplacement </w:t>
      </w:r>
      <w:r w:rsidR="002C26FE">
        <w:t>response spectra</w:t>
      </w:r>
      <w:r w:rsidR="00DC0150">
        <w:t xml:space="preserve"> </w:t>
      </w:r>
      <w:r w:rsidR="00117091">
        <w:t>of Tolmezzo earthquake, respectively</w:t>
      </w:r>
      <w:r w:rsidR="00D77C87">
        <w:t xml:space="preserve">, </w:t>
      </w:r>
      <w:r w:rsidR="00C70A63">
        <w:t xml:space="preserve">that </w:t>
      </w:r>
      <w:r w:rsidR="00032310">
        <w:t xml:space="preserve">the PID-F </w:t>
      </w:r>
      <w:r w:rsidR="0030424D" w:rsidRPr="0030424D">
        <w:t>controller closely matches the target response, the LQI achieves an even closer match, whereas the OLI method (LNEC’s approach) remains further from the target even after the third drive iteration. The MSE values quantify the differences observed among the curves.</w:t>
      </w:r>
    </w:p>
    <w:p w14:paraId="52269305" w14:textId="4B32A443" w:rsidR="009A0454" w:rsidRPr="0074615C" w:rsidRDefault="009A0454" w:rsidP="002C4A04">
      <w:pPr>
        <w:pStyle w:val="Corpodetexto"/>
        <w:ind w:firstLine="0pt"/>
      </w:pPr>
      <w:r w:rsidRPr="009A0454">
        <w:t xml:space="preserve">The results obtained for the remaining earthquakes exhibit the same trend as shown in Fig. 9 and Fig. 10. This analysis confirms the benefits of using the proposed methodology, consistently identifying the LQI controller as the one that achieves the best closed-loop performance </w:t>
      </w:r>
      <w:r w:rsidR="00382F8D">
        <w:t>results</w:t>
      </w:r>
      <w:r w:rsidRPr="009A0454">
        <w:t>.</w:t>
      </w:r>
    </w:p>
    <w:p w14:paraId="08A82C1E" w14:textId="3D79A9AE" w:rsidR="00F73B4A" w:rsidRPr="00900803" w:rsidRDefault="00900803" w:rsidP="00900803">
      <w:pPr>
        <w:rPr>
          <w:rFonts w:eastAsia="Times New Roman"/>
          <w:sz w:val="24"/>
          <w:szCs w:val="24"/>
          <w:lang w:eastAsia="en-GB"/>
        </w:rPr>
      </w:pPr>
      <w:r w:rsidRPr="00900803">
        <w:rPr>
          <w:rFonts w:eastAsia="Times New Roman"/>
          <w:sz w:val="24"/>
          <w:szCs w:val="24"/>
          <w:lang w:eastAsia="en-GB"/>
        </w:rPr>
        <w:fldChar w:fldCharType="begin"/>
      </w:r>
      <w:r w:rsidRPr="00900803">
        <w:rPr>
          <w:rFonts w:eastAsia="Times New Roman"/>
          <w:sz w:val="24"/>
          <w:szCs w:val="24"/>
          <w:lang w:eastAsia="en-GB"/>
        </w:rPr>
        <w:instrText xml:space="preserve"> INCLUDEPICTURE </w:instrText>
      </w:r>
      <w:r>
        <w:rPr>
          <w:rFonts w:eastAsia="Times New Roman"/>
          <w:sz w:val="24"/>
          <w:szCs w:val="24"/>
          <w:lang w:eastAsia="en-GB"/>
        </w:rPr>
        <w:instrText xml:space="preserve">"file://Users/Miguel/Library/Group%20Containers/UBF8T346G9.ms/WebArchiveCopyPasteTempFiles/com.microsoft.Word/cid445FD211-FBE4-4F84-9BCC-158E3D75AC76" </w:instrText>
      </w:r>
      <w:r w:rsidRPr="00900803">
        <w:rPr>
          <w:rFonts w:eastAsia="Times New Roman"/>
          <w:sz w:val="24"/>
          <w:szCs w:val="24"/>
          <w:lang w:eastAsia="en-GB"/>
        </w:rPr>
        <w:instrText xml:space="preserve">\* MERGEFORMATINET </w:instrText>
      </w:r>
      <w:r w:rsidRPr="00900803">
        <w:rPr>
          <w:rFonts w:eastAsia="Times New Roman"/>
          <w:sz w:val="24"/>
          <w:szCs w:val="24"/>
          <w:lang w:eastAsia="en-GB"/>
        </w:rPr>
        <w:fldChar w:fldCharType="separate"/>
      </w:r>
      <w:r w:rsidRPr="00900803">
        <w:rPr>
          <w:rFonts w:eastAsia="Times New Roman"/>
          <w:noProof/>
          <w:sz w:val="24"/>
          <w:szCs w:val="24"/>
          <w:lang w:eastAsia="en-GB"/>
        </w:rPr>
        <w:drawing>
          <wp:inline distT="0" distB="0" distL="0" distR="0" wp14:anchorId="16F988EC" wp14:editId="30A7466A">
            <wp:extent cx="3087905" cy="3911600"/>
            <wp:effectExtent l="0" t="0" r="0" b="0"/>
            <wp:docPr id="1591655545" name="Picture 5" descr="newhall_FP_accel_spectrum.jp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lt;445FD211-FBE4-4F84-9BCC-158E3D75AC76&gt;" descr="newhall_FP_accel_spectrum.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182067" cy="4030880"/>
                    </a:xfrm>
                    <a:prstGeom prst="rect">
                      <a:avLst/>
                    </a:prstGeom>
                    <a:noFill/>
                    <a:ln>
                      <a:noFill/>
                    </a:ln>
                  </pic:spPr>
                </pic:pic>
              </a:graphicData>
            </a:graphic>
          </wp:inline>
        </w:drawing>
      </w:r>
      <w:r w:rsidRPr="00900803">
        <w:rPr>
          <w:rFonts w:eastAsia="Times New Roman"/>
          <w:sz w:val="24"/>
          <w:szCs w:val="24"/>
          <w:lang w:eastAsia="en-GB"/>
        </w:rPr>
        <w:fldChar w:fldCharType="end"/>
      </w:r>
    </w:p>
    <w:p w14:paraId="74741779" w14:textId="570A8461" w:rsidR="008D71CD" w:rsidRPr="007B67B0" w:rsidRDefault="00382F8D" w:rsidP="00042BBF">
      <w:pPr>
        <w:pStyle w:val="figurecaption"/>
        <w:ind w:start="26.65pt" w:hanging="26.65pt"/>
        <w:rPr>
          <w:noProof w:val="0"/>
          <w:lang w:val="en-GB"/>
        </w:rPr>
      </w:pPr>
      <w:bookmarkStart w:id="155" w:name="_Ref228496414"/>
      <w:r>
        <w:rPr>
          <w:noProof w:val="0"/>
          <w:lang w:val="en-GB"/>
        </w:rPr>
        <w:t>Comparison of the a</w:t>
      </w:r>
      <w:r w:rsidR="00F73B4A" w:rsidRPr="00B92DFC">
        <w:rPr>
          <w:noProof w:val="0"/>
          <w:lang w:val="en-GB"/>
        </w:rPr>
        <w:t xml:space="preserve">cceleration response spectrum for </w:t>
      </w:r>
      <w:r w:rsidR="00616649">
        <w:rPr>
          <w:noProof w:val="0"/>
          <w:lang w:val="en-GB"/>
        </w:rPr>
        <w:t xml:space="preserve">a scaled </w:t>
      </w:r>
      <w:r w:rsidR="007B67B0">
        <w:rPr>
          <w:noProof w:val="0"/>
          <w:lang w:val="en-GB"/>
        </w:rPr>
        <w:t xml:space="preserve">down </w:t>
      </w:r>
      <w:r w:rsidR="008F02C9">
        <w:rPr>
          <w:noProof w:val="0"/>
          <w:lang w:val="en-GB"/>
        </w:rPr>
        <w:t>Newhall</w:t>
      </w:r>
      <w:r w:rsidR="001F7C7B">
        <w:rPr>
          <w:noProof w:val="0"/>
          <w:lang w:val="en-GB"/>
        </w:rPr>
        <w:t xml:space="preserve"> (FP)</w:t>
      </w:r>
      <w:r w:rsidR="00616649">
        <w:rPr>
          <w:noProof w:val="0"/>
          <w:lang w:val="en-GB"/>
        </w:rPr>
        <w:t xml:space="preserve"> </w:t>
      </w:r>
      <w:r w:rsidR="00F73B4A" w:rsidRPr="00B92DFC">
        <w:rPr>
          <w:noProof w:val="0"/>
          <w:lang w:val="en-GB"/>
        </w:rPr>
        <w:t>seismic signal</w:t>
      </w:r>
      <w:bookmarkEnd w:id="155"/>
    </w:p>
    <w:p w14:paraId="0ECC6CC5" w14:textId="6AC8A41E" w:rsidR="007B67B0" w:rsidRDefault="00900803" w:rsidP="00DA2571">
      <w:pPr>
        <w:keepNext/>
      </w:pPr>
      <w:r>
        <w:fldChar w:fldCharType="begin"/>
      </w:r>
      <w:r>
        <w:instrText xml:space="preserve"> INCLUDEPICTURE "file://Users/Miguel/Library/Group%20Containers/UBF8T346G9.ms/WebArchiveCopyPasteTempFiles/com.microsoft.Word/cid3244D5C3-02DD-46A8-9203-007F63DB96A9" \* MERGEFORMATINET </w:instrText>
      </w:r>
      <w:r>
        <w:fldChar w:fldCharType="separate"/>
      </w:r>
      <w:r>
        <w:rPr>
          <w:noProof/>
        </w:rPr>
        <w:drawing>
          <wp:inline distT="0" distB="0" distL="0" distR="0" wp14:anchorId="1A2721B4" wp14:editId="5E27A5FB">
            <wp:extent cx="2679700" cy="3479314"/>
            <wp:effectExtent l="0" t="0" r="6350" b="6985"/>
            <wp:docPr id="806901863" name="Picture 6" descr="newhall_FP_disp_spectrum.jp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lt;3244D5C3-02DD-46A8-9203-007F63DB96A9&gt;" descr="newhall_FP_disp_spectrum.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56059" cy="3578458"/>
                    </a:xfrm>
                    <a:prstGeom prst="rect">
                      <a:avLst/>
                    </a:prstGeom>
                    <a:noFill/>
                    <a:ln>
                      <a:noFill/>
                    </a:ln>
                  </pic:spPr>
                </pic:pic>
              </a:graphicData>
            </a:graphic>
          </wp:inline>
        </w:drawing>
      </w:r>
      <w:r>
        <w:fldChar w:fldCharType="end"/>
      </w:r>
    </w:p>
    <w:p w14:paraId="2760136E" w14:textId="4E12FD2F" w:rsidR="00091DDB" w:rsidRPr="009A0454" w:rsidRDefault="00382F8D" w:rsidP="009A0454">
      <w:pPr>
        <w:pStyle w:val="figurecaption"/>
        <w:rPr>
          <w:noProof w:val="0"/>
          <w:lang w:val="en-GB"/>
        </w:rPr>
      </w:pPr>
      <w:bookmarkStart w:id="156" w:name="_Ref228496418"/>
      <w:r>
        <w:rPr>
          <w:noProof w:val="0"/>
          <w:lang w:val="en-GB"/>
        </w:rPr>
        <w:t>Comparison of the d</w:t>
      </w:r>
      <w:r w:rsidR="00C80B4B">
        <w:rPr>
          <w:noProof w:val="0"/>
          <w:lang w:val="en-GB"/>
        </w:rPr>
        <w:t>isplacement</w:t>
      </w:r>
      <w:r w:rsidR="007B67B0" w:rsidRPr="00B92DFC">
        <w:rPr>
          <w:noProof w:val="0"/>
          <w:lang w:val="en-GB"/>
        </w:rPr>
        <w:t xml:space="preserve"> response spectrum for </w:t>
      </w:r>
      <w:r w:rsidR="007B67B0">
        <w:rPr>
          <w:noProof w:val="0"/>
          <w:lang w:val="en-GB"/>
        </w:rPr>
        <w:t xml:space="preserve">a scaled down </w:t>
      </w:r>
      <w:r w:rsidR="008F02C9">
        <w:rPr>
          <w:noProof w:val="0"/>
          <w:lang w:val="en-GB"/>
        </w:rPr>
        <w:t>Newhall</w:t>
      </w:r>
      <w:r w:rsidR="001F7C7B">
        <w:rPr>
          <w:noProof w:val="0"/>
          <w:lang w:val="en-GB"/>
        </w:rPr>
        <w:t xml:space="preserve"> (FP)</w:t>
      </w:r>
      <w:r w:rsidR="007B67B0">
        <w:rPr>
          <w:noProof w:val="0"/>
          <w:lang w:val="en-GB"/>
        </w:rPr>
        <w:t xml:space="preserve"> </w:t>
      </w:r>
      <w:r w:rsidR="007B67B0" w:rsidRPr="00B92DFC">
        <w:rPr>
          <w:noProof w:val="0"/>
          <w:lang w:val="en-GB"/>
        </w:rPr>
        <w:t>seismic signal</w:t>
      </w:r>
      <w:bookmarkEnd w:id="156"/>
    </w:p>
    <w:p w14:paraId="6643BBF5" w14:textId="5E1C1B9B" w:rsidR="00BC2592" w:rsidRPr="00B92DFC" w:rsidRDefault="00CA750F" w:rsidP="00CA750F">
      <w:pPr>
        <w:pStyle w:val="figurecaption"/>
        <w:numPr>
          <w:ilvl w:val="0"/>
          <w:numId w:val="0"/>
        </w:numPr>
        <w:jc w:val="center"/>
        <w:rPr>
          <w:lang w:eastAsia="en-GB"/>
        </w:rPr>
      </w:pPr>
      <w:r w:rsidRPr="00CA750F">
        <w:rPr>
          <w:lang w:eastAsia="en-GB"/>
        </w:rPr>
        <w:fldChar w:fldCharType="begin"/>
      </w:r>
      <w:r w:rsidRPr="00CA750F">
        <w:rPr>
          <w:lang w:eastAsia="en-GB"/>
        </w:rPr>
        <w:instrText xml:space="preserve"> INCLUDEPICTURE </w:instrText>
      </w:r>
      <w:r>
        <w:rPr>
          <w:lang w:eastAsia="en-GB"/>
        </w:rPr>
        <w:instrText xml:space="preserve">"file://Users/Miguel/Library/Group%20Containers/UBF8T346G9.ms/WebArchiveCopyPasteTempFiles/com.microsoft.Word/cid5C0BE162-E832-4308-AE22-E41DED101B9C" </w:instrText>
      </w:r>
      <w:r w:rsidRPr="00CA750F">
        <w:rPr>
          <w:lang w:eastAsia="en-GB"/>
        </w:rPr>
        <w:instrText xml:space="preserve">\* MERGEFORMATINET </w:instrText>
      </w:r>
      <w:r w:rsidRPr="00CA750F">
        <w:rPr>
          <w:lang w:eastAsia="en-GB"/>
        </w:rPr>
        <w:fldChar w:fldCharType="separate"/>
      </w:r>
      <w:r w:rsidRPr="00CA750F">
        <w:rPr>
          <w:lang w:eastAsia="en-GB"/>
        </w:rPr>
        <w:drawing>
          <wp:inline distT="0" distB="0" distL="0" distR="0" wp14:anchorId="5C99A0F5" wp14:editId="12A14317">
            <wp:extent cx="2584005" cy="2108200"/>
            <wp:effectExtent l="0" t="0" r="6985" b="6350"/>
            <wp:docPr id="891724186" name="Picture 3" descr="BarChart_Accel.pn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lt;5C0BE162-E832-4308-AE22-E41DED101B9C&gt;" descr="BarChart_Accel.pn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619936" cy="2137515"/>
                    </a:xfrm>
                    <a:prstGeom prst="rect">
                      <a:avLst/>
                    </a:prstGeom>
                    <a:noFill/>
                    <a:ln>
                      <a:noFill/>
                    </a:ln>
                  </pic:spPr>
                </pic:pic>
              </a:graphicData>
            </a:graphic>
          </wp:inline>
        </w:drawing>
      </w:r>
      <w:r w:rsidRPr="00CA750F">
        <w:rPr>
          <w:lang w:eastAsia="en-GB"/>
        </w:rPr>
        <w:fldChar w:fldCharType="end"/>
      </w:r>
    </w:p>
    <w:p w14:paraId="4F8E8DDB" w14:textId="4BBCA1FB" w:rsidR="00BC2592" w:rsidRPr="00716BEE" w:rsidRDefault="00BC2592" w:rsidP="00716BEE">
      <w:pPr>
        <w:pStyle w:val="figurecaption"/>
        <w:rPr>
          <w:noProof w:val="0"/>
          <w:lang w:val="en-GB"/>
        </w:rPr>
      </w:pPr>
      <w:r w:rsidRPr="00B92DFC">
        <w:rPr>
          <w:noProof w:val="0"/>
          <w:lang w:val="en-GB"/>
        </w:rPr>
        <w:t xml:space="preserve"> </w:t>
      </w:r>
      <w:commentRangeStart w:id="157"/>
      <w:commentRangeStart w:id="158"/>
      <w:r w:rsidR="00C76678">
        <w:rPr>
          <w:noProof w:val="0"/>
          <w:lang w:val="en-GB"/>
        </w:rPr>
        <w:t>Comparing OLI, PID-F and LQI acceleration spectrum performance.</w:t>
      </w:r>
      <w:commentRangeEnd w:id="157"/>
      <w:r w:rsidR="005537CC" w:rsidRPr="00716BEE">
        <w:rPr>
          <w:rStyle w:val="Refdecomentrio"/>
          <w:noProof w:val="0"/>
          <w:lang w:val="en-GB"/>
        </w:rPr>
        <w:commentReference w:id="157"/>
      </w:r>
      <w:commentRangeEnd w:id="158"/>
      <w:r w:rsidR="00C47BC1" w:rsidRPr="00716BEE">
        <w:rPr>
          <w:rStyle w:val="Refdecomentrio"/>
          <w:noProof w:val="0"/>
          <w:lang w:val="en-GB"/>
        </w:rPr>
        <w:commentReference w:id="158"/>
      </w:r>
    </w:p>
    <w:p w14:paraId="2AE4DAF5" w14:textId="1B45990E" w:rsidR="00BC2592" w:rsidRPr="00B92DFC" w:rsidRDefault="00CA750F" w:rsidP="00716BEE">
      <w:pPr>
        <w:pStyle w:val="figurecaption"/>
        <w:keepNext/>
        <w:numPr>
          <w:ilvl w:val="0"/>
          <w:numId w:val="0"/>
        </w:numPr>
        <w:jc w:val="center"/>
        <w:rPr>
          <w:noProof w:val="0"/>
          <w:lang w:val="en-GB"/>
        </w:rPr>
      </w:pPr>
      <w:r>
        <w:fldChar w:fldCharType="begin"/>
      </w:r>
      <w:r>
        <w:instrText xml:space="preserve"> INCLUDEPICTURE "file://Users/Miguel/Library/Group%20Containers/UBF8T346G9.ms/WebArchiveCopyPasteTempFiles/com.microsoft.Word/cid8639D0D9-F4FE-47F2-9AEA-4A1E7AEE6B0C" \* MERGEFORMATINET </w:instrText>
      </w:r>
      <w:r>
        <w:fldChar w:fldCharType="separate"/>
      </w:r>
      <w:r>
        <w:drawing>
          <wp:inline distT="0" distB="0" distL="0" distR="0" wp14:anchorId="6479788C" wp14:editId="075FF19C">
            <wp:extent cx="2581404" cy="2108200"/>
            <wp:effectExtent l="0" t="0" r="0" b="0"/>
            <wp:docPr id="859977747" name="Picture 4" descr="BarChart_Disp.pn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lt;8639D0D9-F4FE-47F2-9AEA-4A1E7AEE6B0C&gt;" descr="BarChart_Disp.pn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581404" cy="2108200"/>
                    </a:xfrm>
                    <a:prstGeom prst="rect">
                      <a:avLst/>
                    </a:prstGeom>
                    <a:noFill/>
                    <a:ln>
                      <a:noFill/>
                    </a:ln>
                  </pic:spPr>
                </pic:pic>
              </a:graphicData>
            </a:graphic>
          </wp:inline>
        </w:drawing>
      </w:r>
      <w:r>
        <w:fldChar w:fldCharType="end"/>
      </w:r>
    </w:p>
    <w:p w14:paraId="28B0BF06" w14:textId="0A25E7B1" w:rsidR="00BC2592" w:rsidDel="00A956D5" w:rsidRDefault="00C76678" w:rsidP="00BC2592">
      <w:pPr>
        <w:pStyle w:val="figurecaption"/>
        <w:rPr>
          <w:del w:id="159" w:author="afonso henrique" w:date="2026-05-01T22:17:00Z" w16du:dateUtc="2026-05-01T21:17:00Z"/>
          <w:noProof w:val="0"/>
          <w:lang w:val="en-GB"/>
        </w:rPr>
      </w:pPr>
      <w:bookmarkStart w:id="160" w:name="_Ref228497348"/>
      <w:r>
        <w:rPr>
          <w:noProof w:val="0"/>
          <w:lang w:val="en-GB"/>
        </w:rPr>
        <w:t>Comparing OLI, PID-F and LQI d</w:t>
      </w:r>
      <w:r w:rsidR="00BC2592" w:rsidRPr="00B92DFC">
        <w:rPr>
          <w:noProof w:val="0"/>
          <w:lang w:val="en-GB"/>
        </w:rPr>
        <w:t xml:space="preserve">isplacement </w:t>
      </w:r>
      <w:r>
        <w:rPr>
          <w:noProof w:val="0"/>
          <w:lang w:val="en-GB"/>
        </w:rPr>
        <w:t>spectrum performance</w:t>
      </w:r>
      <w:bookmarkEnd w:id="160"/>
      <w:r w:rsidR="00F931CA">
        <w:rPr>
          <w:noProof w:val="0"/>
          <w:lang w:val="en-GB"/>
        </w:rPr>
        <w:t>.</w:t>
      </w:r>
    </w:p>
    <w:p w14:paraId="53F2F11E" w14:textId="77777777" w:rsidR="00716BEE" w:rsidRPr="00A956D5" w:rsidRDefault="00716BEE">
      <w:pPr>
        <w:pStyle w:val="figurecaption"/>
        <w:rPr>
          <w:noProof w:val="0"/>
          <w:lang w:val="en-GB"/>
        </w:rPr>
        <w:pPrChange w:id="161" w:author="afonso henrique" w:date="2026-05-01T22:17:00Z" w16du:dateUtc="2026-05-01T21:17:00Z">
          <w:pPr>
            <w:pStyle w:val="figurecaption"/>
            <w:numPr>
              <w:numId w:val="0"/>
            </w:numPr>
          </w:pPr>
        </w:pPrChange>
      </w:pPr>
    </w:p>
    <w:p w14:paraId="42338781" w14:textId="4D8F8968" w:rsidR="00273C1E" w:rsidRPr="00B92DFC" w:rsidDel="00A956D5" w:rsidRDefault="00273C1E" w:rsidP="00BF5FE3">
      <w:pPr>
        <w:pStyle w:val="Ttulo1"/>
        <w:ind w:firstLine="0pt"/>
        <w:rPr>
          <w:del w:id="162" w:author="afonso henrique" w:date="2026-05-01T22:17:00Z" w16du:dateUtc="2026-05-01T21:17:00Z"/>
          <w:noProof w:val="0"/>
        </w:rPr>
      </w:pPr>
      <w:r>
        <w:rPr>
          <w:noProof w:val="0"/>
        </w:rPr>
        <w:lastRenderedPageBreak/>
        <w:t>Conclusions &amp; Outlook</w:t>
      </w:r>
    </w:p>
    <w:p w14:paraId="23388132" w14:textId="77777777" w:rsidR="00382F8D" w:rsidRPr="00A956D5" w:rsidRDefault="00382F8D">
      <w:pPr>
        <w:pStyle w:val="Ttulo1"/>
        <w:ind w:firstLine="0pt"/>
        <w:rPr>
          <w:lang w:val="en-US"/>
        </w:rPr>
        <w:pPrChange w:id="163" w:author="afonso henrique" w:date="2026-05-01T22:17:00Z" w16du:dateUtc="2026-05-01T21:17:00Z">
          <w:pPr>
            <w:pStyle w:val="Corpodetexto"/>
            <w:ind w:firstLine="0pt"/>
          </w:pPr>
        </w:pPrChange>
      </w:pPr>
    </w:p>
    <w:p w14:paraId="5C84AF4E" w14:textId="0C0A0276" w:rsidR="00273C1E" w:rsidRDefault="007E7E53" w:rsidP="00273C1E">
      <w:pPr>
        <w:pStyle w:val="Corpodetexto"/>
        <w:rPr>
          <w:lang w:val="en-US"/>
        </w:rPr>
      </w:pPr>
      <w:r>
        <w:rPr>
          <w:lang w:val="en-US"/>
        </w:rPr>
        <w:t xml:space="preserve">This paper presents </w:t>
      </w:r>
      <w:r w:rsidR="00AE3F48">
        <w:rPr>
          <w:lang w:val="en-US"/>
        </w:rPr>
        <w:t>an improved solution to the current OLI method used in LNEC to experimentally reproduce simulated earthquakes in laboratory shaking table setups. Based on model-based controllers and using the two-stage closed-loop identification method</w:t>
      </w:r>
      <w:ins w:id="164" w:author="afonso henrique" w:date="2026-05-01T20:46:00Z" w16du:dateUtc="2026-05-01T19:46:00Z">
        <w:r w:rsidR="00EE2970">
          <w:rPr>
            <w:lang w:val="en-US"/>
          </w:rPr>
          <w:t xml:space="preserve"> to identify the plant</w:t>
        </w:r>
      </w:ins>
      <w:del w:id="165" w:author="afonso henrique" w:date="2026-05-01T20:49:00Z" w16du:dateUtc="2026-05-01T19:49:00Z">
        <w:r w:rsidR="00AE3F48" w:rsidDel="0085371E">
          <w:rPr>
            <w:lang w:val="en-US"/>
          </w:rPr>
          <w:delText>, the</w:delText>
        </w:r>
      </w:del>
      <w:ins w:id="166" w:author="afonso henrique" w:date="2026-05-01T20:49:00Z" w16du:dateUtc="2026-05-01T19:49:00Z">
        <w:r w:rsidR="0085371E">
          <w:rPr>
            <w:lang w:val="en-US"/>
          </w:rPr>
          <w:t xml:space="preserve"> and </w:t>
        </w:r>
      </w:ins>
      <w:ins w:id="167" w:author="afonso henrique" w:date="2026-05-01T20:46:00Z" w16du:dateUtc="2026-05-01T19:46:00Z">
        <w:r w:rsidR="00EE2970">
          <w:rPr>
            <w:lang w:val="en-US"/>
          </w:rPr>
          <w:t xml:space="preserve"> optimize</w:t>
        </w:r>
      </w:ins>
      <w:ins w:id="168" w:author="afonso henrique" w:date="2026-05-01T20:49:00Z" w16du:dateUtc="2026-05-01T19:49:00Z">
        <w:r w:rsidR="0085371E">
          <w:rPr>
            <w:lang w:val="en-US"/>
          </w:rPr>
          <w:t xml:space="preserve"> the controllers, the</w:t>
        </w:r>
      </w:ins>
      <w:r w:rsidR="00AE3F48">
        <w:rPr>
          <w:lang w:val="en-US"/>
        </w:rPr>
        <w:t xml:space="preserve"> PID-F and</w:t>
      </w:r>
      <w:r w:rsidR="007F7784">
        <w:rPr>
          <w:lang w:val="en-US"/>
        </w:rPr>
        <w:t xml:space="preserve"> the</w:t>
      </w:r>
      <w:r w:rsidR="00AE3F48">
        <w:rPr>
          <w:lang w:val="en-US"/>
        </w:rPr>
        <w:t xml:space="preserve"> LQI</w:t>
      </w:r>
      <w:r w:rsidR="007F7784">
        <w:rPr>
          <w:lang w:val="en-US"/>
        </w:rPr>
        <w:t xml:space="preserve"> controllers </w:t>
      </w:r>
      <w:r w:rsidR="005752F6">
        <w:rPr>
          <w:lang w:val="en-US"/>
        </w:rPr>
        <w:t>were</w:t>
      </w:r>
      <w:r w:rsidR="00AE3F48">
        <w:rPr>
          <w:lang w:val="en-US"/>
        </w:rPr>
        <w:t xml:space="preserve"> shown </w:t>
      </w:r>
      <w:r w:rsidR="007F7784">
        <w:rPr>
          <w:lang w:val="en-US"/>
        </w:rPr>
        <w:t xml:space="preserve">to reproduce </w:t>
      </w:r>
      <w:r w:rsidR="00AE3F48">
        <w:rPr>
          <w:lang w:val="en-US"/>
        </w:rPr>
        <w:t>the target</w:t>
      </w:r>
      <w:r w:rsidR="00AE3F48" w:rsidRPr="00273C1E">
        <w:rPr>
          <w:lang w:val="en-US"/>
        </w:rPr>
        <w:t xml:space="preserve"> response spectra </w:t>
      </w:r>
      <w:r w:rsidR="00AE3F48">
        <w:rPr>
          <w:lang w:val="en-US"/>
        </w:rPr>
        <w:t>across the whole frequency spectrum of the earthquake signal more accurately</w:t>
      </w:r>
      <w:ins w:id="169" w:author="afonso henrique" w:date="2026-05-01T20:44:00Z" w16du:dateUtc="2026-05-01T19:44:00Z">
        <w:r w:rsidR="00EE2970">
          <w:rPr>
            <w:lang w:val="en-US"/>
          </w:rPr>
          <w:t xml:space="preserve"> on the first run</w:t>
        </w:r>
      </w:ins>
      <w:r w:rsidR="00AE3F48">
        <w:rPr>
          <w:lang w:val="en-US"/>
        </w:rPr>
        <w:t xml:space="preserve"> when compared with the standard OLI method</w:t>
      </w:r>
      <w:ins w:id="170" w:author="afonso henrique" w:date="2026-05-01T20:44:00Z" w16du:dateUtc="2026-05-01T19:44:00Z">
        <w:r w:rsidR="00EE2970">
          <w:rPr>
            <w:lang w:val="en-US"/>
          </w:rPr>
          <w:t xml:space="preserve"> 4</w:t>
        </w:r>
        <w:r w:rsidR="00EE2970" w:rsidRPr="00EE2970">
          <w:rPr>
            <w:vertAlign w:val="superscript"/>
            <w:lang w:val="en-US"/>
            <w:rPrChange w:id="171" w:author="afonso henrique" w:date="2026-05-01T20:44:00Z" w16du:dateUtc="2026-05-01T19:44:00Z">
              <w:rPr>
                <w:lang w:val="en-US"/>
              </w:rPr>
            </w:rPrChange>
          </w:rPr>
          <w:t>th</w:t>
        </w:r>
        <w:r w:rsidR="00EE2970">
          <w:rPr>
            <w:lang w:val="en-US"/>
          </w:rPr>
          <w:t xml:space="preserve"> run</w:t>
        </w:r>
      </w:ins>
      <w:ins w:id="172" w:author="afonso henrique" w:date="2026-05-01T20:50:00Z" w16du:dateUtc="2026-05-01T19:50:00Z">
        <w:r w:rsidR="0085371E">
          <w:rPr>
            <w:lang w:val="en-US"/>
          </w:rPr>
          <w:t>.</w:t>
        </w:r>
      </w:ins>
      <w:del w:id="173" w:author="afonso henrique" w:date="2026-05-01T20:45:00Z" w16du:dateUtc="2026-05-01T19:45:00Z">
        <w:r w:rsidR="00AE3F48" w:rsidDel="00EE2970">
          <w:rPr>
            <w:lang w:val="en-US"/>
          </w:rPr>
          <w:delText xml:space="preserve">. </w:delText>
        </w:r>
        <w:r w:rsidR="00AD4C8A" w:rsidDel="00EE2970">
          <w:rPr>
            <w:lang w:val="en-US"/>
          </w:rPr>
          <w:delText>Besides,</w:delText>
        </w:r>
      </w:del>
      <w:del w:id="174" w:author="afonso henrique" w:date="2026-05-01T20:47:00Z" w16du:dateUtc="2026-05-01T19:47:00Z">
        <w:r w:rsidR="00AD4C8A" w:rsidDel="00EE2970">
          <w:rPr>
            <w:lang w:val="en-US"/>
          </w:rPr>
          <w:delText xml:space="preserve"> t</w:delText>
        </w:r>
        <w:r w:rsidR="00273C1E" w:rsidRPr="00273C1E" w:rsidDel="00EE2970">
          <w:rPr>
            <w:lang w:val="en-US"/>
          </w:rPr>
          <w:delText>he results indicate that the</w:delText>
        </w:r>
      </w:del>
      <w:ins w:id="175" w:author="afonso henrique" w:date="2026-05-01T20:47:00Z" w16du:dateUtc="2026-05-01T19:47:00Z">
        <w:r w:rsidR="00EE2970">
          <w:rPr>
            <w:lang w:val="en-US"/>
          </w:rPr>
          <w:t xml:space="preserve"> </w:t>
        </w:r>
      </w:ins>
      <w:del w:id="176" w:author="afonso henrique" w:date="2026-05-01T20:47:00Z" w16du:dateUtc="2026-05-01T19:47:00Z">
        <w:r w:rsidR="00273C1E" w:rsidRPr="00273C1E" w:rsidDel="00EE2970">
          <w:rPr>
            <w:lang w:val="en-US"/>
          </w:rPr>
          <w:delText xml:space="preserve"> tuned</w:delText>
        </w:r>
      </w:del>
      <w:ins w:id="177" w:author="afonso henrique" w:date="2026-05-01T20:47:00Z" w16du:dateUtc="2026-05-01T19:47:00Z">
        <w:r w:rsidR="00EE2970">
          <w:rPr>
            <w:lang w:val="en-US"/>
          </w:rPr>
          <w:t>The</w:t>
        </w:r>
        <w:r w:rsidR="00EE2970" w:rsidRPr="00273C1E">
          <w:rPr>
            <w:lang w:val="en-US"/>
          </w:rPr>
          <w:t xml:space="preserve"> tuned</w:t>
        </w:r>
      </w:ins>
      <w:r w:rsidR="00273C1E" w:rsidRPr="00273C1E">
        <w:rPr>
          <w:lang w:val="en-US"/>
        </w:rPr>
        <w:t xml:space="preserve"> controllers (PID</w:t>
      </w:r>
      <w:r w:rsidR="001C40F9">
        <w:rPr>
          <w:lang w:val="en-US"/>
        </w:rPr>
        <w:t>-</w:t>
      </w:r>
      <w:r w:rsidR="00273C1E" w:rsidRPr="00273C1E">
        <w:rPr>
          <w:lang w:val="en-US"/>
        </w:rPr>
        <w:t>F</w:t>
      </w:r>
      <w:r w:rsidR="00203D88">
        <w:rPr>
          <w:lang w:val="en-US"/>
        </w:rPr>
        <w:t xml:space="preserve"> and</w:t>
      </w:r>
      <w:r w:rsidR="00273C1E" w:rsidRPr="00273C1E">
        <w:rPr>
          <w:lang w:val="en-US"/>
        </w:rPr>
        <w:t xml:space="preserve"> </w:t>
      </w:r>
      <w:r w:rsidR="00203D88">
        <w:rPr>
          <w:lang w:val="en-US"/>
        </w:rPr>
        <w:t>LQI</w:t>
      </w:r>
      <w:r w:rsidR="00273C1E" w:rsidRPr="00273C1E">
        <w:rPr>
          <w:lang w:val="en-US"/>
        </w:rPr>
        <w:t xml:space="preserve">) </w:t>
      </w:r>
      <w:ins w:id="178" w:author="afonso henrique" w:date="2026-05-01T20:47:00Z" w16du:dateUtc="2026-05-01T19:47:00Z">
        <w:r w:rsidR="00EE2970">
          <w:rPr>
            <w:lang w:val="en-US"/>
          </w:rPr>
          <w:t xml:space="preserve">also </w:t>
        </w:r>
      </w:ins>
      <w:r w:rsidR="00AB45A2">
        <w:rPr>
          <w:lang w:val="en-US"/>
        </w:rPr>
        <w:t xml:space="preserve">require </w:t>
      </w:r>
      <w:r w:rsidR="00273C1E" w:rsidRPr="00273C1E">
        <w:rPr>
          <w:lang w:val="en-US"/>
        </w:rPr>
        <w:t>less user intervention</w:t>
      </w:r>
      <w:r w:rsidR="005752F6">
        <w:rPr>
          <w:lang w:val="en-US"/>
        </w:rPr>
        <w:t xml:space="preserve">, and, more importantly, </w:t>
      </w:r>
      <w:ins w:id="179" w:author="afonso henrique" w:date="2026-05-01T20:47:00Z" w16du:dateUtc="2026-05-01T19:47:00Z">
        <w:r w:rsidR="00EE2970">
          <w:rPr>
            <w:lang w:val="en-US"/>
          </w:rPr>
          <w:t xml:space="preserve">offer </w:t>
        </w:r>
      </w:ins>
      <w:r w:rsidR="005752F6">
        <w:rPr>
          <w:lang w:val="en-US"/>
        </w:rPr>
        <w:t>a systematic approach to the control problem</w:t>
      </w:r>
      <w:del w:id="180" w:author="afonso henrique" w:date="2026-05-01T20:47:00Z" w16du:dateUtc="2026-05-01T19:47:00Z">
        <w:r w:rsidR="00273C1E" w:rsidRPr="00273C1E" w:rsidDel="00EE2970">
          <w:rPr>
            <w:lang w:val="en-US"/>
          </w:rPr>
          <w:delText>,</w:delText>
        </w:r>
      </w:del>
      <w:r w:rsidR="00273C1E" w:rsidRPr="00273C1E">
        <w:rPr>
          <w:lang w:val="en-US"/>
        </w:rPr>
        <w:t xml:space="preserve"> with </w:t>
      </w:r>
      <w:r w:rsidR="00AB45A2">
        <w:rPr>
          <w:lang w:val="en-US"/>
        </w:rPr>
        <w:t>LQI</w:t>
      </w:r>
      <w:r w:rsidR="00273C1E" w:rsidRPr="00273C1E">
        <w:rPr>
          <w:lang w:val="en-US"/>
        </w:rPr>
        <w:t xml:space="preserve"> control</w:t>
      </w:r>
      <w:r w:rsidR="00AB45A2">
        <w:rPr>
          <w:lang w:val="en-US"/>
        </w:rPr>
        <w:t>ler</w:t>
      </w:r>
      <w:r w:rsidR="00273C1E" w:rsidRPr="00273C1E">
        <w:rPr>
          <w:lang w:val="en-US"/>
        </w:rPr>
        <w:t xml:space="preserve"> providing the best results</w:t>
      </w:r>
      <w:r w:rsidR="00440065">
        <w:rPr>
          <w:lang w:val="en-US"/>
        </w:rPr>
        <w:t xml:space="preserve"> by significant margin</w:t>
      </w:r>
      <w:r w:rsidR="00273C1E" w:rsidRPr="00273C1E">
        <w:rPr>
          <w:lang w:val="en-US"/>
        </w:rPr>
        <w:t xml:space="preserve"> </w:t>
      </w:r>
      <w:r w:rsidR="00FB14BC">
        <w:rPr>
          <w:lang w:val="en-US"/>
        </w:rPr>
        <w:t>for all earthquake ground-motions simulations</w:t>
      </w:r>
      <w:r w:rsidR="00273C1E" w:rsidRPr="00273C1E">
        <w:rPr>
          <w:lang w:val="en-US"/>
        </w:rPr>
        <w:t>.</w:t>
      </w:r>
    </w:p>
    <w:p w14:paraId="5A6AC8D7" w14:textId="6B64D9A9" w:rsidR="00A521CA" w:rsidRDefault="00440065" w:rsidP="00A521CA">
      <w:pPr>
        <w:pStyle w:val="Corpodetexto"/>
        <w:rPr>
          <w:lang w:val="en-US"/>
        </w:rPr>
      </w:pPr>
      <w:r>
        <w:rPr>
          <w:lang w:val="en-US"/>
        </w:rPr>
        <w:t>Given the nature of seismic table experimental testing,</w:t>
      </w:r>
      <w:del w:id="181" w:author="afonso henrique" w:date="2026-05-01T20:53:00Z" w16du:dateUtc="2026-05-01T19:53:00Z">
        <w:r w:rsidDel="0085371E">
          <w:rPr>
            <w:lang w:val="en-US"/>
          </w:rPr>
          <w:delText xml:space="preserve"> where</w:delText>
        </w:r>
      </w:del>
      <w:r>
        <w:rPr>
          <w:lang w:val="en-US"/>
        </w:rPr>
        <w:t xml:space="preserve"> the test specimens are often driven to plastic deformation</w:t>
      </w:r>
      <w:r w:rsidR="006901C8">
        <w:rPr>
          <w:lang w:val="en-US"/>
        </w:rPr>
        <w:t xml:space="preserve">, </w:t>
      </w:r>
      <w:r>
        <w:rPr>
          <w:lang w:val="en-US"/>
        </w:rPr>
        <w:t>some form of failure,</w:t>
      </w:r>
      <w:r w:rsidR="006901C8">
        <w:rPr>
          <w:lang w:val="en-US"/>
        </w:rPr>
        <w:t xml:space="preserve"> or have </w:t>
      </w:r>
      <w:r w:rsidR="006901C8" w:rsidRPr="006901C8">
        <w:rPr>
          <w:lang w:val="en-US"/>
        </w:rPr>
        <w:t>significant nonlinear behavior</w:t>
      </w:r>
      <w:r w:rsidR="006901C8">
        <w:rPr>
          <w:lang w:val="en-US"/>
        </w:rPr>
        <w:t xml:space="preserve"> which is not detectable in the small intensity identification experiments</w:t>
      </w:r>
      <w:r w:rsidR="00DE5093">
        <w:rPr>
          <w:lang w:val="en-US"/>
        </w:rPr>
        <w:t>. This</w:t>
      </w:r>
      <w:r w:rsidR="006901C8">
        <w:rPr>
          <w:lang w:val="en-US"/>
        </w:rPr>
        <w:t xml:space="preserve"> results </w:t>
      </w:r>
      <w:r w:rsidR="00DE5093">
        <w:rPr>
          <w:lang w:val="en-US"/>
        </w:rPr>
        <w:t>in</w:t>
      </w:r>
      <w:r w:rsidR="006901C8">
        <w:rPr>
          <w:lang w:val="en-US"/>
        </w:rPr>
        <w:t xml:space="preserve"> </w:t>
      </w:r>
      <w:r>
        <w:rPr>
          <w:lang w:val="en-US"/>
        </w:rPr>
        <w:t>non-negligible shifts in dynamic properties and</w:t>
      </w:r>
      <w:r w:rsidR="006901C8">
        <w:rPr>
          <w:lang w:val="en-US"/>
        </w:rPr>
        <w:t xml:space="preserve"> excitation of unknown </w:t>
      </w:r>
      <w:r w:rsidR="00DE5093">
        <w:rPr>
          <w:lang w:val="en-US"/>
        </w:rPr>
        <w:t>modes</w:t>
      </w:r>
      <w:r w:rsidR="006901C8">
        <w:rPr>
          <w:lang w:val="en-US"/>
        </w:rPr>
        <w:t xml:space="preserve"> that</w:t>
      </w:r>
      <w:r>
        <w:rPr>
          <w:lang w:val="en-US"/>
        </w:rPr>
        <w:t xml:space="preserve"> </w:t>
      </w:r>
      <w:r w:rsidR="00DE5093">
        <w:rPr>
          <w:lang w:val="en-US"/>
        </w:rPr>
        <w:t xml:space="preserve">may </w:t>
      </w:r>
      <w:r w:rsidR="006901C8">
        <w:rPr>
          <w:lang w:val="en-US"/>
        </w:rPr>
        <w:t>occur</w:t>
      </w:r>
      <w:r>
        <w:rPr>
          <w:lang w:val="en-US"/>
        </w:rPr>
        <w:t xml:space="preserve"> during the test</w:t>
      </w:r>
      <w:ins w:id="182" w:author="afonso henrique" w:date="2026-05-01T20:53:00Z" w16du:dateUtc="2026-05-01T19:53:00Z">
        <w:r w:rsidR="0085371E">
          <w:rPr>
            <w:lang w:val="en-US"/>
          </w:rPr>
          <w:t>, an</w:t>
        </w:r>
      </w:ins>
      <w:ins w:id="183" w:author="afonso henrique" w:date="2026-05-01T20:54:00Z" w16du:dateUtc="2026-05-01T19:54:00Z">
        <w:r w:rsidR="0085371E">
          <w:rPr>
            <w:lang w:val="en-US"/>
          </w:rPr>
          <w:t>d</w:t>
        </w:r>
      </w:ins>
      <w:del w:id="184" w:author="afonso henrique" w:date="2026-05-01T20:53:00Z" w16du:dateUtc="2026-05-01T19:53:00Z">
        <w:r w:rsidR="006901C8" w:rsidDel="0085371E">
          <w:rPr>
            <w:lang w:val="en-US"/>
          </w:rPr>
          <w:delText xml:space="preserve">. </w:delText>
        </w:r>
      </w:del>
      <w:del w:id="185" w:author="afonso henrique" w:date="2026-05-01T20:54:00Z" w16du:dateUtc="2026-05-01T19:54:00Z">
        <w:r w:rsidR="006901C8" w:rsidDel="0085371E">
          <w:rPr>
            <w:lang w:val="en-US"/>
          </w:rPr>
          <w:delText>A</w:delText>
        </w:r>
      </w:del>
      <w:del w:id="186" w:author="afonso henrique" w:date="2026-05-01T20:56:00Z" w16du:dateUtc="2026-05-01T19:56:00Z">
        <w:r w:rsidR="006901C8" w:rsidDel="0085371E">
          <w:rPr>
            <w:lang w:val="en-US"/>
          </w:rPr>
          <w:delText>s such</w:delText>
        </w:r>
      </w:del>
      <w:del w:id="187" w:author="afonso henrique" w:date="2026-05-01T20:52:00Z" w16du:dateUtc="2026-05-01T19:52:00Z">
        <w:r w:rsidR="006901C8" w:rsidDel="0085371E">
          <w:rPr>
            <w:lang w:val="en-US"/>
          </w:rPr>
          <w:delText>,</w:delText>
        </w:r>
      </w:del>
      <w:ins w:id="188" w:author="afonso henrique" w:date="2026-05-01T20:51:00Z" w16du:dateUtc="2026-05-01T19:51:00Z">
        <w:r w:rsidR="0085371E">
          <w:rPr>
            <w:lang w:val="en-US"/>
          </w:rPr>
          <w:t xml:space="preserve"> the proposed method of optimizing controllers for the plant dynami</w:t>
        </w:r>
      </w:ins>
      <w:ins w:id="189" w:author="afonso henrique" w:date="2026-05-01T20:52:00Z" w16du:dateUtc="2026-05-01T19:52:00Z">
        <w:r w:rsidR="0085371E">
          <w:rPr>
            <w:lang w:val="en-US"/>
          </w:rPr>
          <w:t>cs</w:t>
        </w:r>
      </w:ins>
      <w:ins w:id="190" w:author="afonso henrique" w:date="2026-05-01T20:58:00Z" w16du:dateUtc="2026-05-01T19:58:00Z">
        <w:r w:rsidR="00DA1CD6">
          <w:rPr>
            <w:lang w:val="en-US"/>
          </w:rPr>
          <w:t xml:space="preserve"> cannot account </w:t>
        </w:r>
      </w:ins>
      <w:ins w:id="191" w:author="afonso henrique" w:date="2026-05-01T20:59:00Z" w16du:dateUtc="2026-05-01T19:59:00Z">
        <w:r w:rsidR="00DA1CD6">
          <w:rPr>
            <w:lang w:val="en-US"/>
          </w:rPr>
          <w:t xml:space="preserve">for this, so </w:t>
        </w:r>
      </w:ins>
      <w:del w:id="192" w:author="afonso henrique" w:date="2026-05-01T20:52:00Z" w16du:dateUtc="2026-05-01T19:52:00Z">
        <w:r w:rsidR="006901C8" w:rsidDel="0085371E">
          <w:rPr>
            <w:lang w:val="en-US"/>
          </w:rPr>
          <w:delText xml:space="preserve"> </w:delText>
        </w:r>
      </w:del>
      <w:r w:rsidR="00DE5093">
        <w:rPr>
          <w:lang w:val="en-US"/>
        </w:rPr>
        <w:t xml:space="preserve">further investment should be directed to the </w:t>
      </w:r>
      <w:r w:rsidR="006901C8">
        <w:rPr>
          <w:lang w:val="en-US"/>
        </w:rPr>
        <w:t xml:space="preserve">implementation of </w:t>
      </w:r>
      <w:r w:rsidR="00DE5093">
        <w:rPr>
          <w:lang w:val="en-US"/>
        </w:rPr>
        <w:t xml:space="preserve">adaptive </w:t>
      </w:r>
      <w:r w:rsidR="006901C8">
        <w:rPr>
          <w:lang w:val="en-US"/>
        </w:rPr>
        <w:t xml:space="preserve">online identification </w:t>
      </w:r>
      <w:r w:rsidR="00DE5093">
        <w:rPr>
          <w:lang w:val="en-US"/>
        </w:rPr>
        <w:t xml:space="preserve">methods that can inform </w:t>
      </w:r>
      <w:r w:rsidR="006901C8">
        <w:rPr>
          <w:lang w:val="en-US"/>
        </w:rPr>
        <w:t>nonlinear control strategies</w:t>
      </w:r>
      <w:ins w:id="193" w:author="afonso henrique" w:date="2026-05-01T21:00:00Z" w16du:dateUtc="2026-05-01T20:00:00Z">
        <w:r w:rsidR="00DA1CD6">
          <w:rPr>
            <w:lang w:val="en-US"/>
          </w:rPr>
          <w:t xml:space="preserve"> </w:t>
        </w:r>
      </w:ins>
      <w:ins w:id="194" w:author="afonso henrique" w:date="2026-05-01T21:02:00Z" w16du:dateUtc="2026-05-01T20:02:00Z">
        <w:r w:rsidR="00DA1CD6">
          <w:rPr>
            <w:lang w:val="en-US"/>
          </w:rPr>
          <w:t>in order to</w:t>
        </w:r>
      </w:ins>
      <w:ins w:id="195" w:author="afonso henrique" w:date="2026-05-01T21:00:00Z" w16du:dateUtc="2026-05-01T20:00:00Z">
        <w:r w:rsidR="00DA1CD6">
          <w:rPr>
            <w:lang w:val="en-US"/>
          </w:rPr>
          <w:t xml:space="preserve"> address both the evolving and nonlinear test specimen dynamics</w:t>
        </w:r>
      </w:ins>
      <w:r w:rsidR="00C95227">
        <w:rPr>
          <w:lang w:val="en-US"/>
        </w:rPr>
        <w:t>.</w:t>
      </w:r>
    </w:p>
    <w:p w14:paraId="5C2BA1BC" w14:textId="4EBC74FA" w:rsidR="00BE7077" w:rsidRPr="00A521CA" w:rsidDel="004708EC" w:rsidRDefault="00BE7077" w:rsidP="00A521CA">
      <w:pPr>
        <w:pStyle w:val="Corpodetexto"/>
        <w:rPr>
          <w:del w:id="196" w:author="afonso henrique" w:date="2026-05-01T22:19:00Z" w16du:dateUtc="2026-05-01T21:19:00Z"/>
          <w:lang w:val="en-US"/>
        </w:rPr>
      </w:pPr>
      <w:r w:rsidRPr="002A022D">
        <w:rPr>
          <w:lang w:val="en-US"/>
        </w:rPr>
        <w:t xml:space="preserve">The </w:t>
      </w:r>
      <w:r>
        <w:rPr>
          <w:lang w:val="en-US"/>
        </w:rPr>
        <w:t xml:space="preserve">final step of the proposed methodology consists in implementing the optimized controllers on the physical system (small-scale shaking table). </w:t>
      </w:r>
      <w:r w:rsidRPr="00745BF2">
        <w:rPr>
          <w:lang w:val="en-US"/>
        </w:rPr>
        <w:t>Completing this step will close the loop of the methodology and will enable the verification and confirmation of th</w:t>
      </w:r>
      <w:r>
        <w:rPr>
          <w:lang w:val="en-US"/>
        </w:rPr>
        <w:t>e</w:t>
      </w:r>
      <w:r w:rsidRPr="00745BF2">
        <w:rPr>
          <w:lang w:val="en-US"/>
        </w:rPr>
        <w:t xml:space="preserve"> results and the achieved performance.</w:t>
      </w:r>
      <w:r w:rsidR="00EB103F">
        <w:rPr>
          <w:lang w:val="en-US"/>
        </w:rPr>
        <w:t xml:space="preserve"> </w:t>
      </w:r>
      <w:r w:rsidRPr="00CD3ED4">
        <w:rPr>
          <w:lang w:val="en-US"/>
        </w:rPr>
        <w:t>Subsequently, the methodology is intended to be implemented on LNEC’s uniaxial shaking table, where the same analysis will be conducted to assess its effectiveness on larger‑scale systems. This future stage aims to evaluate the scalability, robustness, and practical applicability of the proposed control strategy under more demanding testing conditions.</w:t>
      </w:r>
      <w:r>
        <w:rPr>
          <w:lang w:val="en-US"/>
        </w:rPr>
        <w:t xml:space="preserve"> After</w:t>
      </w:r>
      <w:r w:rsidRPr="00AB5C21">
        <w:rPr>
          <w:lang w:val="en-US"/>
        </w:rPr>
        <w:t xml:space="preserve"> demonstrat</w:t>
      </w:r>
      <w:r>
        <w:rPr>
          <w:lang w:val="en-US"/>
        </w:rPr>
        <w:t>ing</w:t>
      </w:r>
      <w:r w:rsidRPr="00AB5C21">
        <w:rPr>
          <w:lang w:val="en-US"/>
        </w:rPr>
        <w:t xml:space="preserve"> the</w:t>
      </w:r>
      <w:r>
        <w:rPr>
          <w:lang w:val="en-US"/>
        </w:rPr>
        <w:t>ir superior performance</w:t>
      </w:r>
      <w:r w:rsidRPr="00AB5C21">
        <w:rPr>
          <w:lang w:val="en-US"/>
        </w:rPr>
        <w:t xml:space="preserve">, the proposed methodology will be applied </w:t>
      </w:r>
      <w:r>
        <w:rPr>
          <w:lang w:val="en-US"/>
        </w:rPr>
        <w:t xml:space="preserve">on future shaking table </w:t>
      </w:r>
      <w:r w:rsidRPr="00AB5C21">
        <w:rPr>
          <w:lang w:val="en-US"/>
        </w:rPr>
        <w:t>tests.</w:t>
      </w:r>
    </w:p>
    <w:p w14:paraId="0CE75948" w14:textId="77777777" w:rsidR="001D5355" w:rsidRPr="00DE5093" w:rsidRDefault="001D5355">
      <w:pPr>
        <w:pStyle w:val="Corpodetexto"/>
        <w:rPr>
          <w:u w:val="single"/>
          <w:lang w:val="en-US"/>
        </w:rPr>
        <w:pPrChange w:id="197" w:author="afonso henrique" w:date="2026-05-01T22:19:00Z" w16du:dateUtc="2026-05-01T21:19:00Z">
          <w:pPr>
            <w:pStyle w:val="Corpodetexto"/>
            <w:ind w:firstLine="0pt"/>
          </w:pPr>
        </w:pPrChange>
      </w:pPr>
    </w:p>
    <w:p w14:paraId="7FC814EC" w14:textId="09A1116B" w:rsidR="0080791D" w:rsidRPr="00B92DFC" w:rsidRDefault="0080791D" w:rsidP="0080791D">
      <w:pPr>
        <w:pStyle w:val="Ttulo5"/>
        <w:rPr>
          <w:noProof w:val="0"/>
        </w:rPr>
      </w:pPr>
      <w:r w:rsidRPr="00B92DFC">
        <w:rPr>
          <w:noProof w:val="0"/>
        </w:rPr>
        <w:t>Acknowledgment</w:t>
      </w:r>
    </w:p>
    <w:p w14:paraId="2292DAEB" w14:textId="1A677F64" w:rsidR="00DE5093" w:rsidRPr="00605B0C" w:rsidRDefault="5E4D9325" w:rsidP="00605B0C">
      <w:pPr>
        <w:pStyle w:val="Corpodetexto"/>
        <w:rPr>
          <w:rFonts w:eastAsia="Times New Roman"/>
        </w:rPr>
      </w:pPr>
      <w:r>
        <w:t xml:space="preserve">The authors acknowledge </w:t>
      </w:r>
      <w:r w:rsidR="00386C59" w:rsidRPr="00B92DFC">
        <w:t xml:space="preserve">LNEC </w:t>
      </w:r>
      <w:r w:rsidR="15C9AEF8">
        <w:t>f</w:t>
      </w:r>
      <w:r w:rsidR="6546874C">
        <w:t xml:space="preserve">or its financial support through </w:t>
      </w:r>
      <w:r w:rsidR="413D4ACF">
        <w:t>the</w:t>
      </w:r>
      <w:r w:rsidR="00386C59" w:rsidRPr="00B92DFC">
        <w:t xml:space="preserve"> research fellowship under the LNEC Research Programme </w:t>
      </w:r>
      <w:r w:rsidR="00826407" w:rsidRPr="00B92DFC">
        <w:rPr>
          <w:i/>
          <w:iCs/>
        </w:rPr>
        <w:t>Modela</w:t>
      </w:r>
      <w:r w:rsidR="00386C59" w:rsidRPr="00B92DFC">
        <w:rPr>
          <w:i/>
          <w:iCs/>
        </w:rPr>
        <w:t>ção</w:t>
      </w:r>
      <w:r w:rsidR="00826407" w:rsidRPr="00B92DFC">
        <w:rPr>
          <w:i/>
          <w:iCs/>
        </w:rPr>
        <w:t xml:space="preserve"> do Comportamento Estrutural- </w:t>
      </w:r>
      <w:r w:rsidR="65E385A3" w:rsidRPr="01681649">
        <w:rPr>
          <w:i/>
          <w:iCs/>
        </w:rPr>
        <w:t>M</w:t>
      </w:r>
      <w:r w:rsidR="369F69DB" w:rsidRPr="01681649">
        <w:rPr>
          <w:i/>
          <w:iCs/>
        </w:rPr>
        <w:t>e</w:t>
      </w:r>
      <w:r w:rsidR="65E385A3" w:rsidRPr="01681649">
        <w:rPr>
          <w:rFonts w:eastAsia="Times New Roman"/>
          <w:i/>
          <w:iCs/>
        </w:rPr>
        <w:t>str</w:t>
      </w:r>
      <w:r w:rsidR="3F7BF727" w:rsidRPr="01681649">
        <w:rPr>
          <w:rFonts w:eastAsia="Times New Roman"/>
          <w:i/>
          <w:iCs/>
        </w:rPr>
        <w:t xml:space="preserve">, </w:t>
      </w:r>
      <w:r w:rsidR="3F7BF727" w:rsidRPr="7630AEAE">
        <w:rPr>
          <w:rFonts w:eastAsia="Times New Roman"/>
          <w:color w:val="142441"/>
        </w:rPr>
        <w:t>a</w:t>
      </w:r>
      <w:r w:rsidR="3F7BF727" w:rsidRPr="000A3A4A">
        <w:rPr>
          <w:rFonts w:eastAsia="Times New Roman"/>
        </w:rPr>
        <w:t>nd</w:t>
      </w:r>
      <w:r w:rsidR="4206BD94" w:rsidRPr="000A3A4A">
        <w:rPr>
          <w:rFonts w:eastAsia="Times New Roman"/>
        </w:rPr>
        <w:t xml:space="preserve"> Fundação para a Ciência e a Tecnologia (FCT) for its financial support via LAETA (project </w:t>
      </w:r>
      <w:hyperlink r:id="rId23" w:history="1">
        <w:r w:rsidR="00DE5093" w:rsidRPr="000C347E">
          <w:rPr>
            <w:rStyle w:val="Hiperligao"/>
            <w:rFonts w:eastAsia="Times New Roman"/>
          </w:rPr>
          <w:t>https://doi.org/10.54499/UID/50022/2025</w:t>
        </w:r>
      </w:hyperlink>
      <w:r w:rsidR="4206BD94" w:rsidRPr="000A3A4A">
        <w:rPr>
          <w:rFonts w:eastAsia="Times New Roman"/>
        </w:rPr>
        <w:t>)</w:t>
      </w:r>
      <w:r w:rsidR="0B8DB497" w:rsidRPr="000A3A4A">
        <w:rPr>
          <w:rFonts w:eastAsia="Times New Roman"/>
        </w:rPr>
        <w:t>.</w:t>
      </w:r>
    </w:p>
    <w:p w14:paraId="560C0F44" w14:textId="77777777" w:rsidR="00DE5093" w:rsidRPr="00DE5093" w:rsidRDefault="00DE5093" w:rsidP="00605B0C">
      <w:pPr>
        <w:pStyle w:val="Corpodetexto"/>
        <w:ind w:firstLine="0pt"/>
        <w:rPr>
          <w:rFonts w:eastAsia="Times New Roman"/>
          <w:color w:val="142441"/>
          <w:sz w:val="24"/>
          <w:szCs w:val="24"/>
        </w:rPr>
      </w:pPr>
    </w:p>
    <w:p w14:paraId="21523B97" w14:textId="0DD001A9" w:rsidR="009303D9" w:rsidRDefault="009303D9" w:rsidP="00826407">
      <w:pPr>
        <w:pStyle w:val="Ttulo5"/>
        <w:rPr>
          <w:noProof w:val="0"/>
        </w:rPr>
      </w:pPr>
      <w:r w:rsidRPr="00B92DFC">
        <w:rPr>
          <w:noProof w:val="0"/>
        </w:rPr>
        <w:t>References</w:t>
      </w:r>
    </w:p>
    <w:p w14:paraId="07363BC6" w14:textId="77777777" w:rsidR="00DE5093" w:rsidRPr="00DE5093" w:rsidRDefault="00DE5093" w:rsidP="00DE5093"/>
    <w:p w14:paraId="3673923C" w14:textId="77777777" w:rsidR="001F7C7B" w:rsidRDefault="001F7C7B" w:rsidP="001F7C7B">
      <w:pPr>
        <w:pStyle w:val="references"/>
        <w:rPr>
          <w:noProof w:val="0"/>
          <w:lang w:val="en-GB"/>
        </w:rPr>
      </w:pPr>
      <w:bookmarkStart w:id="198" w:name="_Ref228379249"/>
      <w:r w:rsidRPr="10946460">
        <w:rPr>
          <w:noProof w:val="0"/>
          <w:lang w:val="en-GB"/>
        </w:rPr>
        <w:t xml:space="preserve">S. J. Chapman, M. S. Williams, A. Blakeborough, “Laboratory testing of structures under dynamic loads: an introductory review”. Philos </w:t>
      </w:r>
      <w:r w:rsidRPr="10946460">
        <w:rPr>
          <w:noProof w:val="0"/>
          <w:lang w:val="en-GB"/>
        </w:rPr>
        <w:t xml:space="preserve">Trans A Math Phys Eng Sci; 359 (1786): 1651–1669, 15 September 2001. </w:t>
      </w:r>
      <w:hyperlink r:id="rId24">
        <w:r w:rsidRPr="10946460">
          <w:rPr>
            <w:rStyle w:val="Hiperligao"/>
            <w:noProof w:val="0"/>
            <w:lang w:val="en-GB"/>
          </w:rPr>
          <w:t>https://doi.org/10.1098/rsta.2001.0860</w:t>
        </w:r>
        <w:bookmarkEnd w:id="198"/>
      </w:hyperlink>
    </w:p>
    <w:p w14:paraId="0ABDD919" w14:textId="77777777" w:rsidR="001F7C7B" w:rsidRPr="00B92DFC" w:rsidRDefault="001F7C7B" w:rsidP="001F7C7B">
      <w:pPr>
        <w:pStyle w:val="references"/>
        <w:rPr>
          <w:noProof w:val="0"/>
          <w:lang w:val="en-GB"/>
        </w:rPr>
      </w:pPr>
      <w:bookmarkStart w:id="199" w:name="_Ref228379251"/>
      <w:r w:rsidRPr="00B92DFC">
        <w:rPr>
          <w:noProof w:val="0"/>
          <w:lang w:val="en-GB"/>
        </w:rPr>
        <w:t>E. C. Carvalho, “Seismic Testing of Structures”, 11th European Conference o</w:t>
      </w:r>
      <w:r>
        <w:rPr>
          <w:noProof w:val="0"/>
          <w:lang w:val="en-GB"/>
        </w:rPr>
        <w:t>n</w:t>
      </w:r>
      <w:r w:rsidRPr="00B92DFC">
        <w:rPr>
          <w:noProof w:val="0"/>
          <w:lang w:val="en-GB"/>
        </w:rPr>
        <w:t xml:space="preserve"> Earthquake Engineering, Balkema, Rotterdam, 1998.</w:t>
      </w:r>
      <w:bookmarkEnd w:id="199"/>
    </w:p>
    <w:p w14:paraId="303E4AA2" w14:textId="77777777" w:rsidR="001F7C7B" w:rsidRPr="00B92DFC" w:rsidRDefault="001F7C7B" w:rsidP="001F7C7B">
      <w:pPr>
        <w:pStyle w:val="references"/>
        <w:rPr>
          <w:noProof w:val="0"/>
          <w:lang w:val="en-GB"/>
        </w:rPr>
      </w:pPr>
      <w:bookmarkStart w:id="200" w:name="_Ref228381111"/>
      <w:r w:rsidRPr="00B92DFC">
        <w:rPr>
          <w:noProof w:val="0"/>
          <w:lang w:val="en-GB"/>
        </w:rPr>
        <w:t xml:space="preserve">P. X. Candeias, A. A. Correia, G. G. Tekeste, “Shake Table Testing Techniques: Current Challenges and New Trends,” In: Chastre, C., Neves, J., Ribeiro, D., Neves, M.G., Faria, P. (eds) Advances on Testing and Experimentation in Civil Engineering. Springer Tracts in Civil Engineering. Springer, </w:t>
      </w:r>
      <w:r>
        <w:rPr>
          <w:noProof w:val="0"/>
          <w:lang w:val="en-GB"/>
        </w:rPr>
        <w:t>2023</w:t>
      </w:r>
      <w:r w:rsidRPr="00B92DFC">
        <w:rPr>
          <w:noProof w:val="0"/>
          <w:lang w:val="en-GB"/>
        </w:rPr>
        <w:t xml:space="preserve">. </w:t>
      </w:r>
      <w:bookmarkEnd w:id="200"/>
      <w:r>
        <w:fldChar w:fldCharType="begin"/>
      </w:r>
      <w:r>
        <w:instrText>HYPERLINK "https://doi.org/10.1007/978-3-031-23888-8_8" \h</w:instrText>
      </w:r>
      <w:r>
        <w:fldChar w:fldCharType="separate"/>
      </w:r>
      <w:r w:rsidRPr="10946460">
        <w:rPr>
          <w:rStyle w:val="Hiperligao"/>
          <w:noProof w:val="0"/>
          <w:lang w:val="en-GB"/>
        </w:rPr>
        <w:t>https://doi.org/10.1007/978-3-031-23888-8_8</w:t>
      </w:r>
      <w:r>
        <w:fldChar w:fldCharType="end"/>
      </w:r>
    </w:p>
    <w:p w14:paraId="60C1E551" w14:textId="77777777" w:rsidR="001F7C7B" w:rsidRPr="00B92DFC" w:rsidRDefault="001F7C7B" w:rsidP="001F7C7B">
      <w:pPr>
        <w:pStyle w:val="references"/>
        <w:rPr>
          <w:noProof w:val="0"/>
          <w:lang w:val="en-GB"/>
        </w:rPr>
      </w:pPr>
      <w:bookmarkStart w:id="201" w:name="_Ref228380040"/>
      <w:r w:rsidRPr="00B92DFC">
        <w:rPr>
          <w:noProof w:val="0"/>
          <w:lang w:val="en-GB"/>
        </w:rPr>
        <w:t>T. Emílio, R. T. Duarte, F. Carvalhal, C. O. Costa, C. T. Vaz, M. R. Corrêa, The new LNEC shaking table for earthquake resistance testing”, Memória 757, LNEC, Lisboa, 1989.</w:t>
      </w:r>
      <w:bookmarkEnd w:id="201"/>
    </w:p>
    <w:p w14:paraId="098744AC" w14:textId="77777777" w:rsidR="001F7C7B" w:rsidRPr="00980C35" w:rsidRDefault="001F7C7B" w:rsidP="001F7C7B">
      <w:pPr>
        <w:pStyle w:val="references"/>
        <w:rPr>
          <w:noProof w:val="0"/>
          <w:lang w:val="pt-PT"/>
        </w:rPr>
      </w:pPr>
      <w:bookmarkStart w:id="202" w:name="_Ref228380530"/>
      <w:r w:rsidRPr="00980C35">
        <w:rPr>
          <w:noProof w:val="0"/>
          <w:lang w:val="pt-PT"/>
        </w:rPr>
        <w:t>R. Bairrão, Duque, Simulador Sísmico Uniaxial - Descrição e operação, Relatório LNEC, 94/1998 - C3ES/SES, LNEC, Lisboa, 1998.</w:t>
      </w:r>
      <w:bookmarkEnd w:id="202"/>
    </w:p>
    <w:p w14:paraId="256231B5" w14:textId="77777777" w:rsidR="001F7C7B" w:rsidRPr="00980C35" w:rsidRDefault="001F7C7B" w:rsidP="001F7C7B">
      <w:pPr>
        <w:pStyle w:val="references"/>
        <w:rPr>
          <w:noProof w:val="0"/>
          <w:lang w:val="pt-PT"/>
        </w:rPr>
      </w:pPr>
      <w:bookmarkStart w:id="203" w:name="_Ref228380531"/>
      <w:r w:rsidRPr="00980C35">
        <w:rPr>
          <w:noProof w:val="0"/>
          <w:lang w:val="pt-PT"/>
        </w:rPr>
        <w:t xml:space="preserve">P. Castro, Mesa Vibratória Vertical (Projeto), Relatório LNEC, Obra 76/53/1077, LNEC, Lisboa, </w:t>
      </w:r>
      <w:r>
        <w:rPr>
          <w:noProof w:val="0"/>
          <w:lang w:val="pt-PT"/>
        </w:rPr>
        <w:t>June</w:t>
      </w:r>
      <w:r w:rsidRPr="00980C35">
        <w:rPr>
          <w:noProof w:val="0"/>
          <w:lang w:val="pt-PT"/>
        </w:rPr>
        <w:t xml:space="preserve"> 1978.</w:t>
      </w:r>
      <w:bookmarkEnd w:id="203"/>
    </w:p>
    <w:p w14:paraId="4319C193" w14:textId="77777777" w:rsidR="001F7C7B" w:rsidRPr="00B92DFC" w:rsidRDefault="001F7C7B" w:rsidP="001F7C7B">
      <w:pPr>
        <w:pStyle w:val="references"/>
        <w:rPr>
          <w:noProof w:val="0"/>
          <w:lang w:val="en-GB"/>
        </w:rPr>
      </w:pPr>
      <w:bookmarkStart w:id="204" w:name="_Ref228403345"/>
      <w:r w:rsidRPr="00B92DFC">
        <w:rPr>
          <w:noProof w:val="0"/>
          <w:lang w:val="en-GB"/>
        </w:rPr>
        <w:t>F. Carvalhal, Simulation of Seismic Disturbances Using Adaptive Control, MSc Thesis, Victoria University of Manchester, Institute of Science and Technology, October 1974.</w:t>
      </w:r>
      <w:bookmarkEnd w:id="204"/>
    </w:p>
    <w:p w14:paraId="4E23EF8E" w14:textId="77777777" w:rsidR="001F7C7B" w:rsidRPr="00980C35" w:rsidRDefault="001F7C7B" w:rsidP="001F7C7B">
      <w:pPr>
        <w:pStyle w:val="references"/>
        <w:rPr>
          <w:noProof w:val="0"/>
          <w:lang w:val="pt-PT"/>
        </w:rPr>
      </w:pPr>
      <w:bookmarkStart w:id="205" w:name="_Ref228403347"/>
      <w:r w:rsidRPr="00980C35">
        <w:rPr>
          <w:noProof w:val="0"/>
          <w:lang w:val="pt-PT"/>
        </w:rPr>
        <w:t>F. Carvalhal, Controlo Adaptativo na Simulação de Solicitações Sísmicas, Tese para Especialista LNEC, STG/DPA, Proc. 76/13/5588, Lisboa, Ja</w:t>
      </w:r>
      <w:r>
        <w:rPr>
          <w:noProof w:val="0"/>
          <w:lang w:val="pt-PT"/>
        </w:rPr>
        <w:t xml:space="preserve">nuary </w:t>
      </w:r>
      <w:r w:rsidRPr="00980C35">
        <w:rPr>
          <w:noProof w:val="0"/>
          <w:lang w:val="pt-PT"/>
        </w:rPr>
        <w:t>1979.</w:t>
      </w:r>
      <w:bookmarkEnd w:id="205"/>
    </w:p>
    <w:p w14:paraId="53A9FB8B" w14:textId="77777777" w:rsidR="001F7C7B" w:rsidRPr="00B92DFC" w:rsidRDefault="001F7C7B" w:rsidP="001F7C7B">
      <w:pPr>
        <w:pStyle w:val="references"/>
        <w:rPr>
          <w:noProof w:val="0"/>
          <w:lang w:val="en-GB"/>
        </w:rPr>
      </w:pPr>
      <w:bookmarkStart w:id="206" w:name="_Ref228403730"/>
      <w:r w:rsidRPr="00B92DFC">
        <w:rPr>
          <w:noProof w:val="0"/>
          <w:lang w:val="en-GB"/>
        </w:rPr>
        <w:t>K. Ogata, Modern Control Engineering. 5th Edition, Pearson, Upper Saddle River, 2010.</w:t>
      </w:r>
      <w:bookmarkEnd w:id="206"/>
    </w:p>
    <w:p w14:paraId="3B23DEFC" w14:textId="77777777" w:rsidR="001F7C7B" w:rsidRPr="00F23578" w:rsidRDefault="001F7C7B" w:rsidP="001F7C7B">
      <w:pPr>
        <w:pStyle w:val="references"/>
      </w:pPr>
      <w:bookmarkStart w:id="207" w:name="_Ref228386698"/>
      <w:r w:rsidRPr="00B92DFC">
        <w:rPr>
          <w:noProof w:val="0"/>
          <w:lang w:val="en-GB"/>
        </w:rPr>
        <w:t>B. Widrow, E. Walach, Adaptive Inverse Control: A Signal Processing Approach, Institute of Electrical and Electronic Engineers, July 2007. DOI:10.1002/9780470231616</w:t>
      </w:r>
      <w:bookmarkStart w:id="208" w:name="_Ref228545168"/>
      <w:bookmarkEnd w:id="207"/>
    </w:p>
    <w:p w14:paraId="6A2E3B11" w14:textId="77777777" w:rsidR="001F7C7B" w:rsidRPr="00C97C8F" w:rsidRDefault="001F7C7B" w:rsidP="001F7C7B">
      <w:pPr>
        <w:pStyle w:val="references"/>
        <w:rPr>
          <w:noProof w:val="0"/>
          <w:lang w:val="en-GB"/>
        </w:rPr>
      </w:pPr>
      <w:r w:rsidRPr="00F42BD8">
        <w:t xml:space="preserve">A. Henrique, M. Ayala Botto, F. </w:t>
      </w:r>
      <w:r w:rsidRPr="00F42BD8">
        <w:rPr>
          <w:noProof w:val="0"/>
        </w:rPr>
        <w:t>Oliveira, “Development of control strategies for earthquake reproduction on uniaxial shaking table</w:t>
      </w:r>
      <w:r w:rsidRPr="00F42BD8">
        <w:t>,” 13º Congresso Nacional de Mecânica Experimental – CNME2026, Universidade do Porto, Porto, 2026.</w:t>
      </w:r>
      <w:bookmarkStart w:id="209" w:name="_Ref228547076"/>
      <w:bookmarkEnd w:id="208"/>
    </w:p>
    <w:p w14:paraId="0A9CECFF" w14:textId="77777777" w:rsidR="001F7C7B" w:rsidRDefault="001F7C7B" w:rsidP="001F7C7B">
      <w:pPr>
        <w:pStyle w:val="references"/>
        <w:rPr>
          <w:lang w:val="pt-PT"/>
        </w:rPr>
      </w:pPr>
      <w:bookmarkStart w:id="210" w:name="_Ref228407164"/>
      <w:bookmarkEnd w:id="209"/>
      <w:r w:rsidRPr="00B92DFC">
        <w:rPr>
          <w:noProof w:val="0"/>
          <w:lang w:val="en-GB"/>
        </w:rPr>
        <w:t>G. G. Tekeste, Real-Time Hybrid Simulation including a Shaking Table – Development and Application to Soil-Structure Interaction. PhD Thesis</w:t>
      </w:r>
      <w:r>
        <w:rPr>
          <w:noProof w:val="0"/>
          <w:lang w:val="en-GB"/>
        </w:rPr>
        <w:t>,</w:t>
      </w:r>
      <w:r w:rsidRPr="00B92DFC">
        <w:rPr>
          <w:noProof w:val="0"/>
          <w:lang w:val="en-GB"/>
        </w:rPr>
        <w:t xml:space="preserve"> Univ</w:t>
      </w:r>
      <w:r>
        <w:rPr>
          <w:noProof w:val="0"/>
          <w:lang w:val="en-GB"/>
        </w:rPr>
        <w:t>ersity of</w:t>
      </w:r>
      <w:r w:rsidRPr="00B92DFC">
        <w:rPr>
          <w:noProof w:val="0"/>
          <w:lang w:val="en-GB"/>
        </w:rPr>
        <w:t xml:space="preserve"> Aveiro, 2021.</w:t>
      </w:r>
      <w:bookmarkStart w:id="211" w:name="_Ref228545689"/>
      <w:bookmarkEnd w:id="210"/>
    </w:p>
    <w:p w14:paraId="413CA2BE" w14:textId="77777777" w:rsidR="001F7C7B" w:rsidRDefault="001F7C7B" w:rsidP="001F7C7B">
      <w:pPr>
        <w:pStyle w:val="references"/>
      </w:pPr>
      <w:r>
        <w:t xml:space="preserve">N. </w:t>
      </w:r>
      <w:r w:rsidRPr="00F23578">
        <w:t>Nakata</w:t>
      </w:r>
      <w:r>
        <w:t>,</w:t>
      </w:r>
      <w:r w:rsidRPr="00F23578">
        <w:t xml:space="preserve"> </w:t>
      </w:r>
      <w:r>
        <w:t>“</w:t>
      </w:r>
      <w:r w:rsidRPr="00F23578">
        <w:t>Acceleration trajectory tracking control for earthquake simulators</w:t>
      </w:r>
      <w:r>
        <w:t>,”</w:t>
      </w:r>
      <w:r w:rsidRPr="00F23578">
        <w:t xml:space="preserve"> Engineering Structures, 32(8), 2229–2236,</w:t>
      </w:r>
      <w:r>
        <w:t xml:space="preserve"> 2010</w:t>
      </w:r>
      <w:r w:rsidRPr="00F23578">
        <w:t>.</w:t>
      </w:r>
      <w:r>
        <w:t xml:space="preserve"> </w:t>
      </w:r>
      <w:hyperlink r:id="rId25" w:history="1">
        <w:r w:rsidRPr="003E5CAA">
          <w:rPr>
            <w:rStyle w:val="Hiperligao"/>
          </w:rPr>
          <w:t>https://doi.org/10.1016/j.engstruct.2010.03.025</w:t>
        </w:r>
      </w:hyperlink>
      <w:bookmarkEnd w:id="211"/>
    </w:p>
    <w:p w14:paraId="4E3C1E07" w14:textId="77777777" w:rsidR="001F7C7B" w:rsidRDefault="001F7C7B" w:rsidP="001F7C7B">
      <w:pPr>
        <w:pStyle w:val="references"/>
      </w:pPr>
      <w:bookmarkStart w:id="212" w:name="_Ref228546191"/>
      <w:r>
        <w:t xml:space="preserve">B. M. Phillips, B. F. Spencer, “Model-based feedforward-feedback actuator control for real-time hybrid simulation,” Journal of Structural Engineering, 139(7), 1205–1214, 2012. </w:t>
      </w:r>
      <w:hyperlink r:id="rId26" w:history="1">
        <w:r w:rsidRPr="00C113A1">
          <w:rPr>
            <w:rStyle w:val="Hiperligao"/>
          </w:rPr>
          <w:t>https://doi.org/10.1061/(ASCE)ST.1943-541X.0000606</w:t>
        </w:r>
      </w:hyperlink>
      <w:bookmarkEnd w:id="212"/>
    </w:p>
    <w:p w14:paraId="7358C590" w14:textId="77777777" w:rsidR="001F7C7B" w:rsidRDefault="001F7C7B" w:rsidP="001F7C7B">
      <w:pPr>
        <w:pStyle w:val="references"/>
      </w:pPr>
      <w:bookmarkStart w:id="213" w:name="_Ref228546836"/>
      <w:r>
        <w:t xml:space="preserve">B. M. Phillips, N. E. Wierschem, B. F. Spencer Jr, “Model-based multi-metric control of uniaxial shake tables,” Earthquake Engineering &amp; Structural Dynamics, 43(5), 681–699, 2014. </w:t>
      </w:r>
      <w:hyperlink r:id="rId27" w:history="1">
        <w:r w:rsidRPr="003E5CAA">
          <w:rPr>
            <w:rStyle w:val="Hiperligao"/>
          </w:rPr>
          <w:t>https://doi.org/10.1002/eqe.2366</w:t>
        </w:r>
      </w:hyperlink>
      <w:bookmarkEnd w:id="213"/>
    </w:p>
    <w:p w14:paraId="2FA0090B" w14:textId="77777777" w:rsidR="001F7C7B" w:rsidRDefault="001F7C7B" w:rsidP="001F7C7B">
      <w:pPr>
        <w:pStyle w:val="references"/>
      </w:pPr>
      <w:bookmarkStart w:id="214" w:name="_Ref228546852"/>
      <w:r>
        <w:t>D. P. Stoten, E. G. Gómez, “Adaptive control of shaking tables using the minimal control synthesis algorithm,” Philosophical Trans. Of The Royal Society 359(1786):1697-1723, Setember 2001. DOI:10.1098/rsta.2001.0862</w:t>
      </w:r>
      <w:bookmarkEnd w:id="214"/>
    </w:p>
    <w:p w14:paraId="2987BBD8" w14:textId="77777777" w:rsidR="001F7C7B" w:rsidRDefault="001F7C7B" w:rsidP="001F7C7B">
      <w:pPr>
        <w:pStyle w:val="references"/>
      </w:pPr>
      <w:bookmarkStart w:id="215" w:name="_Ref228489482"/>
      <w:bookmarkStart w:id="216" w:name="_Ref228416207"/>
      <w:r w:rsidRPr="00523576">
        <w:rPr>
          <w:noProof w:val="0"/>
        </w:rPr>
        <w:t>P</w:t>
      </w:r>
      <w:r>
        <w:rPr>
          <w:noProof w:val="0"/>
        </w:rPr>
        <w:t>.</w:t>
      </w:r>
      <w:r w:rsidRPr="00523576">
        <w:t xml:space="preserve"> M.</w:t>
      </w:r>
      <w:r>
        <w:rPr>
          <w:noProof w:val="0"/>
        </w:rPr>
        <w:t xml:space="preserve"> </w:t>
      </w:r>
      <w:r w:rsidRPr="00523576">
        <w:t xml:space="preserve">J. Van Den Hof, </w:t>
      </w:r>
      <w:r w:rsidRPr="00523576">
        <w:rPr>
          <w:noProof w:val="0"/>
        </w:rPr>
        <w:t>R</w:t>
      </w:r>
      <w:r>
        <w:rPr>
          <w:noProof w:val="0"/>
        </w:rPr>
        <w:t>.</w:t>
      </w:r>
      <w:r w:rsidRPr="00523576">
        <w:t xml:space="preserve"> J.</w:t>
      </w:r>
      <w:r>
        <w:rPr>
          <w:noProof w:val="0"/>
        </w:rPr>
        <w:t xml:space="preserve"> </w:t>
      </w:r>
      <w:r w:rsidRPr="00523576">
        <w:t>P. Schrama,</w:t>
      </w:r>
      <w:r>
        <w:rPr>
          <w:noProof w:val="0"/>
        </w:rPr>
        <w:t xml:space="preserve"> “</w:t>
      </w:r>
      <w:r w:rsidRPr="00523576">
        <w:rPr>
          <w:noProof w:val="0"/>
        </w:rPr>
        <w:t>An indirect method for transfer function estimation from closed loop data,</w:t>
      </w:r>
      <w:r>
        <w:rPr>
          <w:noProof w:val="0"/>
        </w:rPr>
        <w:t xml:space="preserve">” </w:t>
      </w:r>
      <w:r w:rsidRPr="00230C1D">
        <w:t>Automatica,</w:t>
      </w:r>
      <w:r w:rsidRPr="00230C1D">
        <w:rPr>
          <w:noProof w:val="0"/>
        </w:rPr>
        <w:t xml:space="preserve"> </w:t>
      </w:r>
      <w:r w:rsidRPr="00230C1D">
        <w:t>Volume 29, Issue 6,</w:t>
      </w:r>
      <w:r w:rsidRPr="00230C1D">
        <w:rPr>
          <w:noProof w:val="0"/>
        </w:rPr>
        <w:t xml:space="preserve"> </w:t>
      </w:r>
      <w:r w:rsidRPr="00230C1D">
        <w:t>Pages 1523-1527</w:t>
      </w:r>
      <w:r>
        <w:t>,</w:t>
      </w:r>
      <w:r>
        <w:rPr>
          <w:noProof w:val="0"/>
        </w:rPr>
        <w:t xml:space="preserve"> </w:t>
      </w:r>
      <w:r w:rsidRPr="00230C1D">
        <w:rPr>
          <w:noProof w:val="0"/>
        </w:rPr>
        <w:t>1993</w:t>
      </w:r>
      <w:r>
        <w:rPr>
          <w:noProof w:val="0"/>
        </w:rPr>
        <w:t xml:space="preserve">. DOI: </w:t>
      </w:r>
      <w:r w:rsidRPr="0042293D">
        <w:rPr>
          <w:noProof w:val="0"/>
        </w:rPr>
        <w:t>10.1016/0005-1098(93)90015-L.</w:t>
      </w:r>
      <w:bookmarkEnd w:id="215"/>
    </w:p>
    <w:p w14:paraId="573E26EF" w14:textId="77777777" w:rsidR="001F7C7B" w:rsidRPr="0096102D" w:rsidRDefault="001F7C7B" w:rsidP="001F7C7B">
      <w:pPr>
        <w:pStyle w:val="references"/>
      </w:pPr>
      <w:bookmarkStart w:id="217" w:name="_Ref228490080"/>
      <w:r>
        <w:t xml:space="preserve">J. C. A. </w:t>
      </w:r>
      <w:r w:rsidRPr="00513FF0">
        <w:t>Lagarias, Reeds, M. H. Wright, P. E. Wright. “Convergence Properties of the Nelder-Mead Simplex Method in Low Dimensions.” SIAM Journal of Optimization. Vol. 9, Number 1, 1998, pp. 112–147.</w:t>
      </w:r>
      <w:r>
        <w:t xml:space="preserve"> </w:t>
      </w:r>
      <w:r w:rsidRPr="00524001">
        <w:t>DOI:10.1137/S1052623496303470</w:t>
      </w:r>
      <w:bookmarkEnd w:id="217"/>
    </w:p>
    <w:p w14:paraId="06687406" w14:textId="77777777" w:rsidR="001F7C7B" w:rsidRPr="007E7FDB" w:rsidRDefault="001F7C7B" w:rsidP="001F7C7B">
      <w:pPr>
        <w:pStyle w:val="references"/>
      </w:pPr>
      <w:bookmarkStart w:id="218" w:name="_Ref228489452"/>
      <w:bookmarkEnd w:id="216"/>
      <w:r>
        <w:rPr>
          <w:noProof w:val="0"/>
        </w:rPr>
        <w:t xml:space="preserve">S. </w:t>
      </w:r>
      <w:r w:rsidRPr="10946460">
        <w:rPr>
          <w:noProof w:val="0"/>
        </w:rPr>
        <w:t>Narasimhan, S</w:t>
      </w:r>
      <w:r>
        <w:rPr>
          <w:noProof w:val="0"/>
        </w:rPr>
        <w:t>.</w:t>
      </w:r>
      <w:r w:rsidRPr="10946460">
        <w:rPr>
          <w:noProof w:val="0"/>
        </w:rPr>
        <w:t xml:space="preserve"> Nagarajaiah, </w:t>
      </w:r>
      <w:r>
        <w:rPr>
          <w:noProof w:val="0"/>
        </w:rPr>
        <w:t xml:space="preserve">E. A. </w:t>
      </w:r>
      <w:r w:rsidRPr="10946460">
        <w:rPr>
          <w:noProof w:val="0"/>
        </w:rPr>
        <w:t xml:space="preserve">Johnson, </w:t>
      </w:r>
      <w:r>
        <w:rPr>
          <w:noProof w:val="0"/>
        </w:rPr>
        <w:t>H. P.</w:t>
      </w:r>
      <w:r w:rsidRPr="10946460">
        <w:rPr>
          <w:noProof w:val="0"/>
        </w:rPr>
        <w:t xml:space="preserve"> Gavin, </w:t>
      </w:r>
      <w:r>
        <w:rPr>
          <w:noProof w:val="0"/>
        </w:rPr>
        <w:t>“</w:t>
      </w:r>
      <w:r w:rsidRPr="10946460">
        <w:rPr>
          <w:noProof w:val="0"/>
        </w:rPr>
        <w:t>Smart base-isolated benchmark building. Part I: problem definition,</w:t>
      </w:r>
      <w:r>
        <w:rPr>
          <w:noProof w:val="0"/>
        </w:rPr>
        <w:t>”</w:t>
      </w:r>
      <w:r w:rsidRPr="10946460">
        <w:rPr>
          <w:noProof w:val="0"/>
        </w:rPr>
        <w:t xml:space="preserve"> Structural Control and Health Monitoring 13:573–588, 2006</w:t>
      </w:r>
      <w:r>
        <w:rPr>
          <w:noProof w:val="0"/>
        </w:rPr>
        <w:t xml:space="preserve">. </w:t>
      </w:r>
      <w:r w:rsidRPr="003D0596">
        <w:rPr>
          <w:noProof w:val="0"/>
        </w:rPr>
        <w:t>DOI: 10.1002/stc.99</w:t>
      </w:r>
      <w:bookmarkEnd w:id="218"/>
    </w:p>
    <w:p w14:paraId="42B93153" w14:textId="77777777" w:rsidR="00285F66" w:rsidRDefault="00285F66" w:rsidP="008147B5">
      <w:pPr>
        <w:pStyle w:val="references"/>
        <w:numPr>
          <w:ilvl w:val="0"/>
          <w:numId w:val="0"/>
        </w:numPr>
        <w:ind w:start="17.70pt"/>
        <w:rPr>
          <w:b/>
          <w:u w:val="single"/>
          <w:lang w:val="en-GB"/>
        </w:rPr>
      </w:pPr>
    </w:p>
    <w:p w14:paraId="2CBC4D6A" w14:textId="3A5A761F" w:rsidR="00713127" w:rsidRPr="00B92DFC" w:rsidRDefault="00713127" w:rsidP="00713127">
      <w:pPr>
        <w:pStyle w:val="references"/>
        <w:numPr>
          <w:ilvl w:val="0"/>
          <w:numId w:val="0"/>
        </w:numPr>
        <w:spacing w:line="12pt" w:lineRule="auto"/>
        <w:ind w:start="18pt" w:hanging="18pt"/>
        <w:rPr>
          <w:rFonts w:eastAsia="SimSun"/>
          <w:b/>
          <w:noProof w:val="0"/>
          <w:color w:val="FF0000"/>
          <w:spacing w:val="-1"/>
          <w:sz w:val="20"/>
          <w:szCs w:val="20"/>
          <w:lang w:val="en-GB" w:eastAsia="x-none"/>
        </w:rPr>
        <w:sectPr w:rsidR="00713127" w:rsidRPr="00B92DFC" w:rsidSect="003B4E04">
          <w:type w:val="continuous"/>
          <w:pgSz w:w="595.30pt" w:h="841.90pt" w:code="9"/>
          <w:pgMar w:top="54pt" w:right="45.35pt" w:bottom="72pt" w:left="45.35pt" w:header="36pt" w:footer="36pt" w:gutter="0pt"/>
          <w:cols w:num="2" w:space="18pt"/>
          <w:docGrid w:linePitch="360"/>
        </w:sectPr>
      </w:pPr>
    </w:p>
    <w:p w14:paraId="4EF2B8B8" w14:textId="08A55B32" w:rsidR="009303D9" w:rsidRDefault="009303D9" w:rsidP="005B520E"/>
    <w:sectPr w:rsidR="009303D9" w:rsidSect="003B4E04">
      <w:type w:val="continuous"/>
      <w:pgSz w:w="595.30pt" w:h="841.90pt" w:code="9"/>
      <w:pgMar w:top="54pt" w:right="44.65pt" w:bottom="72pt" w:left="44.65pt" w:header="36pt" w:footer="36pt" w:gutter="0pt"/>
      <w:cols w:space="36pt"/>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mment w:id="72" w:author="afonso henrique" w:date="2026-05-01T21:24:00Z" w:initials="ah">
    <w:p w14:paraId="788039C7" w14:textId="77777777" w:rsidR="008F0258" w:rsidRDefault="008F0258" w:rsidP="008F0258">
      <w:pPr>
        <w:pStyle w:val="Textodecomentrio"/>
        <w:jc w:val="start"/>
      </w:pPr>
      <w:r>
        <w:rPr>
          <w:rStyle w:val="Refdecomentrio"/>
        </w:rPr>
        <w:annotationRef/>
      </w:r>
      <w:r>
        <w:t>"each closed-loop configuration" refere-se a quê em concreto?</w:t>
      </w:r>
    </w:p>
  </w:comment>
  <w:comment w:id="103" w:author="afonso henrique" w:date="2026-05-01T21:23:00Z" w:initials="ah">
    <w:p w14:paraId="3E438B6C" w14:textId="77777777" w:rsidR="008F0258" w:rsidRDefault="008F0258" w:rsidP="008F0258">
      <w:pPr>
        <w:pStyle w:val="Textodecomentrio"/>
        <w:jc w:val="start"/>
      </w:pPr>
      <w:r>
        <w:rPr>
          <w:rStyle w:val="Refdecomentrio"/>
        </w:rPr>
        <w:annotationRef/>
      </w:r>
      <w:r>
        <w:t>já vem explicado na metodologia</w:t>
      </w:r>
    </w:p>
  </w:comment>
  <w:comment w:id="157" w:author="Miguel Afonso Dias de Ayala Botto" w:date="2026-05-01T15:12:00Z" w:initials="MD">
    <w:p w14:paraId="50582DED" w14:textId="77777777" w:rsidR="005537CC" w:rsidRDefault="005537CC" w:rsidP="005537CC">
      <w:pPr>
        <w:jc w:val="start"/>
      </w:pPr>
      <w:r>
        <w:rPr>
          <w:rStyle w:val="Refdecomentrio"/>
        </w:rPr>
        <w:annotationRef/>
      </w:r>
      <w:r>
        <w:t>Falta explicar no texto o que significa o "FP" e o "FN" nos sismos.</w:t>
      </w:r>
    </w:p>
  </w:comment>
  <w:comment w:id="158" w:author="afonso henrique" w:date="2026-05-01T16:15:00Z" w:initials="ah">
    <w:p w14:paraId="1F556A12" w14:textId="32E28944" w:rsidR="00C47BC1" w:rsidRDefault="00C47BC1" w:rsidP="00C47BC1">
      <w:pPr>
        <w:pStyle w:val="Textodecomentrio"/>
        <w:jc w:val="start"/>
      </w:pPr>
      <w:r>
        <w:rPr>
          <w:rStyle w:val="Refdecomentrio"/>
        </w:rPr>
        <w:annotationRef/>
      </w:r>
      <w:r>
        <w:t>Está na secção IV.C "</w:t>
      </w:r>
      <w:r>
        <w:rPr>
          <w:i/>
          <w:iCs/>
        </w:rPr>
        <w:t>Input actions considered: scaled earthquakes"</w:t>
      </w:r>
    </w:p>
  </w:comment>
</w:comments>
</file>

<file path=word/commentsExtended.xml><?xml version="1.0" encoding="utf-8"?>
<w15:commentsEx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15:commentEx w15:paraId="788039C7" w15:done="0"/>
  <w15:commentEx w15:paraId="3E438B6C" w15:done="0"/>
  <w15:commentEx w15:paraId="50582DED" w15:done="1"/>
  <w15:commentEx w15:paraId="1F556A12" w15:paraIdParent="50582DED" w15:done="1"/>
</w15:commentsEx>
</file>

<file path=word/commentsExtensible.xml><?xml version="1.0" encoding="utf-8"?>
<w16cex:commentsExtensibl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cr w16du wne wp14">
  <w16cex:commentExtensible w16cex:durableId="2CDACB6E" w16cex:dateUtc="2026-05-01T20:24:00Z"/>
  <w16cex:commentExtensible w16cex:durableId="64C772CA" w16cex:dateUtc="2026-05-01T20:23:00Z"/>
  <w16cex:commentExtensible w16cex:durableId="4DB509D5" w16cex:dateUtc="2026-05-01T14:12:00Z"/>
  <w16cex:commentExtensible w16cex:durableId="7FB955F3" w16cex:dateUtc="2026-05-01T15:15:00Z"/>
</w16cex:commentsExtensible>
</file>

<file path=word/commentsIds.xml><?xml version="1.0" encoding="utf-8"?>
<w16cid:commentsId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16cid:commentId w16cid:paraId="788039C7" w16cid:durableId="2CDACB6E"/>
  <w16cid:commentId w16cid:paraId="3E438B6C" w16cid:durableId="64C772CA"/>
  <w16cid:commentId w16cid:paraId="50582DED" w16cid:durableId="4DB509D5"/>
  <w16cid:commentId w16cid:paraId="1F556A12" w16cid:durableId="7FB955F3"/>
</w16cid:commentsIds>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6A62083C" w14:textId="77777777" w:rsidR="00B7042D" w:rsidRPr="00B92DFC" w:rsidRDefault="00B7042D" w:rsidP="001A3B3D">
      <w:r w:rsidRPr="00B92DFC">
        <w:separator/>
      </w:r>
    </w:p>
  </w:endnote>
  <w:endnote w:type="continuationSeparator" w:id="0">
    <w:p w14:paraId="14118603" w14:textId="77777777" w:rsidR="00B7042D" w:rsidRPr="00B92DFC" w:rsidRDefault="00B7042D" w:rsidP="001A3B3D">
      <w:r w:rsidRPr="00B92DFC">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mbria Math">
    <w:panose1 w:val="02040503050406030204"/>
    <w:charset w:characterSet="iso-8859-1"/>
    <w:family w:val="roman"/>
    <w:pitch w:val="variable"/>
    <w:sig w:usb0="E00006FF" w:usb1="420024FF" w:usb2="02000000" w:usb3="00000000" w:csb0="0000019F" w:csb1="00000000"/>
  </w:font>
  <w:font w:name="Yu Gothic Light">
    <w:panose1 w:val="020B0300000000000000"/>
    <w:charset w:characterSet="shift_jis"/>
    <w:family w:val="swiss"/>
    <w:pitch w:val="variable"/>
    <w:sig w:usb0="E00002FF" w:usb1="2AC7FDFF" w:usb2="00000016" w:usb3="00000000" w:csb0="0002009F" w:csb1="00000000"/>
  </w:font>
  <w:font w:name="Calibri Light">
    <w:panose1 w:val="020F0302020204030204"/>
    <w:charset w:characterSet="iso-8859-1"/>
    <w:family w:val="swiss"/>
    <w:pitch w:val="variable"/>
    <w:sig w:usb0="E4002EFF" w:usb1="C000247B" w:usb2="00000009" w:usb3="00000000" w:csb0="000001FF" w:csb1="00000000"/>
  </w:font>
  <w:font w:name="Yu Mincho">
    <w:charset w:characterSet="shift_jis"/>
    <w:family w:val="roman"/>
    <w:pitch w:val="variable"/>
    <w:sig w:usb0="800002E7" w:usb1="2AC7FCFF" w:usb2="00000012" w:usb3="00000000" w:csb0="0002009F" w:csb1="00000000"/>
  </w:font>
  <w:font w:name="Calibri">
    <w:panose1 w:val="020F0502020204030204"/>
    <w:charset w:characterSet="iso-8859-1"/>
    <w:family w:val="swiss"/>
    <w:pitch w:val="variable"/>
    <w:sig w:usb0="E4002EFF" w:usb1="C000247B" w:usb2="00000009" w:usb3="00000000" w:csb0="000001FF" w:csb1="00000000"/>
  </w:font>
  <w:font w:name="Arial">
    <w:panose1 w:val="020B0604020202020204"/>
    <w:charset w:characterSet="iso-8859-1"/>
    <w:family w:val="swiss"/>
    <w:pitch w:val="variable"/>
    <w:sig w:usb0="E0002EFF" w:usb1="C000785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9E75918" w14:textId="77777777" w:rsidR="001A3B3D" w:rsidRPr="00B92DFC" w:rsidRDefault="001A3B3D" w:rsidP="0056610F">
    <w:pPr>
      <w:pStyle w:val="Rodap"/>
      <w:jc w:val="start"/>
      <w:rPr>
        <w:sz w:val="16"/>
        <w:szCs w:val="16"/>
      </w:rPr>
    </w:pPr>
    <w:r w:rsidRPr="00B92DFC">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5F380EFA" w14:textId="77777777" w:rsidR="00B7042D" w:rsidRPr="00B92DFC" w:rsidRDefault="00B7042D" w:rsidP="001A3B3D">
      <w:r w:rsidRPr="00B92DFC">
        <w:separator/>
      </w:r>
    </w:p>
  </w:footnote>
  <w:footnote w:type="continuationSeparator" w:id="0">
    <w:p w14:paraId="10439DEB" w14:textId="77777777" w:rsidR="00B7042D" w:rsidRPr="00B92DFC" w:rsidRDefault="00B7042D" w:rsidP="001A3B3D">
      <w:r w:rsidRPr="00B92DFC">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005AB016"/>
    <w:multiLevelType w:val="hybridMultilevel"/>
    <w:tmpl w:val="A6EE7EDE"/>
    <w:lvl w:ilvl="0" w:tplc="AEC66EDE">
      <w:start w:val="1"/>
      <w:numFmt w:val="decimal"/>
      <w:lvlText w:val="[%1]"/>
      <w:lvlJc w:val="start"/>
      <w:pPr>
        <w:ind w:start="18pt" w:hanging="18pt"/>
      </w:pPr>
    </w:lvl>
    <w:lvl w:ilvl="1" w:tplc="9E303926">
      <w:start w:val="1"/>
      <w:numFmt w:val="lowerLetter"/>
      <w:lvlText w:val="%2."/>
      <w:lvlJc w:val="start"/>
      <w:pPr>
        <w:ind w:start="54pt" w:hanging="18pt"/>
      </w:pPr>
    </w:lvl>
    <w:lvl w:ilvl="2" w:tplc="D0F036B8">
      <w:start w:val="1"/>
      <w:numFmt w:val="lowerRoman"/>
      <w:lvlText w:val="%3."/>
      <w:lvlJc w:val="end"/>
      <w:pPr>
        <w:ind w:start="90pt" w:hanging="9pt"/>
      </w:pPr>
    </w:lvl>
    <w:lvl w:ilvl="3" w:tplc="83E6701A">
      <w:start w:val="1"/>
      <w:numFmt w:val="decimal"/>
      <w:lvlText w:val="%4."/>
      <w:lvlJc w:val="start"/>
      <w:pPr>
        <w:ind w:start="126pt" w:hanging="18pt"/>
      </w:pPr>
    </w:lvl>
    <w:lvl w:ilvl="4" w:tplc="EFBED1CC">
      <w:start w:val="1"/>
      <w:numFmt w:val="lowerLetter"/>
      <w:lvlText w:val="%5."/>
      <w:lvlJc w:val="start"/>
      <w:pPr>
        <w:ind w:start="162pt" w:hanging="18pt"/>
      </w:pPr>
    </w:lvl>
    <w:lvl w:ilvl="5" w:tplc="2152B4F6">
      <w:start w:val="1"/>
      <w:numFmt w:val="lowerRoman"/>
      <w:lvlText w:val="%6."/>
      <w:lvlJc w:val="end"/>
      <w:pPr>
        <w:ind w:start="198pt" w:hanging="9pt"/>
      </w:pPr>
    </w:lvl>
    <w:lvl w:ilvl="6" w:tplc="B32C2F54">
      <w:start w:val="1"/>
      <w:numFmt w:val="decimal"/>
      <w:lvlText w:val="%7."/>
      <w:lvlJc w:val="start"/>
      <w:pPr>
        <w:ind w:start="234pt" w:hanging="18pt"/>
      </w:pPr>
    </w:lvl>
    <w:lvl w:ilvl="7" w:tplc="2E5E4E88">
      <w:start w:val="1"/>
      <w:numFmt w:val="lowerLetter"/>
      <w:lvlText w:val="%8."/>
      <w:lvlJc w:val="start"/>
      <w:pPr>
        <w:ind w:start="270pt" w:hanging="18pt"/>
      </w:pPr>
    </w:lvl>
    <w:lvl w:ilvl="8" w:tplc="42F8A2D8">
      <w:start w:val="1"/>
      <w:numFmt w:val="lowerRoman"/>
      <w:lvlText w:val="%9."/>
      <w:lvlJc w:val="end"/>
      <w:pPr>
        <w:ind w:start="306pt" w:hanging="9pt"/>
      </w:pPr>
    </w:lvl>
  </w:abstractNum>
  <w:abstractNum w:abstractNumId="12"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3"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5"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6"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7" w15:restartNumberingAfterBreak="0">
    <w:nsid w:val="3B671131"/>
    <w:multiLevelType w:val="hybridMultilevel"/>
    <w:tmpl w:val="50265996"/>
    <w:lvl w:ilvl="0" w:tplc="0816000F">
      <w:start w:val="1"/>
      <w:numFmt w:val="decimal"/>
      <w:lvlText w:val="%1."/>
      <w:lvlJc w:val="start"/>
      <w:pPr>
        <w:ind w:start="50.40pt" w:hanging="18pt"/>
      </w:pPr>
    </w:lvl>
    <w:lvl w:ilvl="1" w:tplc="08160019" w:tentative="1">
      <w:start w:val="1"/>
      <w:numFmt w:val="lowerLetter"/>
      <w:lvlText w:val="%2."/>
      <w:lvlJc w:val="start"/>
      <w:pPr>
        <w:ind w:start="86.40pt" w:hanging="18pt"/>
      </w:pPr>
    </w:lvl>
    <w:lvl w:ilvl="2" w:tplc="0816001B" w:tentative="1">
      <w:start w:val="1"/>
      <w:numFmt w:val="lowerRoman"/>
      <w:lvlText w:val="%3."/>
      <w:lvlJc w:val="end"/>
      <w:pPr>
        <w:ind w:start="122.40pt" w:hanging="9pt"/>
      </w:pPr>
    </w:lvl>
    <w:lvl w:ilvl="3" w:tplc="0816000F" w:tentative="1">
      <w:start w:val="1"/>
      <w:numFmt w:val="decimal"/>
      <w:lvlText w:val="%4."/>
      <w:lvlJc w:val="start"/>
      <w:pPr>
        <w:ind w:start="158.40pt" w:hanging="18pt"/>
      </w:pPr>
    </w:lvl>
    <w:lvl w:ilvl="4" w:tplc="08160019" w:tentative="1">
      <w:start w:val="1"/>
      <w:numFmt w:val="lowerLetter"/>
      <w:lvlText w:val="%5."/>
      <w:lvlJc w:val="start"/>
      <w:pPr>
        <w:ind w:start="194.40pt" w:hanging="18pt"/>
      </w:pPr>
    </w:lvl>
    <w:lvl w:ilvl="5" w:tplc="0816001B" w:tentative="1">
      <w:start w:val="1"/>
      <w:numFmt w:val="lowerRoman"/>
      <w:lvlText w:val="%6."/>
      <w:lvlJc w:val="end"/>
      <w:pPr>
        <w:ind w:start="230.40pt" w:hanging="9pt"/>
      </w:pPr>
    </w:lvl>
    <w:lvl w:ilvl="6" w:tplc="0816000F" w:tentative="1">
      <w:start w:val="1"/>
      <w:numFmt w:val="decimal"/>
      <w:lvlText w:val="%7."/>
      <w:lvlJc w:val="start"/>
      <w:pPr>
        <w:ind w:start="266.40pt" w:hanging="18pt"/>
      </w:pPr>
    </w:lvl>
    <w:lvl w:ilvl="7" w:tplc="08160019" w:tentative="1">
      <w:start w:val="1"/>
      <w:numFmt w:val="lowerLetter"/>
      <w:lvlText w:val="%8."/>
      <w:lvlJc w:val="start"/>
      <w:pPr>
        <w:ind w:start="302.40pt" w:hanging="18pt"/>
      </w:pPr>
    </w:lvl>
    <w:lvl w:ilvl="8" w:tplc="0816001B" w:tentative="1">
      <w:start w:val="1"/>
      <w:numFmt w:val="lowerRoman"/>
      <w:lvlText w:val="%9."/>
      <w:lvlJc w:val="end"/>
      <w:pPr>
        <w:ind w:start="338.40pt" w:hanging="9pt"/>
      </w:pPr>
    </w:lvl>
  </w:abstractNum>
  <w:abstractNum w:abstractNumId="18" w15:restartNumberingAfterBreak="0">
    <w:nsid w:val="4189603E"/>
    <w:multiLevelType w:val="multilevel"/>
    <w:tmpl w:val="0AB06E12"/>
    <w:lvl w:ilvl="0">
      <w:start w:val="1"/>
      <w:numFmt w:val="upperRoman"/>
      <w:pStyle w:val="Ttulo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Ttulo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Ttulo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Ttulo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9"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0"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1"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2"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23" w15:restartNumberingAfterBreak="0">
    <w:nsid w:val="6FCE20D2"/>
    <w:multiLevelType w:val="hybridMultilevel"/>
    <w:tmpl w:val="CB900FDE"/>
    <w:lvl w:ilvl="0" w:tplc="2EBA1078">
      <w:start w:val="1"/>
      <w:numFmt w:val="decimal"/>
      <w:lvlText w:val="[%1]"/>
      <w:lvlJc w:val="start"/>
      <w:pPr>
        <w:ind w:start="36pt" w:hanging="18pt"/>
      </w:pPr>
    </w:lvl>
    <w:lvl w:ilvl="1" w:tplc="11F8DA70">
      <w:start w:val="1"/>
      <w:numFmt w:val="lowerLetter"/>
      <w:lvlText w:val="%2."/>
      <w:lvlJc w:val="start"/>
      <w:pPr>
        <w:ind w:start="72pt" w:hanging="18pt"/>
      </w:pPr>
    </w:lvl>
    <w:lvl w:ilvl="2" w:tplc="AD984A82">
      <w:start w:val="1"/>
      <w:numFmt w:val="lowerRoman"/>
      <w:lvlText w:val="%3."/>
      <w:lvlJc w:val="end"/>
      <w:pPr>
        <w:ind w:start="108pt" w:hanging="9pt"/>
      </w:pPr>
    </w:lvl>
    <w:lvl w:ilvl="3" w:tplc="DE109C60">
      <w:start w:val="1"/>
      <w:numFmt w:val="decimal"/>
      <w:lvlText w:val="%4."/>
      <w:lvlJc w:val="start"/>
      <w:pPr>
        <w:ind w:start="144pt" w:hanging="18pt"/>
      </w:pPr>
    </w:lvl>
    <w:lvl w:ilvl="4" w:tplc="BE4E65F4">
      <w:start w:val="1"/>
      <w:numFmt w:val="lowerLetter"/>
      <w:lvlText w:val="%5."/>
      <w:lvlJc w:val="start"/>
      <w:pPr>
        <w:ind w:start="180pt" w:hanging="18pt"/>
      </w:pPr>
    </w:lvl>
    <w:lvl w:ilvl="5" w:tplc="AB4ADAFE">
      <w:start w:val="1"/>
      <w:numFmt w:val="lowerRoman"/>
      <w:lvlText w:val="%6."/>
      <w:lvlJc w:val="end"/>
      <w:pPr>
        <w:ind w:start="216pt" w:hanging="9pt"/>
      </w:pPr>
    </w:lvl>
    <w:lvl w:ilvl="6" w:tplc="D826DFB2">
      <w:start w:val="1"/>
      <w:numFmt w:val="decimal"/>
      <w:lvlText w:val="%7."/>
      <w:lvlJc w:val="start"/>
      <w:pPr>
        <w:ind w:start="252pt" w:hanging="18pt"/>
      </w:pPr>
    </w:lvl>
    <w:lvl w:ilvl="7" w:tplc="6CEC1A0C">
      <w:start w:val="1"/>
      <w:numFmt w:val="lowerLetter"/>
      <w:lvlText w:val="%8."/>
      <w:lvlJc w:val="start"/>
      <w:pPr>
        <w:ind w:start="288pt" w:hanging="18pt"/>
      </w:pPr>
    </w:lvl>
    <w:lvl w:ilvl="8" w:tplc="85B2A67E">
      <w:start w:val="1"/>
      <w:numFmt w:val="lowerRoman"/>
      <w:lvlText w:val="%9."/>
      <w:lvlJc w:val="end"/>
      <w:pPr>
        <w:ind w:start="324pt" w:hanging="9pt"/>
      </w:pPr>
    </w:lvl>
  </w:abstractNum>
  <w:abstractNum w:abstractNumId="24" w15:restartNumberingAfterBreak="0">
    <w:nsid w:val="77F010E6"/>
    <w:multiLevelType w:val="hybridMultilevel"/>
    <w:tmpl w:val="90128614"/>
    <w:lvl w:ilvl="0" w:tplc="0BA659C4">
      <w:numFmt w:val="none"/>
      <w:lvlText w:val=""/>
      <w:lvlJc w:val="start"/>
      <w:pPr>
        <w:tabs>
          <w:tab w:val="num" w:pos="18pt"/>
        </w:tabs>
      </w:pPr>
    </w:lvl>
    <w:lvl w:ilvl="1" w:tplc="2166C24E">
      <w:start w:val="1"/>
      <w:numFmt w:val="lowerLetter"/>
      <w:lvlText w:val="%2."/>
      <w:lvlJc w:val="start"/>
      <w:pPr>
        <w:ind w:start="72pt" w:hanging="18pt"/>
      </w:pPr>
    </w:lvl>
    <w:lvl w:ilvl="2" w:tplc="A89CED94">
      <w:start w:val="1"/>
      <w:numFmt w:val="lowerRoman"/>
      <w:lvlText w:val="%3."/>
      <w:lvlJc w:val="end"/>
      <w:pPr>
        <w:ind w:start="108pt" w:hanging="9pt"/>
      </w:pPr>
    </w:lvl>
    <w:lvl w:ilvl="3" w:tplc="EDA8EC32">
      <w:start w:val="1"/>
      <w:numFmt w:val="decimal"/>
      <w:lvlText w:val="%4."/>
      <w:lvlJc w:val="start"/>
      <w:pPr>
        <w:ind w:start="144pt" w:hanging="18pt"/>
      </w:pPr>
    </w:lvl>
    <w:lvl w:ilvl="4" w:tplc="BEC05BAA">
      <w:start w:val="1"/>
      <w:numFmt w:val="lowerLetter"/>
      <w:lvlText w:val="%5."/>
      <w:lvlJc w:val="start"/>
      <w:pPr>
        <w:ind w:start="180pt" w:hanging="18pt"/>
      </w:pPr>
    </w:lvl>
    <w:lvl w:ilvl="5" w:tplc="F7EA64DA">
      <w:start w:val="1"/>
      <w:numFmt w:val="lowerRoman"/>
      <w:lvlText w:val="%6."/>
      <w:lvlJc w:val="end"/>
      <w:pPr>
        <w:ind w:start="216pt" w:hanging="9pt"/>
      </w:pPr>
    </w:lvl>
    <w:lvl w:ilvl="6" w:tplc="87983AB8">
      <w:start w:val="1"/>
      <w:numFmt w:val="decimal"/>
      <w:lvlText w:val="%7."/>
      <w:lvlJc w:val="start"/>
      <w:pPr>
        <w:ind w:start="252pt" w:hanging="18pt"/>
      </w:pPr>
    </w:lvl>
    <w:lvl w:ilvl="7" w:tplc="2EE8BFFA">
      <w:start w:val="1"/>
      <w:numFmt w:val="lowerLetter"/>
      <w:lvlText w:val="%8."/>
      <w:lvlJc w:val="start"/>
      <w:pPr>
        <w:ind w:start="288pt" w:hanging="18pt"/>
      </w:pPr>
    </w:lvl>
    <w:lvl w:ilvl="8" w:tplc="5BE6DE90">
      <w:start w:val="1"/>
      <w:numFmt w:val="lowerRoman"/>
      <w:lvlText w:val="%9."/>
      <w:lvlJc w:val="end"/>
      <w:pPr>
        <w:ind w:start="324pt" w:hanging="9pt"/>
      </w:pPr>
    </w:lvl>
  </w:abstractNum>
  <w:abstractNum w:abstractNumId="25" w15:restartNumberingAfterBreak="0">
    <w:nsid w:val="7C3BA1D4"/>
    <w:multiLevelType w:val="hybridMultilevel"/>
    <w:tmpl w:val="FFFFFFFF"/>
    <w:lvl w:ilvl="0" w:tplc="FF10CAFA">
      <w:numFmt w:val="none"/>
      <w:lvlText w:val=""/>
      <w:lvlJc w:val="start"/>
      <w:pPr>
        <w:tabs>
          <w:tab w:val="num" w:pos="18pt"/>
        </w:tabs>
      </w:pPr>
    </w:lvl>
    <w:lvl w:ilvl="1" w:tplc="669A9AE4">
      <w:start w:val="1"/>
      <w:numFmt w:val="lowerLetter"/>
      <w:lvlText w:val="%2."/>
      <w:lvlJc w:val="start"/>
      <w:pPr>
        <w:ind w:start="72pt" w:hanging="18pt"/>
      </w:pPr>
    </w:lvl>
    <w:lvl w:ilvl="2" w:tplc="B3DEF04E">
      <w:start w:val="1"/>
      <w:numFmt w:val="lowerRoman"/>
      <w:lvlText w:val="%3."/>
      <w:lvlJc w:val="end"/>
      <w:pPr>
        <w:ind w:start="108pt" w:hanging="9pt"/>
      </w:pPr>
    </w:lvl>
    <w:lvl w:ilvl="3" w:tplc="9AD6A90E">
      <w:start w:val="1"/>
      <w:numFmt w:val="decimal"/>
      <w:lvlText w:val="%4."/>
      <w:lvlJc w:val="start"/>
      <w:pPr>
        <w:ind w:start="144pt" w:hanging="18pt"/>
      </w:pPr>
    </w:lvl>
    <w:lvl w:ilvl="4" w:tplc="0DD89E52">
      <w:start w:val="1"/>
      <w:numFmt w:val="lowerLetter"/>
      <w:lvlText w:val="%5."/>
      <w:lvlJc w:val="start"/>
      <w:pPr>
        <w:ind w:start="180pt" w:hanging="18pt"/>
      </w:pPr>
    </w:lvl>
    <w:lvl w:ilvl="5" w:tplc="2ADCB6E2">
      <w:start w:val="1"/>
      <w:numFmt w:val="lowerRoman"/>
      <w:lvlText w:val="%6."/>
      <w:lvlJc w:val="end"/>
      <w:pPr>
        <w:ind w:start="216pt" w:hanging="9pt"/>
      </w:pPr>
    </w:lvl>
    <w:lvl w:ilvl="6" w:tplc="967A4F3E">
      <w:start w:val="1"/>
      <w:numFmt w:val="decimal"/>
      <w:lvlText w:val="%7."/>
      <w:lvlJc w:val="start"/>
      <w:pPr>
        <w:ind w:start="252pt" w:hanging="18pt"/>
      </w:pPr>
    </w:lvl>
    <w:lvl w:ilvl="7" w:tplc="6B3A2CA4">
      <w:start w:val="1"/>
      <w:numFmt w:val="lowerLetter"/>
      <w:lvlText w:val="%8."/>
      <w:lvlJc w:val="start"/>
      <w:pPr>
        <w:ind w:start="288pt" w:hanging="18pt"/>
      </w:pPr>
    </w:lvl>
    <w:lvl w:ilvl="8" w:tplc="DAB4AD14">
      <w:start w:val="1"/>
      <w:numFmt w:val="lowerRoman"/>
      <w:lvlText w:val="%9."/>
      <w:lvlJc w:val="end"/>
      <w:pPr>
        <w:ind w:start="324pt" w:hanging="9pt"/>
      </w:pPr>
    </w:lvl>
  </w:abstractNum>
  <w:abstractNum w:abstractNumId="26" w15:restartNumberingAfterBreak="0">
    <w:nsid w:val="7E98DFCC"/>
    <w:multiLevelType w:val="hybridMultilevel"/>
    <w:tmpl w:val="FFFFFFFF"/>
    <w:lvl w:ilvl="0" w:tplc="74AC5A8E">
      <w:numFmt w:val="none"/>
      <w:lvlText w:val=""/>
      <w:lvlJc w:val="start"/>
      <w:pPr>
        <w:tabs>
          <w:tab w:val="num" w:pos="18pt"/>
        </w:tabs>
      </w:pPr>
    </w:lvl>
    <w:lvl w:ilvl="1" w:tplc="8A24F252">
      <w:start w:val="1"/>
      <w:numFmt w:val="lowerLetter"/>
      <w:lvlText w:val="%2."/>
      <w:lvlJc w:val="start"/>
      <w:pPr>
        <w:ind w:start="72pt" w:hanging="18pt"/>
      </w:pPr>
    </w:lvl>
    <w:lvl w:ilvl="2" w:tplc="DA8CDE58">
      <w:start w:val="1"/>
      <w:numFmt w:val="lowerRoman"/>
      <w:lvlText w:val="%3."/>
      <w:lvlJc w:val="end"/>
      <w:pPr>
        <w:ind w:start="108pt" w:hanging="9pt"/>
      </w:pPr>
    </w:lvl>
    <w:lvl w:ilvl="3" w:tplc="74625FD0">
      <w:start w:val="1"/>
      <w:numFmt w:val="decimal"/>
      <w:lvlText w:val="%4."/>
      <w:lvlJc w:val="start"/>
      <w:pPr>
        <w:ind w:start="144pt" w:hanging="18pt"/>
      </w:pPr>
    </w:lvl>
    <w:lvl w:ilvl="4" w:tplc="3FB0D0DC">
      <w:start w:val="1"/>
      <w:numFmt w:val="lowerLetter"/>
      <w:lvlText w:val="%5."/>
      <w:lvlJc w:val="start"/>
      <w:pPr>
        <w:ind w:start="180pt" w:hanging="18pt"/>
      </w:pPr>
    </w:lvl>
    <w:lvl w:ilvl="5" w:tplc="1960F296">
      <w:start w:val="1"/>
      <w:numFmt w:val="lowerRoman"/>
      <w:lvlText w:val="%6."/>
      <w:lvlJc w:val="end"/>
      <w:pPr>
        <w:ind w:start="216pt" w:hanging="9pt"/>
      </w:pPr>
    </w:lvl>
    <w:lvl w:ilvl="6" w:tplc="2AE87036">
      <w:start w:val="1"/>
      <w:numFmt w:val="decimal"/>
      <w:lvlText w:val="%7."/>
      <w:lvlJc w:val="start"/>
      <w:pPr>
        <w:ind w:start="252pt" w:hanging="18pt"/>
      </w:pPr>
    </w:lvl>
    <w:lvl w:ilvl="7" w:tplc="23143A94">
      <w:start w:val="1"/>
      <w:numFmt w:val="lowerLetter"/>
      <w:lvlText w:val="%8."/>
      <w:lvlJc w:val="start"/>
      <w:pPr>
        <w:ind w:start="288pt" w:hanging="18pt"/>
      </w:pPr>
    </w:lvl>
    <w:lvl w:ilvl="8" w:tplc="8A7C5D24">
      <w:start w:val="1"/>
      <w:numFmt w:val="lowerRoman"/>
      <w:lvlText w:val="%9."/>
      <w:lvlJc w:val="end"/>
      <w:pPr>
        <w:ind w:start="324pt" w:hanging="9pt"/>
      </w:pPr>
    </w:lvl>
  </w:abstractNum>
  <w:num w:numId="1" w16cid:durableId="1369909383">
    <w:abstractNumId w:val="15"/>
  </w:num>
  <w:num w:numId="2" w16cid:durableId="568543031">
    <w:abstractNumId w:val="21"/>
  </w:num>
  <w:num w:numId="3" w16cid:durableId="1207790780">
    <w:abstractNumId w:val="14"/>
  </w:num>
  <w:num w:numId="4" w16cid:durableId="629168631">
    <w:abstractNumId w:val="18"/>
  </w:num>
  <w:num w:numId="5" w16cid:durableId="1032806882">
    <w:abstractNumId w:val="18"/>
  </w:num>
  <w:num w:numId="6" w16cid:durableId="1614826021">
    <w:abstractNumId w:val="18"/>
  </w:num>
  <w:num w:numId="7" w16cid:durableId="1871990542">
    <w:abstractNumId w:val="18"/>
  </w:num>
  <w:num w:numId="8" w16cid:durableId="2088458160">
    <w:abstractNumId w:val="20"/>
  </w:num>
  <w:num w:numId="9" w16cid:durableId="231694775">
    <w:abstractNumId w:val="22"/>
  </w:num>
  <w:num w:numId="10" w16cid:durableId="2126189682">
    <w:abstractNumId w:val="16"/>
  </w:num>
  <w:num w:numId="11" w16cid:durableId="771515552">
    <w:abstractNumId w:val="13"/>
  </w:num>
  <w:num w:numId="12" w16cid:durableId="1603688421">
    <w:abstractNumId w:val="12"/>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9"/>
  </w:num>
  <w:num w:numId="25" w16cid:durableId="287324051">
    <w:abstractNumId w:val="17"/>
  </w:num>
  <w:num w:numId="26" w16cid:durableId="2102603442">
    <w:abstractNumId w:val="24"/>
  </w:num>
  <w:num w:numId="27" w16cid:durableId="568924503">
    <w:abstractNumId w:val="25"/>
  </w:num>
  <w:num w:numId="28" w16cid:durableId="1353412713">
    <w:abstractNumId w:val="26"/>
  </w:num>
  <w:num w:numId="29" w16cid:durableId="1162351991">
    <w:abstractNumId w:val="11"/>
  </w:num>
  <w:num w:numId="30" w16cid:durableId="370543619">
    <w:abstractNumId w:val="23"/>
  </w:num>
</w:numbering>
</file>

<file path=word/people.xml><?xml version="1.0" encoding="utf-8"?>
<w15:peopl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15:person w15:author="afonso henrique">
    <w15:presenceInfo w15:providerId="Windows Live" w15:userId="4c363ee6d3460e7c"/>
  </w15:person>
  <w15:person w15:author="Miguel Afonso Dias de Ayala Botto">
    <w15:presenceInfo w15:providerId="AD" w15:userId="S::ist12889@tecnico.ulisboa.pt::14dca1c7-3105-42f5-a505-dab1e1807a38"/>
  </w15:person>
</w15:people>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defaultTabStop w:val="36pt"/>
  <w:hyphenationZone w:val="21.25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1B60"/>
    <w:rsid w:val="000022C8"/>
    <w:rsid w:val="0000239E"/>
    <w:rsid w:val="00002651"/>
    <w:rsid w:val="00003042"/>
    <w:rsid w:val="000050C6"/>
    <w:rsid w:val="00006985"/>
    <w:rsid w:val="00006D3C"/>
    <w:rsid w:val="00007D89"/>
    <w:rsid w:val="000105E2"/>
    <w:rsid w:val="000131E9"/>
    <w:rsid w:val="0001462F"/>
    <w:rsid w:val="000154A1"/>
    <w:rsid w:val="00015767"/>
    <w:rsid w:val="00015E70"/>
    <w:rsid w:val="00016D35"/>
    <w:rsid w:val="00021360"/>
    <w:rsid w:val="00021404"/>
    <w:rsid w:val="00021C1D"/>
    <w:rsid w:val="0002203E"/>
    <w:rsid w:val="0002233F"/>
    <w:rsid w:val="000229A2"/>
    <w:rsid w:val="00022F9F"/>
    <w:rsid w:val="00024496"/>
    <w:rsid w:val="0002638F"/>
    <w:rsid w:val="000275C7"/>
    <w:rsid w:val="000312B3"/>
    <w:rsid w:val="000319C8"/>
    <w:rsid w:val="000322BE"/>
    <w:rsid w:val="00032310"/>
    <w:rsid w:val="000334BC"/>
    <w:rsid w:val="00033960"/>
    <w:rsid w:val="00033A4F"/>
    <w:rsid w:val="0003432D"/>
    <w:rsid w:val="00034F56"/>
    <w:rsid w:val="000353CE"/>
    <w:rsid w:val="00035627"/>
    <w:rsid w:val="0003627A"/>
    <w:rsid w:val="00036462"/>
    <w:rsid w:val="00040F4E"/>
    <w:rsid w:val="00041167"/>
    <w:rsid w:val="00041ABF"/>
    <w:rsid w:val="000420A6"/>
    <w:rsid w:val="0004288B"/>
    <w:rsid w:val="00042BBF"/>
    <w:rsid w:val="00043B9A"/>
    <w:rsid w:val="0004421A"/>
    <w:rsid w:val="00047037"/>
    <w:rsid w:val="0004781E"/>
    <w:rsid w:val="00047F3E"/>
    <w:rsid w:val="00050414"/>
    <w:rsid w:val="00050EDD"/>
    <w:rsid w:val="00050FFB"/>
    <w:rsid w:val="00051994"/>
    <w:rsid w:val="00051EC6"/>
    <w:rsid w:val="00052E74"/>
    <w:rsid w:val="00053763"/>
    <w:rsid w:val="000537F1"/>
    <w:rsid w:val="000549B0"/>
    <w:rsid w:val="000549C5"/>
    <w:rsid w:val="00054CF7"/>
    <w:rsid w:val="00054D25"/>
    <w:rsid w:val="00054DCA"/>
    <w:rsid w:val="000558F0"/>
    <w:rsid w:val="00055F2C"/>
    <w:rsid w:val="000565A0"/>
    <w:rsid w:val="00057708"/>
    <w:rsid w:val="00057F43"/>
    <w:rsid w:val="000606AD"/>
    <w:rsid w:val="000631D0"/>
    <w:rsid w:val="00066143"/>
    <w:rsid w:val="00066568"/>
    <w:rsid w:val="000666D4"/>
    <w:rsid w:val="00066BF6"/>
    <w:rsid w:val="0006794B"/>
    <w:rsid w:val="00067F90"/>
    <w:rsid w:val="0007008C"/>
    <w:rsid w:val="000707BD"/>
    <w:rsid w:val="00070B13"/>
    <w:rsid w:val="00070CA8"/>
    <w:rsid w:val="00070DAF"/>
    <w:rsid w:val="00073817"/>
    <w:rsid w:val="00075003"/>
    <w:rsid w:val="00075A7B"/>
    <w:rsid w:val="00080159"/>
    <w:rsid w:val="000814D6"/>
    <w:rsid w:val="00081780"/>
    <w:rsid w:val="00083647"/>
    <w:rsid w:val="000868BB"/>
    <w:rsid w:val="000874FB"/>
    <w:rsid w:val="0008758A"/>
    <w:rsid w:val="00091003"/>
    <w:rsid w:val="00091932"/>
    <w:rsid w:val="00091D95"/>
    <w:rsid w:val="00091DDB"/>
    <w:rsid w:val="000923D8"/>
    <w:rsid w:val="000930A3"/>
    <w:rsid w:val="00093150"/>
    <w:rsid w:val="0009493C"/>
    <w:rsid w:val="00094CF7"/>
    <w:rsid w:val="00095781"/>
    <w:rsid w:val="00095C31"/>
    <w:rsid w:val="00095D81"/>
    <w:rsid w:val="000961C8"/>
    <w:rsid w:val="000965B3"/>
    <w:rsid w:val="00096D78"/>
    <w:rsid w:val="000A0408"/>
    <w:rsid w:val="000A0564"/>
    <w:rsid w:val="000A0B92"/>
    <w:rsid w:val="000A10DA"/>
    <w:rsid w:val="000A1A41"/>
    <w:rsid w:val="000A23CA"/>
    <w:rsid w:val="000A3054"/>
    <w:rsid w:val="000A3267"/>
    <w:rsid w:val="000A371D"/>
    <w:rsid w:val="000A3A4A"/>
    <w:rsid w:val="000A4351"/>
    <w:rsid w:val="000A4A4B"/>
    <w:rsid w:val="000A5B1C"/>
    <w:rsid w:val="000A5E0D"/>
    <w:rsid w:val="000A675C"/>
    <w:rsid w:val="000A718A"/>
    <w:rsid w:val="000B0EF5"/>
    <w:rsid w:val="000B3E0B"/>
    <w:rsid w:val="000B416E"/>
    <w:rsid w:val="000B44BA"/>
    <w:rsid w:val="000B45D0"/>
    <w:rsid w:val="000B6192"/>
    <w:rsid w:val="000B6252"/>
    <w:rsid w:val="000B6F6E"/>
    <w:rsid w:val="000B708F"/>
    <w:rsid w:val="000C0FC9"/>
    <w:rsid w:val="000C17BE"/>
    <w:rsid w:val="000C1E68"/>
    <w:rsid w:val="000C43C7"/>
    <w:rsid w:val="000C5592"/>
    <w:rsid w:val="000C56E5"/>
    <w:rsid w:val="000C5A16"/>
    <w:rsid w:val="000C6443"/>
    <w:rsid w:val="000C64F2"/>
    <w:rsid w:val="000C66D6"/>
    <w:rsid w:val="000C6AA0"/>
    <w:rsid w:val="000C6F81"/>
    <w:rsid w:val="000C7197"/>
    <w:rsid w:val="000D17C2"/>
    <w:rsid w:val="000D17FD"/>
    <w:rsid w:val="000D1EB6"/>
    <w:rsid w:val="000D2355"/>
    <w:rsid w:val="000D4FA9"/>
    <w:rsid w:val="000D552A"/>
    <w:rsid w:val="000D58D3"/>
    <w:rsid w:val="000D59EA"/>
    <w:rsid w:val="000D5F47"/>
    <w:rsid w:val="000D65F9"/>
    <w:rsid w:val="000D6B05"/>
    <w:rsid w:val="000D6C09"/>
    <w:rsid w:val="000D7546"/>
    <w:rsid w:val="000D7E25"/>
    <w:rsid w:val="000E0722"/>
    <w:rsid w:val="000E0885"/>
    <w:rsid w:val="000E11EB"/>
    <w:rsid w:val="000E123C"/>
    <w:rsid w:val="000E25BA"/>
    <w:rsid w:val="000E2C2C"/>
    <w:rsid w:val="000E2F9B"/>
    <w:rsid w:val="000E4B4A"/>
    <w:rsid w:val="000E51D6"/>
    <w:rsid w:val="000E558D"/>
    <w:rsid w:val="000E5FE6"/>
    <w:rsid w:val="000E6328"/>
    <w:rsid w:val="000E643C"/>
    <w:rsid w:val="000E6E91"/>
    <w:rsid w:val="000E7880"/>
    <w:rsid w:val="000E7939"/>
    <w:rsid w:val="000E7973"/>
    <w:rsid w:val="000E7CE2"/>
    <w:rsid w:val="000F0B6C"/>
    <w:rsid w:val="000F100E"/>
    <w:rsid w:val="000F23A5"/>
    <w:rsid w:val="000F2DEF"/>
    <w:rsid w:val="000F3B8E"/>
    <w:rsid w:val="000F3C4F"/>
    <w:rsid w:val="000F4232"/>
    <w:rsid w:val="000F5E49"/>
    <w:rsid w:val="000F7FBA"/>
    <w:rsid w:val="00101AE5"/>
    <w:rsid w:val="00101E96"/>
    <w:rsid w:val="0010208D"/>
    <w:rsid w:val="00102425"/>
    <w:rsid w:val="001030F4"/>
    <w:rsid w:val="00103704"/>
    <w:rsid w:val="001039CF"/>
    <w:rsid w:val="001040EE"/>
    <w:rsid w:val="001053D0"/>
    <w:rsid w:val="00105A5C"/>
    <w:rsid w:val="00105BA1"/>
    <w:rsid w:val="00105E2D"/>
    <w:rsid w:val="001106D0"/>
    <w:rsid w:val="0011154E"/>
    <w:rsid w:val="00111FDD"/>
    <w:rsid w:val="00112368"/>
    <w:rsid w:val="00112B56"/>
    <w:rsid w:val="001132AA"/>
    <w:rsid w:val="00114B61"/>
    <w:rsid w:val="00115AB6"/>
    <w:rsid w:val="00115DAD"/>
    <w:rsid w:val="001161D0"/>
    <w:rsid w:val="00116ED1"/>
    <w:rsid w:val="00117091"/>
    <w:rsid w:val="00117D7A"/>
    <w:rsid w:val="00121B8B"/>
    <w:rsid w:val="00121E24"/>
    <w:rsid w:val="00123253"/>
    <w:rsid w:val="0012586E"/>
    <w:rsid w:val="00125E96"/>
    <w:rsid w:val="00126232"/>
    <w:rsid w:val="00126B9E"/>
    <w:rsid w:val="00126C5E"/>
    <w:rsid w:val="001274AF"/>
    <w:rsid w:val="00127CB2"/>
    <w:rsid w:val="001302DB"/>
    <w:rsid w:val="00130B8F"/>
    <w:rsid w:val="00132503"/>
    <w:rsid w:val="00132BC5"/>
    <w:rsid w:val="001337C4"/>
    <w:rsid w:val="00135021"/>
    <w:rsid w:val="00135F13"/>
    <w:rsid w:val="001363D9"/>
    <w:rsid w:val="00136458"/>
    <w:rsid w:val="00136855"/>
    <w:rsid w:val="00137456"/>
    <w:rsid w:val="001403BE"/>
    <w:rsid w:val="00141519"/>
    <w:rsid w:val="00141AE7"/>
    <w:rsid w:val="00141D27"/>
    <w:rsid w:val="00142FD7"/>
    <w:rsid w:val="0014398D"/>
    <w:rsid w:val="00143A21"/>
    <w:rsid w:val="001442E9"/>
    <w:rsid w:val="00144F8E"/>
    <w:rsid w:val="00145237"/>
    <w:rsid w:val="00145456"/>
    <w:rsid w:val="00151639"/>
    <w:rsid w:val="001518ED"/>
    <w:rsid w:val="00152755"/>
    <w:rsid w:val="00156C70"/>
    <w:rsid w:val="00157D0D"/>
    <w:rsid w:val="001616D2"/>
    <w:rsid w:val="001620A4"/>
    <w:rsid w:val="001640E5"/>
    <w:rsid w:val="00164D27"/>
    <w:rsid w:val="00164D6A"/>
    <w:rsid w:val="0016574F"/>
    <w:rsid w:val="001664B0"/>
    <w:rsid w:val="0016681B"/>
    <w:rsid w:val="00167740"/>
    <w:rsid w:val="00167BBE"/>
    <w:rsid w:val="00167C1D"/>
    <w:rsid w:val="00167F54"/>
    <w:rsid w:val="0017100B"/>
    <w:rsid w:val="00171712"/>
    <w:rsid w:val="00172332"/>
    <w:rsid w:val="00172CEE"/>
    <w:rsid w:val="001733E4"/>
    <w:rsid w:val="00177199"/>
    <w:rsid w:val="00180070"/>
    <w:rsid w:val="0018017D"/>
    <w:rsid w:val="00182747"/>
    <w:rsid w:val="00182FED"/>
    <w:rsid w:val="00184CF8"/>
    <w:rsid w:val="00184E5A"/>
    <w:rsid w:val="00186362"/>
    <w:rsid w:val="001863FF"/>
    <w:rsid w:val="001867A4"/>
    <w:rsid w:val="00187564"/>
    <w:rsid w:val="00190824"/>
    <w:rsid w:val="00190FFC"/>
    <w:rsid w:val="0019204E"/>
    <w:rsid w:val="00192180"/>
    <w:rsid w:val="00194500"/>
    <w:rsid w:val="00194CB6"/>
    <w:rsid w:val="001953A2"/>
    <w:rsid w:val="0019572A"/>
    <w:rsid w:val="00195B34"/>
    <w:rsid w:val="00196002"/>
    <w:rsid w:val="0019634A"/>
    <w:rsid w:val="00196CAC"/>
    <w:rsid w:val="00196CC5"/>
    <w:rsid w:val="001A0A96"/>
    <w:rsid w:val="001A1AB9"/>
    <w:rsid w:val="001A1B0D"/>
    <w:rsid w:val="001A2447"/>
    <w:rsid w:val="001A2EFD"/>
    <w:rsid w:val="001A3137"/>
    <w:rsid w:val="001A331F"/>
    <w:rsid w:val="001A3398"/>
    <w:rsid w:val="001A3B3D"/>
    <w:rsid w:val="001A40FB"/>
    <w:rsid w:val="001A51B7"/>
    <w:rsid w:val="001A57C2"/>
    <w:rsid w:val="001A642F"/>
    <w:rsid w:val="001B0A8F"/>
    <w:rsid w:val="001B11EC"/>
    <w:rsid w:val="001B1978"/>
    <w:rsid w:val="001B2EAD"/>
    <w:rsid w:val="001B4165"/>
    <w:rsid w:val="001B4387"/>
    <w:rsid w:val="001B446B"/>
    <w:rsid w:val="001B52EA"/>
    <w:rsid w:val="001B59BE"/>
    <w:rsid w:val="001B5C64"/>
    <w:rsid w:val="001B66B2"/>
    <w:rsid w:val="001B67DC"/>
    <w:rsid w:val="001C078B"/>
    <w:rsid w:val="001C3FD2"/>
    <w:rsid w:val="001C40F9"/>
    <w:rsid w:val="001C4505"/>
    <w:rsid w:val="001C47A6"/>
    <w:rsid w:val="001C56B0"/>
    <w:rsid w:val="001C7926"/>
    <w:rsid w:val="001C7E5F"/>
    <w:rsid w:val="001D06B1"/>
    <w:rsid w:val="001D0C25"/>
    <w:rsid w:val="001D0FC2"/>
    <w:rsid w:val="001D1A6C"/>
    <w:rsid w:val="001D2B09"/>
    <w:rsid w:val="001D311D"/>
    <w:rsid w:val="001D40F5"/>
    <w:rsid w:val="001D4486"/>
    <w:rsid w:val="001D45D5"/>
    <w:rsid w:val="001D504D"/>
    <w:rsid w:val="001D5355"/>
    <w:rsid w:val="001D55E6"/>
    <w:rsid w:val="001D5BCC"/>
    <w:rsid w:val="001D5F05"/>
    <w:rsid w:val="001D6171"/>
    <w:rsid w:val="001E04B1"/>
    <w:rsid w:val="001E0CF2"/>
    <w:rsid w:val="001E54BB"/>
    <w:rsid w:val="001E5A23"/>
    <w:rsid w:val="001E5E30"/>
    <w:rsid w:val="001E6A93"/>
    <w:rsid w:val="001E6FDB"/>
    <w:rsid w:val="001E77C3"/>
    <w:rsid w:val="001F1D7E"/>
    <w:rsid w:val="001F265D"/>
    <w:rsid w:val="001F27FE"/>
    <w:rsid w:val="001F3145"/>
    <w:rsid w:val="001F3594"/>
    <w:rsid w:val="001F3ADD"/>
    <w:rsid w:val="001F3CEB"/>
    <w:rsid w:val="001F42D4"/>
    <w:rsid w:val="001F4A61"/>
    <w:rsid w:val="001F4EFD"/>
    <w:rsid w:val="001F5573"/>
    <w:rsid w:val="001F5D99"/>
    <w:rsid w:val="001F7C7B"/>
    <w:rsid w:val="001F7F9F"/>
    <w:rsid w:val="0020058B"/>
    <w:rsid w:val="0020141A"/>
    <w:rsid w:val="002016D0"/>
    <w:rsid w:val="00202BD3"/>
    <w:rsid w:val="0020313A"/>
    <w:rsid w:val="00203D88"/>
    <w:rsid w:val="00203FFE"/>
    <w:rsid w:val="00204309"/>
    <w:rsid w:val="002053F2"/>
    <w:rsid w:val="00206694"/>
    <w:rsid w:val="00206ACA"/>
    <w:rsid w:val="0020767F"/>
    <w:rsid w:val="00207A28"/>
    <w:rsid w:val="002106D8"/>
    <w:rsid w:val="002111AC"/>
    <w:rsid w:val="002136EB"/>
    <w:rsid w:val="00213736"/>
    <w:rsid w:val="002144E9"/>
    <w:rsid w:val="002158EE"/>
    <w:rsid w:val="00215A18"/>
    <w:rsid w:val="00215FF1"/>
    <w:rsid w:val="00217610"/>
    <w:rsid w:val="002177B8"/>
    <w:rsid w:val="00217D45"/>
    <w:rsid w:val="00221C78"/>
    <w:rsid w:val="002227F6"/>
    <w:rsid w:val="00222D81"/>
    <w:rsid w:val="00223737"/>
    <w:rsid w:val="00224408"/>
    <w:rsid w:val="00224A49"/>
    <w:rsid w:val="002253E4"/>
    <w:rsid w:val="002254A9"/>
    <w:rsid w:val="002256F7"/>
    <w:rsid w:val="00230C1D"/>
    <w:rsid w:val="002313C6"/>
    <w:rsid w:val="00231991"/>
    <w:rsid w:val="00231A7E"/>
    <w:rsid w:val="00232FCF"/>
    <w:rsid w:val="00233318"/>
    <w:rsid w:val="00233D97"/>
    <w:rsid w:val="002347A2"/>
    <w:rsid w:val="0023496C"/>
    <w:rsid w:val="002361F8"/>
    <w:rsid w:val="0023750D"/>
    <w:rsid w:val="002375F4"/>
    <w:rsid w:val="0024046F"/>
    <w:rsid w:val="00240592"/>
    <w:rsid w:val="00240D68"/>
    <w:rsid w:val="002418B3"/>
    <w:rsid w:val="00241A19"/>
    <w:rsid w:val="00241F59"/>
    <w:rsid w:val="0024203B"/>
    <w:rsid w:val="002423D1"/>
    <w:rsid w:val="00243612"/>
    <w:rsid w:val="00244127"/>
    <w:rsid w:val="0024495B"/>
    <w:rsid w:val="002455AC"/>
    <w:rsid w:val="00246B42"/>
    <w:rsid w:val="00252BD6"/>
    <w:rsid w:val="002533E2"/>
    <w:rsid w:val="0025438A"/>
    <w:rsid w:val="002546C8"/>
    <w:rsid w:val="002564B0"/>
    <w:rsid w:val="00256A46"/>
    <w:rsid w:val="00256BCA"/>
    <w:rsid w:val="00256E4D"/>
    <w:rsid w:val="002570CD"/>
    <w:rsid w:val="00257B27"/>
    <w:rsid w:val="00257C50"/>
    <w:rsid w:val="00261949"/>
    <w:rsid w:val="002626F0"/>
    <w:rsid w:val="00263749"/>
    <w:rsid w:val="002639F6"/>
    <w:rsid w:val="00263CFD"/>
    <w:rsid w:val="00264003"/>
    <w:rsid w:val="002641FE"/>
    <w:rsid w:val="00264B71"/>
    <w:rsid w:val="00265EA6"/>
    <w:rsid w:val="002660D7"/>
    <w:rsid w:val="0026650A"/>
    <w:rsid w:val="002668AB"/>
    <w:rsid w:val="00267F3E"/>
    <w:rsid w:val="002702C2"/>
    <w:rsid w:val="00271027"/>
    <w:rsid w:val="00271867"/>
    <w:rsid w:val="00271CFF"/>
    <w:rsid w:val="002721A3"/>
    <w:rsid w:val="0027281E"/>
    <w:rsid w:val="00273C1E"/>
    <w:rsid w:val="002746CD"/>
    <w:rsid w:val="00274840"/>
    <w:rsid w:val="00274C31"/>
    <w:rsid w:val="00275958"/>
    <w:rsid w:val="002765FA"/>
    <w:rsid w:val="00276CA8"/>
    <w:rsid w:val="00277540"/>
    <w:rsid w:val="00277AF1"/>
    <w:rsid w:val="002823FC"/>
    <w:rsid w:val="0028319F"/>
    <w:rsid w:val="00283AC3"/>
    <w:rsid w:val="002847C3"/>
    <w:rsid w:val="002850E3"/>
    <w:rsid w:val="00285214"/>
    <w:rsid w:val="002854B1"/>
    <w:rsid w:val="0028588C"/>
    <w:rsid w:val="00285F66"/>
    <w:rsid w:val="00287B4D"/>
    <w:rsid w:val="002909CF"/>
    <w:rsid w:val="00290FE3"/>
    <w:rsid w:val="00291A5A"/>
    <w:rsid w:val="00292F2D"/>
    <w:rsid w:val="00293C19"/>
    <w:rsid w:val="0029546D"/>
    <w:rsid w:val="00295DAF"/>
    <w:rsid w:val="0029629D"/>
    <w:rsid w:val="0029761C"/>
    <w:rsid w:val="002A05B9"/>
    <w:rsid w:val="002A07EC"/>
    <w:rsid w:val="002A0D7E"/>
    <w:rsid w:val="002A0DD9"/>
    <w:rsid w:val="002A0F4E"/>
    <w:rsid w:val="002A2D34"/>
    <w:rsid w:val="002A443D"/>
    <w:rsid w:val="002A5197"/>
    <w:rsid w:val="002A557C"/>
    <w:rsid w:val="002A5640"/>
    <w:rsid w:val="002A5AED"/>
    <w:rsid w:val="002A5CA6"/>
    <w:rsid w:val="002A6475"/>
    <w:rsid w:val="002A659E"/>
    <w:rsid w:val="002B0971"/>
    <w:rsid w:val="002B0A4D"/>
    <w:rsid w:val="002B150C"/>
    <w:rsid w:val="002B2C3F"/>
    <w:rsid w:val="002B4C2E"/>
    <w:rsid w:val="002B6260"/>
    <w:rsid w:val="002B62CB"/>
    <w:rsid w:val="002B710A"/>
    <w:rsid w:val="002C26FE"/>
    <w:rsid w:val="002C2ADA"/>
    <w:rsid w:val="002C30BB"/>
    <w:rsid w:val="002C4A04"/>
    <w:rsid w:val="002C5C92"/>
    <w:rsid w:val="002C6279"/>
    <w:rsid w:val="002D2BB6"/>
    <w:rsid w:val="002D4243"/>
    <w:rsid w:val="002D55E8"/>
    <w:rsid w:val="002D638B"/>
    <w:rsid w:val="002D770C"/>
    <w:rsid w:val="002D7B94"/>
    <w:rsid w:val="002E0901"/>
    <w:rsid w:val="002E20B1"/>
    <w:rsid w:val="002E227D"/>
    <w:rsid w:val="002E2988"/>
    <w:rsid w:val="002E2B4B"/>
    <w:rsid w:val="002E47BD"/>
    <w:rsid w:val="002E5F6B"/>
    <w:rsid w:val="002E621D"/>
    <w:rsid w:val="002E654D"/>
    <w:rsid w:val="002E6AF5"/>
    <w:rsid w:val="002E71D4"/>
    <w:rsid w:val="002E7355"/>
    <w:rsid w:val="002E74C8"/>
    <w:rsid w:val="002E763E"/>
    <w:rsid w:val="002E76F3"/>
    <w:rsid w:val="002F0377"/>
    <w:rsid w:val="002F0557"/>
    <w:rsid w:val="002F17F6"/>
    <w:rsid w:val="002F1D66"/>
    <w:rsid w:val="002F27EC"/>
    <w:rsid w:val="002F3675"/>
    <w:rsid w:val="002F417D"/>
    <w:rsid w:val="002F45D3"/>
    <w:rsid w:val="002F4D5A"/>
    <w:rsid w:val="002F5A9D"/>
    <w:rsid w:val="002F7ABE"/>
    <w:rsid w:val="00300C55"/>
    <w:rsid w:val="00300EE9"/>
    <w:rsid w:val="003022BB"/>
    <w:rsid w:val="00302DD8"/>
    <w:rsid w:val="0030424D"/>
    <w:rsid w:val="003101BE"/>
    <w:rsid w:val="00310EFF"/>
    <w:rsid w:val="0031138D"/>
    <w:rsid w:val="00311D8F"/>
    <w:rsid w:val="003149AB"/>
    <w:rsid w:val="00314EC2"/>
    <w:rsid w:val="00315899"/>
    <w:rsid w:val="00315D62"/>
    <w:rsid w:val="00316180"/>
    <w:rsid w:val="00316FAD"/>
    <w:rsid w:val="00317B86"/>
    <w:rsid w:val="003211C2"/>
    <w:rsid w:val="00321A2B"/>
    <w:rsid w:val="00321B45"/>
    <w:rsid w:val="00321FCB"/>
    <w:rsid w:val="00322010"/>
    <w:rsid w:val="00322045"/>
    <w:rsid w:val="00322431"/>
    <w:rsid w:val="003230B7"/>
    <w:rsid w:val="003233A3"/>
    <w:rsid w:val="00323D60"/>
    <w:rsid w:val="00324021"/>
    <w:rsid w:val="00324184"/>
    <w:rsid w:val="00325C88"/>
    <w:rsid w:val="003261A4"/>
    <w:rsid w:val="00326290"/>
    <w:rsid w:val="00326AC6"/>
    <w:rsid w:val="00327DE8"/>
    <w:rsid w:val="003321FC"/>
    <w:rsid w:val="00332596"/>
    <w:rsid w:val="003325B3"/>
    <w:rsid w:val="00332FCE"/>
    <w:rsid w:val="00333F75"/>
    <w:rsid w:val="0033525B"/>
    <w:rsid w:val="00335B99"/>
    <w:rsid w:val="00336395"/>
    <w:rsid w:val="0033699B"/>
    <w:rsid w:val="00336ED7"/>
    <w:rsid w:val="00342473"/>
    <w:rsid w:val="00342BBC"/>
    <w:rsid w:val="00343AF9"/>
    <w:rsid w:val="0034544D"/>
    <w:rsid w:val="00345CB4"/>
    <w:rsid w:val="00346CC9"/>
    <w:rsid w:val="00347270"/>
    <w:rsid w:val="00347274"/>
    <w:rsid w:val="00347723"/>
    <w:rsid w:val="00347C5D"/>
    <w:rsid w:val="00347FE7"/>
    <w:rsid w:val="0035029A"/>
    <w:rsid w:val="00350A5E"/>
    <w:rsid w:val="0035115A"/>
    <w:rsid w:val="00351561"/>
    <w:rsid w:val="003517FC"/>
    <w:rsid w:val="00352A6F"/>
    <w:rsid w:val="00353863"/>
    <w:rsid w:val="00353A08"/>
    <w:rsid w:val="00353C4B"/>
    <w:rsid w:val="00354FCF"/>
    <w:rsid w:val="003553A2"/>
    <w:rsid w:val="00355851"/>
    <w:rsid w:val="00356DD8"/>
    <w:rsid w:val="00357639"/>
    <w:rsid w:val="00357CF3"/>
    <w:rsid w:val="00360FF6"/>
    <w:rsid w:val="003613BE"/>
    <w:rsid w:val="00361662"/>
    <w:rsid w:val="00361872"/>
    <w:rsid w:val="00362800"/>
    <w:rsid w:val="00363D37"/>
    <w:rsid w:val="003643A5"/>
    <w:rsid w:val="0036485D"/>
    <w:rsid w:val="0036514C"/>
    <w:rsid w:val="0036520C"/>
    <w:rsid w:val="003673E8"/>
    <w:rsid w:val="003678D4"/>
    <w:rsid w:val="003707BA"/>
    <w:rsid w:val="00370BA6"/>
    <w:rsid w:val="0037126E"/>
    <w:rsid w:val="003715F7"/>
    <w:rsid w:val="00372824"/>
    <w:rsid w:val="0037356F"/>
    <w:rsid w:val="00373EEF"/>
    <w:rsid w:val="00374FCA"/>
    <w:rsid w:val="003766CB"/>
    <w:rsid w:val="00377297"/>
    <w:rsid w:val="00377499"/>
    <w:rsid w:val="003777E0"/>
    <w:rsid w:val="00377B1D"/>
    <w:rsid w:val="00377FAD"/>
    <w:rsid w:val="00380124"/>
    <w:rsid w:val="003825D9"/>
    <w:rsid w:val="00382C26"/>
    <w:rsid w:val="00382F8D"/>
    <w:rsid w:val="00385381"/>
    <w:rsid w:val="0038562E"/>
    <w:rsid w:val="0038563F"/>
    <w:rsid w:val="00385D29"/>
    <w:rsid w:val="003864EB"/>
    <w:rsid w:val="00386575"/>
    <w:rsid w:val="003869B7"/>
    <w:rsid w:val="00386C59"/>
    <w:rsid w:val="00387987"/>
    <w:rsid w:val="00387A56"/>
    <w:rsid w:val="00391E9E"/>
    <w:rsid w:val="00392B18"/>
    <w:rsid w:val="00394B4D"/>
    <w:rsid w:val="00395191"/>
    <w:rsid w:val="003955B6"/>
    <w:rsid w:val="00396DE1"/>
    <w:rsid w:val="00397810"/>
    <w:rsid w:val="003A006F"/>
    <w:rsid w:val="003A0305"/>
    <w:rsid w:val="003A06F6"/>
    <w:rsid w:val="003A1140"/>
    <w:rsid w:val="003A1419"/>
    <w:rsid w:val="003A19E2"/>
    <w:rsid w:val="003A1B73"/>
    <w:rsid w:val="003A1C8C"/>
    <w:rsid w:val="003A1E75"/>
    <w:rsid w:val="003A234A"/>
    <w:rsid w:val="003A3284"/>
    <w:rsid w:val="003A3AFF"/>
    <w:rsid w:val="003A49F3"/>
    <w:rsid w:val="003A4ABC"/>
    <w:rsid w:val="003A5EE1"/>
    <w:rsid w:val="003A6B42"/>
    <w:rsid w:val="003A6DF2"/>
    <w:rsid w:val="003B0A48"/>
    <w:rsid w:val="003B169D"/>
    <w:rsid w:val="003B2816"/>
    <w:rsid w:val="003B2B40"/>
    <w:rsid w:val="003B3AA8"/>
    <w:rsid w:val="003B4934"/>
    <w:rsid w:val="003B49A6"/>
    <w:rsid w:val="003B4E04"/>
    <w:rsid w:val="003B51B2"/>
    <w:rsid w:val="003B57F4"/>
    <w:rsid w:val="003B5B54"/>
    <w:rsid w:val="003B7F1F"/>
    <w:rsid w:val="003C0C49"/>
    <w:rsid w:val="003C1EFB"/>
    <w:rsid w:val="003C2EC5"/>
    <w:rsid w:val="003C3607"/>
    <w:rsid w:val="003C36A9"/>
    <w:rsid w:val="003C3D72"/>
    <w:rsid w:val="003C3F4B"/>
    <w:rsid w:val="003C55B3"/>
    <w:rsid w:val="003C5965"/>
    <w:rsid w:val="003C70B4"/>
    <w:rsid w:val="003C7511"/>
    <w:rsid w:val="003D0596"/>
    <w:rsid w:val="003D324C"/>
    <w:rsid w:val="003D348B"/>
    <w:rsid w:val="003D414B"/>
    <w:rsid w:val="003D50CD"/>
    <w:rsid w:val="003D5946"/>
    <w:rsid w:val="003D764C"/>
    <w:rsid w:val="003D7BC1"/>
    <w:rsid w:val="003D7D58"/>
    <w:rsid w:val="003D7D93"/>
    <w:rsid w:val="003E0595"/>
    <w:rsid w:val="003E2299"/>
    <w:rsid w:val="003E4AA6"/>
    <w:rsid w:val="003E6887"/>
    <w:rsid w:val="003E6F85"/>
    <w:rsid w:val="003E7C61"/>
    <w:rsid w:val="003F0327"/>
    <w:rsid w:val="003F3718"/>
    <w:rsid w:val="003F393F"/>
    <w:rsid w:val="003F5594"/>
    <w:rsid w:val="003F5A08"/>
    <w:rsid w:val="003F5AA5"/>
    <w:rsid w:val="003F6849"/>
    <w:rsid w:val="003F761D"/>
    <w:rsid w:val="003F7D97"/>
    <w:rsid w:val="003F7DFC"/>
    <w:rsid w:val="0040159D"/>
    <w:rsid w:val="0040220D"/>
    <w:rsid w:val="00402740"/>
    <w:rsid w:val="00404284"/>
    <w:rsid w:val="0040559E"/>
    <w:rsid w:val="00405840"/>
    <w:rsid w:val="0040770C"/>
    <w:rsid w:val="0040775A"/>
    <w:rsid w:val="00410388"/>
    <w:rsid w:val="0041041A"/>
    <w:rsid w:val="0041083E"/>
    <w:rsid w:val="00412ECD"/>
    <w:rsid w:val="0041338C"/>
    <w:rsid w:val="00413E91"/>
    <w:rsid w:val="00415803"/>
    <w:rsid w:val="0041588D"/>
    <w:rsid w:val="00415FC4"/>
    <w:rsid w:val="0041614D"/>
    <w:rsid w:val="00417035"/>
    <w:rsid w:val="0041757A"/>
    <w:rsid w:val="004175D5"/>
    <w:rsid w:val="00417CDB"/>
    <w:rsid w:val="00420285"/>
    <w:rsid w:val="00420716"/>
    <w:rsid w:val="00421236"/>
    <w:rsid w:val="00421758"/>
    <w:rsid w:val="004221DA"/>
    <w:rsid w:val="0042293D"/>
    <w:rsid w:val="00422C02"/>
    <w:rsid w:val="00422C33"/>
    <w:rsid w:val="00422CB4"/>
    <w:rsid w:val="004230A9"/>
    <w:rsid w:val="00423AC3"/>
    <w:rsid w:val="00425410"/>
    <w:rsid w:val="004254E1"/>
    <w:rsid w:val="00425E62"/>
    <w:rsid w:val="00426727"/>
    <w:rsid w:val="00427344"/>
    <w:rsid w:val="00427B62"/>
    <w:rsid w:val="004304A9"/>
    <w:rsid w:val="004316DE"/>
    <w:rsid w:val="00432498"/>
    <w:rsid w:val="004325FB"/>
    <w:rsid w:val="00432DCB"/>
    <w:rsid w:val="00432F0C"/>
    <w:rsid w:val="00433AE1"/>
    <w:rsid w:val="004340E9"/>
    <w:rsid w:val="00435478"/>
    <w:rsid w:val="004355B1"/>
    <w:rsid w:val="00435E23"/>
    <w:rsid w:val="00436A11"/>
    <w:rsid w:val="00440065"/>
    <w:rsid w:val="00440156"/>
    <w:rsid w:val="004405C4"/>
    <w:rsid w:val="004408C1"/>
    <w:rsid w:val="00440CDF"/>
    <w:rsid w:val="00440DAD"/>
    <w:rsid w:val="00440EE5"/>
    <w:rsid w:val="0044119E"/>
    <w:rsid w:val="00441E7A"/>
    <w:rsid w:val="0044236C"/>
    <w:rsid w:val="00442BDF"/>
    <w:rsid w:val="004432BA"/>
    <w:rsid w:val="00443E3E"/>
    <w:rsid w:val="0044407E"/>
    <w:rsid w:val="00444DED"/>
    <w:rsid w:val="00445B2E"/>
    <w:rsid w:val="00447BB9"/>
    <w:rsid w:val="004501F8"/>
    <w:rsid w:val="004502AB"/>
    <w:rsid w:val="004508D5"/>
    <w:rsid w:val="004513AE"/>
    <w:rsid w:val="00452CC1"/>
    <w:rsid w:val="00452E34"/>
    <w:rsid w:val="00454015"/>
    <w:rsid w:val="00454B86"/>
    <w:rsid w:val="004551CF"/>
    <w:rsid w:val="004555A7"/>
    <w:rsid w:val="00456D04"/>
    <w:rsid w:val="0045728A"/>
    <w:rsid w:val="0045775B"/>
    <w:rsid w:val="0046031D"/>
    <w:rsid w:val="00461826"/>
    <w:rsid w:val="00462170"/>
    <w:rsid w:val="00463B97"/>
    <w:rsid w:val="0046497B"/>
    <w:rsid w:val="004650E5"/>
    <w:rsid w:val="00466274"/>
    <w:rsid w:val="00467352"/>
    <w:rsid w:val="00467C62"/>
    <w:rsid w:val="004708EC"/>
    <w:rsid w:val="00470BCD"/>
    <w:rsid w:val="00471FAD"/>
    <w:rsid w:val="004726A7"/>
    <w:rsid w:val="004732CE"/>
    <w:rsid w:val="004732F4"/>
    <w:rsid w:val="00473AC9"/>
    <w:rsid w:val="00475458"/>
    <w:rsid w:val="00475749"/>
    <w:rsid w:val="004757E7"/>
    <w:rsid w:val="00475C9D"/>
    <w:rsid w:val="00475CE0"/>
    <w:rsid w:val="00475E60"/>
    <w:rsid w:val="0047655E"/>
    <w:rsid w:val="00476957"/>
    <w:rsid w:val="00476DAE"/>
    <w:rsid w:val="00476F44"/>
    <w:rsid w:val="004772DD"/>
    <w:rsid w:val="00477B96"/>
    <w:rsid w:val="00481323"/>
    <w:rsid w:val="00483259"/>
    <w:rsid w:val="0048430F"/>
    <w:rsid w:val="00486545"/>
    <w:rsid w:val="00486E15"/>
    <w:rsid w:val="004874FB"/>
    <w:rsid w:val="00487A7A"/>
    <w:rsid w:val="00487FDC"/>
    <w:rsid w:val="00490B3D"/>
    <w:rsid w:val="004914DB"/>
    <w:rsid w:val="004929CD"/>
    <w:rsid w:val="00494750"/>
    <w:rsid w:val="00495AB0"/>
    <w:rsid w:val="004A0537"/>
    <w:rsid w:val="004A0ABE"/>
    <w:rsid w:val="004A0C59"/>
    <w:rsid w:val="004A0C93"/>
    <w:rsid w:val="004A17E2"/>
    <w:rsid w:val="004A1E46"/>
    <w:rsid w:val="004A1F1E"/>
    <w:rsid w:val="004A21B3"/>
    <w:rsid w:val="004A2A6A"/>
    <w:rsid w:val="004A3358"/>
    <w:rsid w:val="004A41BF"/>
    <w:rsid w:val="004A4B97"/>
    <w:rsid w:val="004A4E42"/>
    <w:rsid w:val="004A5720"/>
    <w:rsid w:val="004A6480"/>
    <w:rsid w:val="004A6728"/>
    <w:rsid w:val="004A6D21"/>
    <w:rsid w:val="004A6D23"/>
    <w:rsid w:val="004A7ED7"/>
    <w:rsid w:val="004B0EC8"/>
    <w:rsid w:val="004B11E1"/>
    <w:rsid w:val="004B2175"/>
    <w:rsid w:val="004B2B8D"/>
    <w:rsid w:val="004B3032"/>
    <w:rsid w:val="004B5084"/>
    <w:rsid w:val="004B574A"/>
    <w:rsid w:val="004B6A2B"/>
    <w:rsid w:val="004B70FB"/>
    <w:rsid w:val="004B7409"/>
    <w:rsid w:val="004B774B"/>
    <w:rsid w:val="004C0FAA"/>
    <w:rsid w:val="004C12F6"/>
    <w:rsid w:val="004C272B"/>
    <w:rsid w:val="004C28A9"/>
    <w:rsid w:val="004C2DB9"/>
    <w:rsid w:val="004C36DA"/>
    <w:rsid w:val="004C4422"/>
    <w:rsid w:val="004C4C28"/>
    <w:rsid w:val="004C5486"/>
    <w:rsid w:val="004C5ABB"/>
    <w:rsid w:val="004C5BC0"/>
    <w:rsid w:val="004C630D"/>
    <w:rsid w:val="004C6A8E"/>
    <w:rsid w:val="004C74A4"/>
    <w:rsid w:val="004C752C"/>
    <w:rsid w:val="004C7A11"/>
    <w:rsid w:val="004D0AD7"/>
    <w:rsid w:val="004D0CC7"/>
    <w:rsid w:val="004D1006"/>
    <w:rsid w:val="004D175C"/>
    <w:rsid w:val="004D1C28"/>
    <w:rsid w:val="004D2DA3"/>
    <w:rsid w:val="004D30E0"/>
    <w:rsid w:val="004D38F5"/>
    <w:rsid w:val="004D44CF"/>
    <w:rsid w:val="004D493F"/>
    <w:rsid w:val="004D72B5"/>
    <w:rsid w:val="004D79A0"/>
    <w:rsid w:val="004E0089"/>
    <w:rsid w:val="004E149D"/>
    <w:rsid w:val="004E167C"/>
    <w:rsid w:val="004E457D"/>
    <w:rsid w:val="004E493C"/>
    <w:rsid w:val="004E495E"/>
    <w:rsid w:val="004E60EA"/>
    <w:rsid w:val="004E61FB"/>
    <w:rsid w:val="004E67F8"/>
    <w:rsid w:val="004E7149"/>
    <w:rsid w:val="004E7968"/>
    <w:rsid w:val="004E7BE2"/>
    <w:rsid w:val="004F0824"/>
    <w:rsid w:val="004F0C1B"/>
    <w:rsid w:val="004F101A"/>
    <w:rsid w:val="004F171E"/>
    <w:rsid w:val="004F2A95"/>
    <w:rsid w:val="004F369D"/>
    <w:rsid w:val="004F3A96"/>
    <w:rsid w:val="004F473C"/>
    <w:rsid w:val="004F63A3"/>
    <w:rsid w:val="004F786F"/>
    <w:rsid w:val="00501061"/>
    <w:rsid w:val="005017F3"/>
    <w:rsid w:val="0050216F"/>
    <w:rsid w:val="00502BDD"/>
    <w:rsid w:val="005030A3"/>
    <w:rsid w:val="0050434C"/>
    <w:rsid w:val="0050489E"/>
    <w:rsid w:val="00505BAD"/>
    <w:rsid w:val="0050687D"/>
    <w:rsid w:val="00506F99"/>
    <w:rsid w:val="0050779C"/>
    <w:rsid w:val="00507A78"/>
    <w:rsid w:val="005107CB"/>
    <w:rsid w:val="005107FD"/>
    <w:rsid w:val="005112CB"/>
    <w:rsid w:val="00511675"/>
    <w:rsid w:val="00511AC3"/>
    <w:rsid w:val="00511E20"/>
    <w:rsid w:val="00512103"/>
    <w:rsid w:val="00513215"/>
    <w:rsid w:val="00513FF0"/>
    <w:rsid w:val="00514482"/>
    <w:rsid w:val="00514635"/>
    <w:rsid w:val="00515D32"/>
    <w:rsid w:val="00516377"/>
    <w:rsid w:val="005169B2"/>
    <w:rsid w:val="005169C0"/>
    <w:rsid w:val="005201CF"/>
    <w:rsid w:val="00520401"/>
    <w:rsid w:val="00520791"/>
    <w:rsid w:val="00520A34"/>
    <w:rsid w:val="00520A75"/>
    <w:rsid w:val="00520E2B"/>
    <w:rsid w:val="0052345C"/>
    <w:rsid w:val="00523576"/>
    <w:rsid w:val="00523D05"/>
    <w:rsid w:val="00524001"/>
    <w:rsid w:val="00524738"/>
    <w:rsid w:val="00524D57"/>
    <w:rsid w:val="0052661C"/>
    <w:rsid w:val="00526816"/>
    <w:rsid w:val="00526B9B"/>
    <w:rsid w:val="00526E2D"/>
    <w:rsid w:val="005277AC"/>
    <w:rsid w:val="0053018C"/>
    <w:rsid w:val="005313AB"/>
    <w:rsid w:val="00531432"/>
    <w:rsid w:val="005314CF"/>
    <w:rsid w:val="005317D1"/>
    <w:rsid w:val="005323DA"/>
    <w:rsid w:val="00532A76"/>
    <w:rsid w:val="0053329A"/>
    <w:rsid w:val="005333DB"/>
    <w:rsid w:val="00534969"/>
    <w:rsid w:val="005349AE"/>
    <w:rsid w:val="00534B2C"/>
    <w:rsid w:val="005359F8"/>
    <w:rsid w:val="00536481"/>
    <w:rsid w:val="00536B52"/>
    <w:rsid w:val="00537A86"/>
    <w:rsid w:val="0053E11B"/>
    <w:rsid w:val="00540114"/>
    <w:rsid w:val="00540873"/>
    <w:rsid w:val="00540C3D"/>
    <w:rsid w:val="00541C3F"/>
    <w:rsid w:val="005430F8"/>
    <w:rsid w:val="0054332D"/>
    <w:rsid w:val="00544913"/>
    <w:rsid w:val="0054531E"/>
    <w:rsid w:val="0054550F"/>
    <w:rsid w:val="00545BBD"/>
    <w:rsid w:val="00545F63"/>
    <w:rsid w:val="00546736"/>
    <w:rsid w:val="00547276"/>
    <w:rsid w:val="005478CD"/>
    <w:rsid w:val="00547FC0"/>
    <w:rsid w:val="005505F7"/>
    <w:rsid w:val="005507FF"/>
    <w:rsid w:val="00551AFA"/>
    <w:rsid w:val="00551B7F"/>
    <w:rsid w:val="00551CDC"/>
    <w:rsid w:val="00551D73"/>
    <w:rsid w:val="005537CC"/>
    <w:rsid w:val="00556B10"/>
    <w:rsid w:val="00557EB4"/>
    <w:rsid w:val="00557F97"/>
    <w:rsid w:val="005602F3"/>
    <w:rsid w:val="0056216B"/>
    <w:rsid w:val="00562F8B"/>
    <w:rsid w:val="00563449"/>
    <w:rsid w:val="005643A8"/>
    <w:rsid w:val="005648FE"/>
    <w:rsid w:val="005653C3"/>
    <w:rsid w:val="00565B38"/>
    <w:rsid w:val="0056610F"/>
    <w:rsid w:val="00566A21"/>
    <w:rsid w:val="00566D74"/>
    <w:rsid w:val="00566EAB"/>
    <w:rsid w:val="0056748E"/>
    <w:rsid w:val="005678D0"/>
    <w:rsid w:val="00570295"/>
    <w:rsid w:val="00570D68"/>
    <w:rsid w:val="00571063"/>
    <w:rsid w:val="0057177E"/>
    <w:rsid w:val="00571E48"/>
    <w:rsid w:val="0057207A"/>
    <w:rsid w:val="00573307"/>
    <w:rsid w:val="0057495A"/>
    <w:rsid w:val="005752F6"/>
    <w:rsid w:val="005755B5"/>
    <w:rsid w:val="00575BCA"/>
    <w:rsid w:val="005761CE"/>
    <w:rsid w:val="00577A70"/>
    <w:rsid w:val="00577FE7"/>
    <w:rsid w:val="00580353"/>
    <w:rsid w:val="00580F80"/>
    <w:rsid w:val="00580FBE"/>
    <w:rsid w:val="00581C54"/>
    <w:rsid w:val="00581F97"/>
    <w:rsid w:val="0058205E"/>
    <w:rsid w:val="0058240A"/>
    <w:rsid w:val="005835B5"/>
    <w:rsid w:val="00583687"/>
    <w:rsid w:val="005851A0"/>
    <w:rsid w:val="00585880"/>
    <w:rsid w:val="00585C5E"/>
    <w:rsid w:val="00587113"/>
    <w:rsid w:val="00590858"/>
    <w:rsid w:val="00593F6C"/>
    <w:rsid w:val="00594263"/>
    <w:rsid w:val="00596125"/>
    <w:rsid w:val="00596D8D"/>
    <w:rsid w:val="00596DEB"/>
    <w:rsid w:val="00597134"/>
    <w:rsid w:val="005975AA"/>
    <w:rsid w:val="005A0822"/>
    <w:rsid w:val="005A0E03"/>
    <w:rsid w:val="005A1D47"/>
    <w:rsid w:val="005A2836"/>
    <w:rsid w:val="005A2E24"/>
    <w:rsid w:val="005A3479"/>
    <w:rsid w:val="005A48C5"/>
    <w:rsid w:val="005A4A8A"/>
    <w:rsid w:val="005A656A"/>
    <w:rsid w:val="005A7702"/>
    <w:rsid w:val="005A7E9F"/>
    <w:rsid w:val="005A7FB5"/>
    <w:rsid w:val="005B0344"/>
    <w:rsid w:val="005B0B8A"/>
    <w:rsid w:val="005B0D89"/>
    <w:rsid w:val="005B1552"/>
    <w:rsid w:val="005B1CD6"/>
    <w:rsid w:val="005B2736"/>
    <w:rsid w:val="005B2A80"/>
    <w:rsid w:val="005B4674"/>
    <w:rsid w:val="005B520E"/>
    <w:rsid w:val="005B592D"/>
    <w:rsid w:val="005B6227"/>
    <w:rsid w:val="005B6D43"/>
    <w:rsid w:val="005B71C0"/>
    <w:rsid w:val="005C0901"/>
    <w:rsid w:val="005C10F1"/>
    <w:rsid w:val="005C1995"/>
    <w:rsid w:val="005C1DAE"/>
    <w:rsid w:val="005C2094"/>
    <w:rsid w:val="005C2753"/>
    <w:rsid w:val="005C2CF2"/>
    <w:rsid w:val="005C2DDE"/>
    <w:rsid w:val="005C327A"/>
    <w:rsid w:val="005C335E"/>
    <w:rsid w:val="005C34B8"/>
    <w:rsid w:val="005C6551"/>
    <w:rsid w:val="005C7436"/>
    <w:rsid w:val="005C7B21"/>
    <w:rsid w:val="005D01CC"/>
    <w:rsid w:val="005D0BC7"/>
    <w:rsid w:val="005D132B"/>
    <w:rsid w:val="005D159E"/>
    <w:rsid w:val="005D1E0C"/>
    <w:rsid w:val="005D1E36"/>
    <w:rsid w:val="005D22BE"/>
    <w:rsid w:val="005D2412"/>
    <w:rsid w:val="005D4AA8"/>
    <w:rsid w:val="005D4CD0"/>
    <w:rsid w:val="005D6169"/>
    <w:rsid w:val="005D6400"/>
    <w:rsid w:val="005D6667"/>
    <w:rsid w:val="005D6C82"/>
    <w:rsid w:val="005D6D8E"/>
    <w:rsid w:val="005D6FD2"/>
    <w:rsid w:val="005D7E02"/>
    <w:rsid w:val="005D7E83"/>
    <w:rsid w:val="005E08B4"/>
    <w:rsid w:val="005E144F"/>
    <w:rsid w:val="005E1F36"/>
    <w:rsid w:val="005E2800"/>
    <w:rsid w:val="005E32D3"/>
    <w:rsid w:val="005E3392"/>
    <w:rsid w:val="005E4156"/>
    <w:rsid w:val="005E47AC"/>
    <w:rsid w:val="005E6B8D"/>
    <w:rsid w:val="005F028D"/>
    <w:rsid w:val="005F0FEA"/>
    <w:rsid w:val="005F14CC"/>
    <w:rsid w:val="005F2088"/>
    <w:rsid w:val="005F259C"/>
    <w:rsid w:val="005F27B7"/>
    <w:rsid w:val="005F37AE"/>
    <w:rsid w:val="005F39D1"/>
    <w:rsid w:val="005F3FD3"/>
    <w:rsid w:val="005F60F1"/>
    <w:rsid w:val="006011A4"/>
    <w:rsid w:val="006013D5"/>
    <w:rsid w:val="00601890"/>
    <w:rsid w:val="006019A1"/>
    <w:rsid w:val="00601CE5"/>
    <w:rsid w:val="0060232F"/>
    <w:rsid w:val="00602726"/>
    <w:rsid w:val="006032FB"/>
    <w:rsid w:val="006033C5"/>
    <w:rsid w:val="00603A51"/>
    <w:rsid w:val="00604622"/>
    <w:rsid w:val="00604D21"/>
    <w:rsid w:val="00605825"/>
    <w:rsid w:val="0060585B"/>
    <w:rsid w:val="006059BE"/>
    <w:rsid w:val="00605B0C"/>
    <w:rsid w:val="006062B6"/>
    <w:rsid w:val="00607C6A"/>
    <w:rsid w:val="006126E3"/>
    <w:rsid w:val="006129AD"/>
    <w:rsid w:val="00613490"/>
    <w:rsid w:val="00613E5E"/>
    <w:rsid w:val="0061449C"/>
    <w:rsid w:val="00614D48"/>
    <w:rsid w:val="0061539B"/>
    <w:rsid w:val="006159A1"/>
    <w:rsid w:val="00616649"/>
    <w:rsid w:val="006171DA"/>
    <w:rsid w:val="0061751F"/>
    <w:rsid w:val="0062051F"/>
    <w:rsid w:val="006208E4"/>
    <w:rsid w:val="00621B36"/>
    <w:rsid w:val="0062241D"/>
    <w:rsid w:val="00622DE2"/>
    <w:rsid w:val="0062532E"/>
    <w:rsid w:val="0062594E"/>
    <w:rsid w:val="006265E5"/>
    <w:rsid w:val="0062764D"/>
    <w:rsid w:val="00627D49"/>
    <w:rsid w:val="00627EA7"/>
    <w:rsid w:val="00630089"/>
    <w:rsid w:val="00630278"/>
    <w:rsid w:val="0063148E"/>
    <w:rsid w:val="00631D9B"/>
    <w:rsid w:val="00632113"/>
    <w:rsid w:val="006326FE"/>
    <w:rsid w:val="00632F80"/>
    <w:rsid w:val="006344D2"/>
    <w:rsid w:val="006345C1"/>
    <w:rsid w:val="00634884"/>
    <w:rsid w:val="00634F70"/>
    <w:rsid w:val="006364D3"/>
    <w:rsid w:val="006409F6"/>
    <w:rsid w:val="006413EB"/>
    <w:rsid w:val="006428D0"/>
    <w:rsid w:val="006433C4"/>
    <w:rsid w:val="00643415"/>
    <w:rsid w:val="00643B4F"/>
    <w:rsid w:val="00644730"/>
    <w:rsid w:val="0064567C"/>
    <w:rsid w:val="00645D22"/>
    <w:rsid w:val="00646CCE"/>
    <w:rsid w:val="00646ED2"/>
    <w:rsid w:val="006501DC"/>
    <w:rsid w:val="00650466"/>
    <w:rsid w:val="00651216"/>
    <w:rsid w:val="00651709"/>
    <w:rsid w:val="00651A08"/>
    <w:rsid w:val="00651C12"/>
    <w:rsid w:val="00654204"/>
    <w:rsid w:val="006544B5"/>
    <w:rsid w:val="00654E37"/>
    <w:rsid w:val="00655AE5"/>
    <w:rsid w:val="00656EB8"/>
    <w:rsid w:val="006600EF"/>
    <w:rsid w:val="00660B43"/>
    <w:rsid w:val="00660D4D"/>
    <w:rsid w:val="00661DCD"/>
    <w:rsid w:val="00663B19"/>
    <w:rsid w:val="00663B97"/>
    <w:rsid w:val="00663C0A"/>
    <w:rsid w:val="00665CF2"/>
    <w:rsid w:val="00666DEA"/>
    <w:rsid w:val="00667B87"/>
    <w:rsid w:val="00667D2B"/>
    <w:rsid w:val="00670434"/>
    <w:rsid w:val="006708E5"/>
    <w:rsid w:val="00672495"/>
    <w:rsid w:val="00672B3D"/>
    <w:rsid w:val="00674E6D"/>
    <w:rsid w:val="006754E6"/>
    <w:rsid w:val="00675BEE"/>
    <w:rsid w:val="00675CC7"/>
    <w:rsid w:val="0067697E"/>
    <w:rsid w:val="00676EB9"/>
    <w:rsid w:val="00677233"/>
    <w:rsid w:val="00680783"/>
    <w:rsid w:val="00680A9E"/>
    <w:rsid w:val="00681A6C"/>
    <w:rsid w:val="00681FE1"/>
    <w:rsid w:val="006823BD"/>
    <w:rsid w:val="0068293C"/>
    <w:rsid w:val="00682FB9"/>
    <w:rsid w:val="00683260"/>
    <w:rsid w:val="0068329A"/>
    <w:rsid w:val="00684C3F"/>
    <w:rsid w:val="00684E4B"/>
    <w:rsid w:val="00686493"/>
    <w:rsid w:val="00687FBF"/>
    <w:rsid w:val="006901C8"/>
    <w:rsid w:val="006912B8"/>
    <w:rsid w:val="00692691"/>
    <w:rsid w:val="00692B7E"/>
    <w:rsid w:val="006939A5"/>
    <w:rsid w:val="00693C71"/>
    <w:rsid w:val="00693DAB"/>
    <w:rsid w:val="006944B2"/>
    <w:rsid w:val="00694C27"/>
    <w:rsid w:val="00694FD1"/>
    <w:rsid w:val="0069533A"/>
    <w:rsid w:val="00695917"/>
    <w:rsid w:val="0069602B"/>
    <w:rsid w:val="00696338"/>
    <w:rsid w:val="006968E1"/>
    <w:rsid w:val="00696FC0"/>
    <w:rsid w:val="00697197"/>
    <w:rsid w:val="00697D76"/>
    <w:rsid w:val="006A1C5B"/>
    <w:rsid w:val="006A2CF0"/>
    <w:rsid w:val="006A3E0F"/>
    <w:rsid w:val="006A46E0"/>
    <w:rsid w:val="006A5C5E"/>
    <w:rsid w:val="006A5D82"/>
    <w:rsid w:val="006B22BE"/>
    <w:rsid w:val="006B2571"/>
    <w:rsid w:val="006B6024"/>
    <w:rsid w:val="006B6260"/>
    <w:rsid w:val="006B6B66"/>
    <w:rsid w:val="006C0D54"/>
    <w:rsid w:val="006C101E"/>
    <w:rsid w:val="006C1280"/>
    <w:rsid w:val="006C1487"/>
    <w:rsid w:val="006C1F62"/>
    <w:rsid w:val="006C45F9"/>
    <w:rsid w:val="006C48CF"/>
    <w:rsid w:val="006C5940"/>
    <w:rsid w:val="006C5E5B"/>
    <w:rsid w:val="006C5FB0"/>
    <w:rsid w:val="006C6022"/>
    <w:rsid w:val="006C610C"/>
    <w:rsid w:val="006C63BA"/>
    <w:rsid w:val="006C7289"/>
    <w:rsid w:val="006C7624"/>
    <w:rsid w:val="006D0C8E"/>
    <w:rsid w:val="006D240E"/>
    <w:rsid w:val="006D27AC"/>
    <w:rsid w:val="006D29CB"/>
    <w:rsid w:val="006D6BC1"/>
    <w:rsid w:val="006D6D97"/>
    <w:rsid w:val="006D76F9"/>
    <w:rsid w:val="006D7F3B"/>
    <w:rsid w:val="006E006C"/>
    <w:rsid w:val="006E0132"/>
    <w:rsid w:val="006E061D"/>
    <w:rsid w:val="006E12C9"/>
    <w:rsid w:val="006E25F3"/>
    <w:rsid w:val="006E4415"/>
    <w:rsid w:val="006E4CEB"/>
    <w:rsid w:val="006E6CAF"/>
    <w:rsid w:val="006E6F95"/>
    <w:rsid w:val="006E702C"/>
    <w:rsid w:val="006F0659"/>
    <w:rsid w:val="006F0D13"/>
    <w:rsid w:val="006F0D4A"/>
    <w:rsid w:val="006F164D"/>
    <w:rsid w:val="006F239B"/>
    <w:rsid w:val="006F23DA"/>
    <w:rsid w:val="006F2501"/>
    <w:rsid w:val="006F356D"/>
    <w:rsid w:val="006F3EBB"/>
    <w:rsid w:val="006F4DCC"/>
    <w:rsid w:val="006F69E4"/>
    <w:rsid w:val="006F6D3D"/>
    <w:rsid w:val="00700853"/>
    <w:rsid w:val="00701238"/>
    <w:rsid w:val="0070206C"/>
    <w:rsid w:val="00703D21"/>
    <w:rsid w:val="007049B2"/>
    <w:rsid w:val="00704DDE"/>
    <w:rsid w:val="00705976"/>
    <w:rsid w:val="00706A64"/>
    <w:rsid w:val="00707D95"/>
    <w:rsid w:val="007103E5"/>
    <w:rsid w:val="00710D96"/>
    <w:rsid w:val="0071225D"/>
    <w:rsid w:val="00712C2B"/>
    <w:rsid w:val="00713127"/>
    <w:rsid w:val="007134B0"/>
    <w:rsid w:val="00713BCA"/>
    <w:rsid w:val="00713C6A"/>
    <w:rsid w:val="00713CCF"/>
    <w:rsid w:val="00713CE7"/>
    <w:rsid w:val="00713F54"/>
    <w:rsid w:val="007148E4"/>
    <w:rsid w:val="00715BEA"/>
    <w:rsid w:val="00715ECE"/>
    <w:rsid w:val="00716BEE"/>
    <w:rsid w:val="00717E0E"/>
    <w:rsid w:val="00720358"/>
    <w:rsid w:val="00721112"/>
    <w:rsid w:val="00721E01"/>
    <w:rsid w:val="007223E4"/>
    <w:rsid w:val="0072255D"/>
    <w:rsid w:val="00723308"/>
    <w:rsid w:val="007251FF"/>
    <w:rsid w:val="00725B68"/>
    <w:rsid w:val="00726A7C"/>
    <w:rsid w:val="00726FEF"/>
    <w:rsid w:val="007279E5"/>
    <w:rsid w:val="0073143B"/>
    <w:rsid w:val="00731736"/>
    <w:rsid w:val="00731865"/>
    <w:rsid w:val="00732260"/>
    <w:rsid w:val="00732B96"/>
    <w:rsid w:val="00733C81"/>
    <w:rsid w:val="00736201"/>
    <w:rsid w:val="00737386"/>
    <w:rsid w:val="00737790"/>
    <w:rsid w:val="00737A1A"/>
    <w:rsid w:val="00737D3E"/>
    <w:rsid w:val="00737F50"/>
    <w:rsid w:val="00740904"/>
    <w:rsid w:val="00740EEA"/>
    <w:rsid w:val="00741B78"/>
    <w:rsid w:val="00741F6F"/>
    <w:rsid w:val="00742565"/>
    <w:rsid w:val="00743398"/>
    <w:rsid w:val="00743451"/>
    <w:rsid w:val="007448F1"/>
    <w:rsid w:val="00745061"/>
    <w:rsid w:val="007450AF"/>
    <w:rsid w:val="00745C76"/>
    <w:rsid w:val="0074615C"/>
    <w:rsid w:val="00746728"/>
    <w:rsid w:val="007471F0"/>
    <w:rsid w:val="00747B63"/>
    <w:rsid w:val="00750A69"/>
    <w:rsid w:val="00750D4B"/>
    <w:rsid w:val="007513FA"/>
    <w:rsid w:val="00752E5D"/>
    <w:rsid w:val="007533D5"/>
    <w:rsid w:val="00753436"/>
    <w:rsid w:val="007539BB"/>
    <w:rsid w:val="00753FAA"/>
    <w:rsid w:val="00754F57"/>
    <w:rsid w:val="00755D77"/>
    <w:rsid w:val="0075758E"/>
    <w:rsid w:val="007614F2"/>
    <w:rsid w:val="00761A03"/>
    <w:rsid w:val="00761C79"/>
    <w:rsid w:val="00762162"/>
    <w:rsid w:val="007656B8"/>
    <w:rsid w:val="007663F4"/>
    <w:rsid w:val="00766489"/>
    <w:rsid w:val="00767715"/>
    <w:rsid w:val="00770865"/>
    <w:rsid w:val="00770C1F"/>
    <w:rsid w:val="007724CF"/>
    <w:rsid w:val="00773940"/>
    <w:rsid w:val="00774551"/>
    <w:rsid w:val="00774D22"/>
    <w:rsid w:val="00776F1B"/>
    <w:rsid w:val="00777711"/>
    <w:rsid w:val="007777B4"/>
    <w:rsid w:val="00777D8A"/>
    <w:rsid w:val="00777F63"/>
    <w:rsid w:val="00777F8B"/>
    <w:rsid w:val="00777FC8"/>
    <w:rsid w:val="00780A0D"/>
    <w:rsid w:val="0078177D"/>
    <w:rsid w:val="00781B75"/>
    <w:rsid w:val="00781CB9"/>
    <w:rsid w:val="00782491"/>
    <w:rsid w:val="007832B0"/>
    <w:rsid w:val="00784A10"/>
    <w:rsid w:val="007878B0"/>
    <w:rsid w:val="00787BF8"/>
    <w:rsid w:val="00790F61"/>
    <w:rsid w:val="00791028"/>
    <w:rsid w:val="00791322"/>
    <w:rsid w:val="00792028"/>
    <w:rsid w:val="0079221D"/>
    <w:rsid w:val="0079259D"/>
    <w:rsid w:val="00792BD8"/>
    <w:rsid w:val="0079337D"/>
    <w:rsid w:val="00793D5E"/>
    <w:rsid w:val="00794804"/>
    <w:rsid w:val="007950E0"/>
    <w:rsid w:val="007A0346"/>
    <w:rsid w:val="007A065A"/>
    <w:rsid w:val="007A0DC1"/>
    <w:rsid w:val="007A1737"/>
    <w:rsid w:val="007A3B41"/>
    <w:rsid w:val="007A3CA3"/>
    <w:rsid w:val="007A423B"/>
    <w:rsid w:val="007A50F1"/>
    <w:rsid w:val="007A61AC"/>
    <w:rsid w:val="007A7095"/>
    <w:rsid w:val="007A71D7"/>
    <w:rsid w:val="007B06D6"/>
    <w:rsid w:val="007B1FCE"/>
    <w:rsid w:val="007B33F1"/>
    <w:rsid w:val="007B5941"/>
    <w:rsid w:val="007B63C6"/>
    <w:rsid w:val="007B67B0"/>
    <w:rsid w:val="007B69D7"/>
    <w:rsid w:val="007B6CDD"/>
    <w:rsid w:val="007B6DDA"/>
    <w:rsid w:val="007B71B9"/>
    <w:rsid w:val="007B778C"/>
    <w:rsid w:val="007B7A84"/>
    <w:rsid w:val="007C00A9"/>
    <w:rsid w:val="007C0163"/>
    <w:rsid w:val="007C0308"/>
    <w:rsid w:val="007C1084"/>
    <w:rsid w:val="007C2083"/>
    <w:rsid w:val="007C2FC7"/>
    <w:rsid w:val="007C2FF2"/>
    <w:rsid w:val="007C36AE"/>
    <w:rsid w:val="007C42C4"/>
    <w:rsid w:val="007C48FE"/>
    <w:rsid w:val="007C56D7"/>
    <w:rsid w:val="007C56E0"/>
    <w:rsid w:val="007D06D2"/>
    <w:rsid w:val="007D11EC"/>
    <w:rsid w:val="007D14F2"/>
    <w:rsid w:val="007D19A7"/>
    <w:rsid w:val="007D2D4E"/>
    <w:rsid w:val="007D3F59"/>
    <w:rsid w:val="007D5182"/>
    <w:rsid w:val="007D54DB"/>
    <w:rsid w:val="007D59A3"/>
    <w:rsid w:val="007D5CEF"/>
    <w:rsid w:val="007D6232"/>
    <w:rsid w:val="007D69D3"/>
    <w:rsid w:val="007D75FE"/>
    <w:rsid w:val="007E0757"/>
    <w:rsid w:val="007E3031"/>
    <w:rsid w:val="007E30B5"/>
    <w:rsid w:val="007E3B2D"/>
    <w:rsid w:val="007E428B"/>
    <w:rsid w:val="007E45B8"/>
    <w:rsid w:val="007E4DC0"/>
    <w:rsid w:val="007E5395"/>
    <w:rsid w:val="007E5FD6"/>
    <w:rsid w:val="007E6407"/>
    <w:rsid w:val="007E645F"/>
    <w:rsid w:val="007E660A"/>
    <w:rsid w:val="007E67AD"/>
    <w:rsid w:val="007E73AB"/>
    <w:rsid w:val="007E7E53"/>
    <w:rsid w:val="007E7FDB"/>
    <w:rsid w:val="007F0F6D"/>
    <w:rsid w:val="007F1826"/>
    <w:rsid w:val="007F1CA9"/>
    <w:rsid w:val="007F1F99"/>
    <w:rsid w:val="007F282B"/>
    <w:rsid w:val="007F2980"/>
    <w:rsid w:val="007F54C2"/>
    <w:rsid w:val="007F5B8F"/>
    <w:rsid w:val="007F731B"/>
    <w:rsid w:val="007F768F"/>
    <w:rsid w:val="007F7784"/>
    <w:rsid w:val="00800140"/>
    <w:rsid w:val="00801676"/>
    <w:rsid w:val="008018E1"/>
    <w:rsid w:val="00801AE1"/>
    <w:rsid w:val="00801D1C"/>
    <w:rsid w:val="0080236E"/>
    <w:rsid w:val="00803243"/>
    <w:rsid w:val="008036E3"/>
    <w:rsid w:val="00804003"/>
    <w:rsid w:val="00805ACA"/>
    <w:rsid w:val="00806464"/>
    <w:rsid w:val="0080729D"/>
    <w:rsid w:val="0080791D"/>
    <w:rsid w:val="0081079C"/>
    <w:rsid w:val="00810B28"/>
    <w:rsid w:val="00810C3D"/>
    <w:rsid w:val="008110FB"/>
    <w:rsid w:val="0081242C"/>
    <w:rsid w:val="008131DE"/>
    <w:rsid w:val="008147B5"/>
    <w:rsid w:val="00814C0C"/>
    <w:rsid w:val="008163DC"/>
    <w:rsid w:val="00816614"/>
    <w:rsid w:val="008168FB"/>
    <w:rsid w:val="008210D9"/>
    <w:rsid w:val="00821255"/>
    <w:rsid w:val="008220C4"/>
    <w:rsid w:val="00823061"/>
    <w:rsid w:val="00823126"/>
    <w:rsid w:val="0082473C"/>
    <w:rsid w:val="00825435"/>
    <w:rsid w:val="00825A8D"/>
    <w:rsid w:val="00826407"/>
    <w:rsid w:val="008267A7"/>
    <w:rsid w:val="0082741C"/>
    <w:rsid w:val="00830D06"/>
    <w:rsid w:val="00831997"/>
    <w:rsid w:val="00832E1C"/>
    <w:rsid w:val="00833C91"/>
    <w:rsid w:val="00834049"/>
    <w:rsid w:val="0083544F"/>
    <w:rsid w:val="00836367"/>
    <w:rsid w:val="0083649E"/>
    <w:rsid w:val="008365A1"/>
    <w:rsid w:val="008365CD"/>
    <w:rsid w:val="00836D3D"/>
    <w:rsid w:val="008374F9"/>
    <w:rsid w:val="00837A32"/>
    <w:rsid w:val="0084020A"/>
    <w:rsid w:val="00840672"/>
    <w:rsid w:val="00840E6C"/>
    <w:rsid w:val="00840ED4"/>
    <w:rsid w:val="008410D3"/>
    <w:rsid w:val="00844B6D"/>
    <w:rsid w:val="00845830"/>
    <w:rsid w:val="00845DC2"/>
    <w:rsid w:val="0084612F"/>
    <w:rsid w:val="00846846"/>
    <w:rsid w:val="0084712B"/>
    <w:rsid w:val="0084775D"/>
    <w:rsid w:val="00850305"/>
    <w:rsid w:val="00851061"/>
    <w:rsid w:val="00851793"/>
    <w:rsid w:val="00852C62"/>
    <w:rsid w:val="0085332E"/>
    <w:rsid w:val="0085371E"/>
    <w:rsid w:val="008537FE"/>
    <w:rsid w:val="00854E3B"/>
    <w:rsid w:val="0085508D"/>
    <w:rsid w:val="0085645A"/>
    <w:rsid w:val="00856843"/>
    <w:rsid w:val="00856C4F"/>
    <w:rsid w:val="00857CBB"/>
    <w:rsid w:val="008615EB"/>
    <w:rsid w:val="008620D3"/>
    <w:rsid w:val="0086259F"/>
    <w:rsid w:val="00862FE4"/>
    <w:rsid w:val="008630B4"/>
    <w:rsid w:val="008639FE"/>
    <w:rsid w:val="008643B7"/>
    <w:rsid w:val="00865B47"/>
    <w:rsid w:val="008664DB"/>
    <w:rsid w:val="00866B80"/>
    <w:rsid w:val="00866D0C"/>
    <w:rsid w:val="0086701E"/>
    <w:rsid w:val="008672A7"/>
    <w:rsid w:val="0086745F"/>
    <w:rsid w:val="00867B84"/>
    <w:rsid w:val="008701A6"/>
    <w:rsid w:val="00870447"/>
    <w:rsid w:val="00870B09"/>
    <w:rsid w:val="00872D13"/>
    <w:rsid w:val="0087316E"/>
    <w:rsid w:val="00873603"/>
    <w:rsid w:val="008761CE"/>
    <w:rsid w:val="008761F5"/>
    <w:rsid w:val="00876664"/>
    <w:rsid w:val="00880175"/>
    <w:rsid w:val="00881230"/>
    <w:rsid w:val="00881741"/>
    <w:rsid w:val="00882B0E"/>
    <w:rsid w:val="00884862"/>
    <w:rsid w:val="008854D9"/>
    <w:rsid w:val="008859E3"/>
    <w:rsid w:val="00885DAE"/>
    <w:rsid w:val="00885E78"/>
    <w:rsid w:val="00886879"/>
    <w:rsid w:val="00886F50"/>
    <w:rsid w:val="0088774B"/>
    <w:rsid w:val="00887AE1"/>
    <w:rsid w:val="00887B89"/>
    <w:rsid w:val="0089096F"/>
    <w:rsid w:val="00891245"/>
    <w:rsid w:val="00891479"/>
    <w:rsid w:val="00891581"/>
    <w:rsid w:val="0089323D"/>
    <w:rsid w:val="00894C85"/>
    <w:rsid w:val="00895F08"/>
    <w:rsid w:val="008960AF"/>
    <w:rsid w:val="008961F9"/>
    <w:rsid w:val="00896802"/>
    <w:rsid w:val="00896EA2"/>
    <w:rsid w:val="00896F74"/>
    <w:rsid w:val="008973E7"/>
    <w:rsid w:val="00897B7C"/>
    <w:rsid w:val="008A02FA"/>
    <w:rsid w:val="008A161D"/>
    <w:rsid w:val="008A20CE"/>
    <w:rsid w:val="008A2C7D"/>
    <w:rsid w:val="008A2DC2"/>
    <w:rsid w:val="008A3A80"/>
    <w:rsid w:val="008A3D80"/>
    <w:rsid w:val="008A481E"/>
    <w:rsid w:val="008A4C10"/>
    <w:rsid w:val="008A57B4"/>
    <w:rsid w:val="008A5931"/>
    <w:rsid w:val="008A7185"/>
    <w:rsid w:val="008A7260"/>
    <w:rsid w:val="008A7B09"/>
    <w:rsid w:val="008B05F5"/>
    <w:rsid w:val="008B0645"/>
    <w:rsid w:val="008B0CC7"/>
    <w:rsid w:val="008B1C91"/>
    <w:rsid w:val="008B2016"/>
    <w:rsid w:val="008B2E8C"/>
    <w:rsid w:val="008B2F7C"/>
    <w:rsid w:val="008B30E7"/>
    <w:rsid w:val="008B5E8B"/>
    <w:rsid w:val="008B6161"/>
    <w:rsid w:val="008B6524"/>
    <w:rsid w:val="008B68B4"/>
    <w:rsid w:val="008B7E88"/>
    <w:rsid w:val="008C01CC"/>
    <w:rsid w:val="008C0490"/>
    <w:rsid w:val="008C1993"/>
    <w:rsid w:val="008C1DFC"/>
    <w:rsid w:val="008C2C4E"/>
    <w:rsid w:val="008C2CD3"/>
    <w:rsid w:val="008C34AB"/>
    <w:rsid w:val="008C446F"/>
    <w:rsid w:val="008C4779"/>
    <w:rsid w:val="008C4B23"/>
    <w:rsid w:val="008C58DC"/>
    <w:rsid w:val="008C7260"/>
    <w:rsid w:val="008C7339"/>
    <w:rsid w:val="008D1C25"/>
    <w:rsid w:val="008D1E66"/>
    <w:rsid w:val="008D3C0E"/>
    <w:rsid w:val="008D3D06"/>
    <w:rsid w:val="008D529D"/>
    <w:rsid w:val="008D5619"/>
    <w:rsid w:val="008D5BBE"/>
    <w:rsid w:val="008D64D5"/>
    <w:rsid w:val="008D6DFA"/>
    <w:rsid w:val="008D71CD"/>
    <w:rsid w:val="008D7F8F"/>
    <w:rsid w:val="008E066A"/>
    <w:rsid w:val="008E0E6D"/>
    <w:rsid w:val="008E2B89"/>
    <w:rsid w:val="008E2E98"/>
    <w:rsid w:val="008E38DC"/>
    <w:rsid w:val="008E3DFD"/>
    <w:rsid w:val="008E3F0E"/>
    <w:rsid w:val="008E3F9E"/>
    <w:rsid w:val="008E4F50"/>
    <w:rsid w:val="008E5922"/>
    <w:rsid w:val="008F0258"/>
    <w:rsid w:val="008F02C9"/>
    <w:rsid w:val="008F08E9"/>
    <w:rsid w:val="008F12B0"/>
    <w:rsid w:val="008F1C36"/>
    <w:rsid w:val="008F1FDC"/>
    <w:rsid w:val="008F39C0"/>
    <w:rsid w:val="008F4BA6"/>
    <w:rsid w:val="008F4C0E"/>
    <w:rsid w:val="008F52D6"/>
    <w:rsid w:val="008F6042"/>
    <w:rsid w:val="008F6528"/>
    <w:rsid w:val="008F6E2C"/>
    <w:rsid w:val="008F6EEF"/>
    <w:rsid w:val="008F7041"/>
    <w:rsid w:val="008F7A76"/>
    <w:rsid w:val="008F7E58"/>
    <w:rsid w:val="00900803"/>
    <w:rsid w:val="00901515"/>
    <w:rsid w:val="0090242D"/>
    <w:rsid w:val="00902480"/>
    <w:rsid w:val="00902A34"/>
    <w:rsid w:val="0090341F"/>
    <w:rsid w:val="00903440"/>
    <w:rsid w:val="00903693"/>
    <w:rsid w:val="00903E53"/>
    <w:rsid w:val="00904329"/>
    <w:rsid w:val="0090466E"/>
    <w:rsid w:val="0090532D"/>
    <w:rsid w:val="009064C5"/>
    <w:rsid w:val="00906948"/>
    <w:rsid w:val="00913ED5"/>
    <w:rsid w:val="00914116"/>
    <w:rsid w:val="009157DD"/>
    <w:rsid w:val="00915A5E"/>
    <w:rsid w:val="00917D23"/>
    <w:rsid w:val="00917D94"/>
    <w:rsid w:val="009202C8"/>
    <w:rsid w:val="00920317"/>
    <w:rsid w:val="00922EDE"/>
    <w:rsid w:val="00924520"/>
    <w:rsid w:val="00924D58"/>
    <w:rsid w:val="00925611"/>
    <w:rsid w:val="00926165"/>
    <w:rsid w:val="00927F39"/>
    <w:rsid w:val="009303D9"/>
    <w:rsid w:val="009304A3"/>
    <w:rsid w:val="009305A3"/>
    <w:rsid w:val="009309A1"/>
    <w:rsid w:val="00930E0D"/>
    <w:rsid w:val="00931158"/>
    <w:rsid w:val="00933BF9"/>
    <w:rsid w:val="00933C64"/>
    <w:rsid w:val="00934257"/>
    <w:rsid w:val="009345BC"/>
    <w:rsid w:val="00934881"/>
    <w:rsid w:val="0093630E"/>
    <w:rsid w:val="00936332"/>
    <w:rsid w:val="00936C92"/>
    <w:rsid w:val="00936D86"/>
    <w:rsid w:val="0094019A"/>
    <w:rsid w:val="009412B8"/>
    <w:rsid w:val="0094320B"/>
    <w:rsid w:val="00943624"/>
    <w:rsid w:val="00943888"/>
    <w:rsid w:val="00943A91"/>
    <w:rsid w:val="00944C14"/>
    <w:rsid w:val="00944E73"/>
    <w:rsid w:val="00945A53"/>
    <w:rsid w:val="00945EF3"/>
    <w:rsid w:val="00946DA6"/>
    <w:rsid w:val="009476FF"/>
    <w:rsid w:val="00950C08"/>
    <w:rsid w:val="00951320"/>
    <w:rsid w:val="00952852"/>
    <w:rsid w:val="00952C07"/>
    <w:rsid w:val="009538A5"/>
    <w:rsid w:val="00953F9F"/>
    <w:rsid w:val="009545E1"/>
    <w:rsid w:val="009545E6"/>
    <w:rsid w:val="00955ABE"/>
    <w:rsid w:val="00955E66"/>
    <w:rsid w:val="00956A85"/>
    <w:rsid w:val="00961010"/>
    <w:rsid w:val="0096102D"/>
    <w:rsid w:val="00962569"/>
    <w:rsid w:val="0096373F"/>
    <w:rsid w:val="00963FDF"/>
    <w:rsid w:val="0096469B"/>
    <w:rsid w:val="009649DB"/>
    <w:rsid w:val="00965546"/>
    <w:rsid w:val="00967547"/>
    <w:rsid w:val="00967C12"/>
    <w:rsid w:val="009709F3"/>
    <w:rsid w:val="00971353"/>
    <w:rsid w:val="00972203"/>
    <w:rsid w:val="00973946"/>
    <w:rsid w:val="009756A4"/>
    <w:rsid w:val="00976E79"/>
    <w:rsid w:val="009771CE"/>
    <w:rsid w:val="0097782A"/>
    <w:rsid w:val="00980A32"/>
    <w:rsid w:val="00980C35"/>
    <w:rsid w:val="00981A10"/>
    <w:rsid w:val="009828D4"/>
    <w:rsid w:val="00982BCC"/>
    <w:rsid w:val="009830DF"/>
    <w:rsid w:val="00983EAC"/>
    <w:rsid w:val="00984477"/>
    <w:rsid w:val="00984A69"/>
    <w:rsid w:val="00984F68"/>
    <w:rsid w:val="00985737"/>
    <w:rsid w:val="00985F4F"/>
    <w:rsid w:val="00986BC1"/>
    <w:rsid w:val="00986E3A"/>
    <w:rsid w:val="00986E43"/>
    <w:rsid w:val="009878C2"/>
    <w:rsid w:val="00987C88"/>
    <w:rsid w:val="00991DC1"/>
    <w:rsid w:val="0099230F"/>
    <w:rsid w:val="0099410F"/>
    <w:rsid w:val="00996340"/>
    <w:rsid w:val="009963A7"/>
    <w:rsid w:val="009966B2"/>
    <w:rsid w:val="009973CC"/>
    <w:rsid w:val="00997414"/>
    <w:rsid w:val="009A0308"/>
    <w:rsid w:val="009A032D"/>
    <w:rsid w:val="009A0454"/>
    <w:rsid w:val="009A1BA3"/>
    <w:rsid w:val="009A2F59"/>
    <w:rsid w:val="009A362C"/>
    <w:rsid w:val="009A3A0D"/>
    <w:rsid w:val="009A574D"/>
    <w:rsid w:val="009A6319"/>
    <w:rsid w:val="009A6AEF"/>
    <w:rsid w:val="009A7730"/>
    <w:rsid w:val="009A7D24"/>
    <w:rsid w:val="009B081B"/>
    <w:rsid w:val="009B1B26"/>
    <w:rsid w:val="009B1B80"/>
    <w:rsid w:val="009B21B6"/>
    <w:rsid w:val="009B2A56"/>
    <w:rsid w:val="009B32E5"/>
    <w:rsid w:val="009B36AD"/>
    <w:rsid w:val="009B4301"/>
    <w:rsid w:val="009B45B1"/>
    <w:rsid w:val="009B49D8"/>
    <w:rsid w:val="009B6AA5"/>
    <w:rsid w:val="009B76AE"/>
    <w:rsid w:val="009B773E"/>
    <w:rsid w:val="009B78FA"/>
    <w:rsid w:val="009C02DF"/>
    <w:rsid w:val="009C10DE"/>
    <w:rsid w:val="009C12F7"/>
    <w:rsid w:val="009C15B1"/>
    <w:rsid w:val="009C1E01"/>
    <w:rsid w:val="009C207F"/>
    <w:rsid w:val="009C3CCB"/>
    <w:rsid w:val="009C48FD"/>
    <w:rsid w:val="009C4E63"/>
    <w:rsid w:val="009C5C80"/>
    <w:rsid w:val="009C66FF"/>
    <w:rsid w:val="009C71FE"/>
    <w:rsid w:val="009C73B1"/>
    <w:rsid w:val="009C7BEC"/>
    <w:rsid w:val="009D072D"/>
    <w:rsid w:val="009D0AEC"/>
    <w:rsid w:val="009D0C0A"/>
    <w:rsid w:val="009D1183"/>
    <w:rsid w:val="009D1569"/>
    <w:rsid w:val="009D1757"/>
    <w:rsid w:val="009D221D"/>
    <w:rsid w:val="009D2A12"/>
    <w:rsid w:val="009D2BFC"/>
    <w:rsid w:val="009D2C02"/>
    <w:rsid w:val="009D3C0B"/>
    <w:rsid w:val="009D4293"/>
    <w:rsid w:val="009D4315"/>
    <w:rsid w:val="009D60B4"/>
    <w:rsid w:val="009D64EB"/>
    <w:rsid w:val="009E1781"/>
    <w:rsid w:val="009E20D9"/>
    <w:rsid w:val="009E240D"/>
    <w:rsid w:val="009E3546"/>
    <w:rsid w:val="009E3AC2"/>
    <w:rsid w:val="009E3C58"/>
    <w:rsid w:val="009E3C91"/>
    <w:rsid w:val="009E3F47"/>
    <w:rsid w:val="009E51DE"/>
    <w:rsid w:val="009E5794"/>
    <w:rsid w:val="009E6597"/>
    <w:rsid w:val="009E77AF"/>
    <w:rsid w:val="009F01F4"/>
    <w:rsid w:val="009F0624"/>
    <w:rsid w:val="009F0B2A"/>
    <w:rsid w:val="009F1D79"/>
    <w:rsid w:val="009F2C6C"/>
    <w:rsid w:val="009F57C9"/>
    <w:rsid w:val="009F6006"/>
    <w:rsid w:val="009F6AB7"/>
    <w:rsid w:val="009F6EF0"/>
    <w:rsid w:val="009F782D"/>
    <w:rsid w:val="009F7E17"/>
    <w:rsid w:val="00A00569"/>
    <w:rsid w:val="00A01ED8"/>
    <w:rsid w:val="00A03A0A"/>
    <w:rsid w:val="00A043FE"/>
    <w:rsid w:val="00A04E0F"/>
    <w:rsid w:val="00A059B3"/>
    <w:rsid w:val="00A076F4"/>
    <w:rsid w:val="00A107FA"/>
    <w:rsid w:val="00A119F6"/>
    <w:rsid w:val="00A128BD"/>
    <w:rsid w:val="00A132BD"/>
    <w:rsid w:val="00A14957"/>
    <w:rsid w:val="00A14B56"/>
    <w:rsid w:val="00A16E46"/>
    <w:rsid w:val="00A16F41"/>
    <w:rsid w:val="00A170A3"/>
    <w:rsid w:val="00A17B7B"/>
    <w:rsid w:val="00A216C2"/>
    <w:rsid w:val="00A21E8F"/>
    <w:rsid w:val="00A22827"/>
    <w:rsid w:val="00A2314B"/>
    <w:rsid w:val="00A23A92"/>
    <w:rsid w:val="00A24128"/>
    <w:rsid w:val="00A25D17"/>
    <w:rsid w:val="00A2631C"/>
    <w:rsid w:val="00A2680A"/>
    <w:rsid w:val="00A26FA0"/>
    <w:rsid w:val="00A270F5"/>
    <w:rsid w:val="00A305BB"/>
    <w:rsid w:val="00A30E0C"/>
    <w:rsid w:val="00A32F6D"/>
    <w:rsid w:val="00A32F6F"/>
    <w:rsid w:val="00A352A2"/>
    <w:rsid w:val="00A35765"/>
    <w:rsid w:val="00A362B6"/>
    <w:rsid w:val="00A36F5F"/>
    <w:rsid w:val="00A376DC"/>
    <w:rsid w:val="00A4041E"/>
    <w:rsid w:val="00A406E4"/>
    <w:rsid w:val="00A40A71"/>
    <w:rsid w:val="00A42135"/>
    <w:rsid w:val="00A4294B"/>
    <w:rsid w:val="00A44721"/>
    <w:rsid w:val="00A44C5B"/>
    <w:rsid w:val="00A45CF9"/>
    <w:rsid w:val="00A45F96"/>
    <w:rsid w:val="00A462FF"/>
    <w:rsid w:val="00A51B50"/>
    <w:rsid w:val="00A51D11"/>
    <w:rsid w:val="00A521CA"/>
    <w:rsid w:val="00A5287F"/>
    <w:rsid w:val="00A52F59"/>
    <w:rsid w:val="00A53676"/>
    <w:rsid w:val="00A53F81"/>
    <w:rsid w:val="00A54211"/>
    <w:rsid w:val="00A54254"/>
    <w:rsid w:val="00A55407"/>
    <w:rsid w:val="00A55753"/>
    <w:rsid w:val="00A5584D"/>
    <w:rsid w:val="00A55FE2"/>
    <w:rsid w:val="00A5626D"/>
    <w:rsid w:val="00A56E56"/>
    <w:rsid w:val="00A60180"/>
    <w:rsid w:val="00A60225"/>
    <w:rsid w:val="00A6156C"/>
    <w:rsid w:val="00A623A9"/>
    <w:rsid w:val="00A63189"/>
    <w:rsid w:val="00A6332D"/>
    <w:rsid w:val="00A63E5A"/>
    <w:rsid w:val="00A6440C"/>
    <w:rsid w:val="00A64A09"/>
    <w:rsid w:val="00A64CF5"/>
    <w:rsid w:val="00A653DE"/>
    <w:rsid w:val="00A670DA"/>
    <w:rsid w:val="00A674F1"/>
    <w:rsid w:val="00A706C9"/>
    <w:rsid w:val="00A71000"/>
    <w:rsid w:val="00A71F9A"/>
    <w:rsid w:val="00A72A13"/>
    <w:rsid w:val="00A72E5E"/>
    <w:rsid w:val="00A74CF0"/>
    <w:rsid w:val="00A76C87"/>
    <w:rsid w:val="00A7703D"/>
    <w:rsid w:val="00A800EB"/>
    <w:rsid w:val="00A80E4A"/>
    <w:rsid w:val="00A814FA"/>
    <w:rsid w:val="00A82F6C"/>
    <w:rsid w:val="00A83FA7"/>
    <w:rsid w:val="00A84ECF"/>
    <w:rsid w:val="00A86247"/>
    <w:rsid w:val="00A862BA"/>
    <w:rsid w:val="00A8686F"/>
    <w:rsid w:val="00A9005E"/>
    <w:rsid w:val="00A9038F"/>
    <w:rsid w:val="00A91941"/>
    <w:rsid w:val="00A91F74"/>
    <w:rsid w:val="00A956D5"/>
    <w:rsid w:val="00A97496"/>
    <w:rsid w:val="00A974B7"/>
    <w:rsid w:val="00AA23CC"/>
    <w:rsid w:val="00AA2A91"/>
    <w:rsid w:val="00AA2B2A"/>
    <w:rsid w:val="00AA3906"/>
    <w:rsid w:val="00AA3946"/>
    <w:rsid w:val="00AA6A72"/>
    <w:rsid w:val="00AB0AE1"/>
    <w:rsid w:val="00AB13C3"/>
    <w:rsid w:val="00AB194C"/>
    <w:rsid w:val="00AB1C7D"/>
    <w:rsid w:val="00AB2164"/>
    <w:rsid w:val="00AB251C"/>
    <w:rsid w:val="00AB2ACA"/>
    <w:rsid w:val="00AB34A4"/>
    <w:rsid w:val="00AB423A"/>
    <w:rsid w:val="00AB45A2"/>
    <w:rsid w:val="00AB4D95"/>
    <w:rsid w:val="00AB596D"/>
    <w:rsid w:val="00AB5B95"/>
    <w:rsid w:val="00AB6787"/>
    <w:rsid w:val="00AB76DF"/>
    <w:rsid w:val="00AB7C8F"/>
    <w:rsid w:val="00AC3F61"/>
    <w:rsid w:val="00AC75E6"/>
    <w:rsid w:val="00AD0AA6"/>
    <w:rsid w:val="00AD1B3F"/>
    <w:rsid w:val="00AD3452"/>
    <w:rsid w:val="00AD3E6E"/>
    <w:rsid w:val="00AD4562"/>
    <w:rsid w:val="00AD4566"/>
    <w:rsid w:val="00AD4C8A"/>
    <w:rsid w:val="00AD5E41"/>
    <w:rsid w:val="00AD6CE2"/>
    <w:rsid w:val="00AE0A27"/>
    <w:rsid w:val="00AE0C0E"/>
    <w:rsid w:val="00AE0C70"/>
    <w:rsid w:val="00AE1B6B"/>
    <w:rsid w:val="00AE2155"/>
    <w:rsid w:val="00AE235A"/>
    <w:rsid w:val="00AE3409"/>
    <w:rsid w:val="00AE3F48"/>
    <w:rsid w:val="00AE45E2"/>
    <w:rsid w:val="00AE48EA"/>
    <w:rsid w:val="00AE5A62"/>
    <w:rsid w:val="00AE669F"/>
    <w:rsid w:val="00AE70AB"/>
    <w:rsid w:val="00AF1041"/>
    <w:rsid w:val="00AF2344"/>
    <w:rsid w:val="00AF2C56"/>
    <w:rsid w:val="00AF311F"/>
    <w:rsid w:val="00AF381C"/>
    <w:rsid w:val="00AF494B"/>
    <w:rsid w:val="00AF4BFF"/>
    <w:rsid w:val="00AF4EBE"/>
    <w:rsid w:val="00AF4FEA"/>
    <w:rsid w:val="00AF564E"/>
    <w:rsid w:val="00B00496"/>
    <w:rsid w:val="00B004A3"/>
    <w:rsid w:val="00B02F3D"/>
    <w:rsid w:val="00B047B7"/>
    <w:rsid w:val="00B04AF1"/>
    <w:rsid w:val="00B04C2A"/>
    <w:rsid w:val="00B057C4"/>
    <w:rsid w:val="00B06CEA"/>
    <w:rsid w:val="00B06D55"/>
    <w:rsid w:val="00B11199"/>
    <w:rsid w:val="00B11A60"/>
    <w:rsid w:val="00B14B79"/>
    <w:rsid w:val="00B1558E"/>
    <w:rsid w:val="00B1595C"/>
    <w:rsid w:val="00B163D5"/>
    <w:rsid w:val="00B1762F"/>
    <w:rsid w:val="00B17CA9"/>
    <w:rsid w:val="00B17FD8"/>
    <w:rsid w:val="00B22613"/>
    <w:rsid w:val="00B22871"/>
    <w:rsid w:val="00B231F9"/>
    <w:rsid w:val="00B237DF"/>
    <w:rsid w:val="00B2440F"/>
    <w:rsid w:val="00B2532F"/>
    <w:rsid w:val="00B25C81"/>
    <w:rsid w:val="00B25CDF"/>
    <w:rsid w:val="00B26022"/>
    <w:rsid w:val="00B26443"/>
    <w:rsid w:val="00B2695A"/>
    <w:rsid w:val="00B277FB"/>
    <w:rsid w:val="00B27866"/>
    <w:rsid w:val="00B2794E"/>
    <w:rsid w:val="00B27A32"/>
    <w:rsid w:val="00B27B12"/>
    <w:rsid w:val="00B31FAF"/>
    <w:rsid w:val="00B32616"/>
    <w:rsid w:val="00B32A80"/>
    <w:rsid w:val="00B3538B"/>
    <w:rsid w:val="00B35934"/>
    <w:rsid w:val="00B35C15"/>
    <w:rsid w:val="00B368B1"/>
    <w:rsid w:val="00B36FDD"/>
    <w:rsid w:val="00B37123"/>
    <w:rsid w:val="00B409A1"/>
    <w:rsid w:val="00B419CA"/>
    <w:rsid w:val="00B41A72"/>
    <w:rsid w:val="00B426E5"/>
    <w:rsid w:val="00B42802"/>
    <w:rsid w:val="00B43A4C"/>
    <w:rsid w:val="00B44744"/>
    <w:rsid w:val="00B44A76"/>
    <w:rsid w:val="00B44C49"/>
    <w:rsid w:val="00B44CC8"/>
    <w:rsid w:val="00B44FBD"/>
    <w:rsid w:val="00B451A9"/>
    <w:rsid w:val="00B452B3"/>
    <w:rsid w:val="00B45CEB"/>
    <w:rsid w:val="00B46436"/>
    <w:rsid w:val="00B46EED"/>
    <w:rsid w:val="00B476BB"/>
    <w:rsid w:val="00B47BEB"/>
    <w:rsid w:val="00B50A15"/>
    <w:rsid w:val="00B51B52"/>
    <w:rsid w:val="00B5229B"/>
    <w:rsid w:val="00B525E9"/>
    <w:rsid w:val="00B537E6"/>
    <w:rsid w:val="00B53F40"/>
    <w:rsid w:val="00B54C85"/>
    <w:rsid w:val="00B55337"/>
    <w:rsid w:val="00B55CB3"/>
    <w:rsid w:val="00B5690A"/>
    <w:rsid w:val="00B57CBC"/>
    <w:rsid w:val="00B57E0B"/>
    <w:rsid w:val="00B60178"/>
    <w:rsid w:val="00B604E5"/>
    <w:rsid w:val="00B60E0F"/>
    <w:rsid w:val="00B61929"/>
    <w:rsid w:val="00B62617"/>
    <w:rsid w:val="00B63112"/>
    <w:rsid w:val="00B63741"/>
    <w:rsid w:val="00B6418A"/>
    <w:rsid w:val="00B6626B"/>
    <w:rsid w:val="00B66B04"/>
    <w:rsid w:val="00B70320"/>
    <w:rsid w:val="00B7042D"/>
    <w:rsid w:val="00B70561"/>
    <w:rsid w:val="00B70C6D"/>
    <w:rsid w:val="00B718AA"/>
    <w:rsid w:val="00B723F6"/>
    <w:rsid w:val="00B734B8"/>
    <w:rsid w:val="00B73D70"/>
    <w:rsid w:val="00B74931"/>
    <w:rsid w:val="00B74AD8"/>
    <w:rsid w:val="00B75000"/>
    <w:rsid w:val="00B7635E"/>
    <w:rsid w:val="00B768D1"/>
    <w:rsid w:val="00B80A3C"/>
    <w:rsid w:val="00B84350"/>
    <w:rsid w:val="00B845C8"/>
    <w:rsid w:val="00B84735"/>
    <w:rsid w:val="00B859F3"/>
    <w:rsid w:val="00B9062C"/>
    <w:rsid w:val="00B906EA"/>
    <w:rsid w:val="00B91395"/>
    <w:rsid w:val="00B9209F"/>
    <w:rsid w:val="00B92402"/>
    <w:rsid w:val="00B92DFC"/>
    <w:rsid w:val="00B932C8"/>
    <w:rsid w:val="00B94AC8"/>
    <w:rsid w:val="00B9593C"/>
    <w:rsid w:val="00B97A26"/>
    <w:rsid w:val="00BA0035"/>
    <w:rsid w:val="00BA1025"/>
    <w:rsid w:val="00BA1179"/>
    <w:rsid w:val="00BA12B5"/>
    <w:rsid w:val="00BA1908"/>
    <w:rsid w:val="00BA1B7E"/>
    <w:rsid w:val="00BA30AC"/>
    <w:rsid w:val="00BA442C"/>
    <w:rsid w:val="00BA46F5"/>
    <w:rsid w:val="00BA4ECD"/>
    <w:rsid w:val="00BA61BD"/>
    <w:rsid w:val="00BA6A21"/>
    <w:rsid w:val="00BA7043"/>
    <w:rsid w:val="00BA795A"/>
    <w:rsid w:val="00BB06CE"/>
    <w:rsid w:val="00BB18A6"/>
    <w:rsid w:val="00BB1DF5"/>
    <w:rsid w:val="00BB346B"/>
    <w:rsid w:val="00BB39B5"/>
    <w:rsid w:val="00BB45BE"/>
    <w:rsid w:val="00BB563A"/>
    <w:rsid w:val="00BB56C0"/>
    <w:rsid w:val="00BB6163"/>
    <w:rsid w:val="00BB6719"/>
    <w:rsid w:val="00BB6954"/>
    <w:rsid w:val="00BB6F76"/>
    <w:rsid w:val="00BB78A2"/>
    <w:rsid w:val="00BC0487"/>
    <w:rsid w:val="00BC21D8"/>
    <w:rsid w:val="00BC23F9"/>
    <w:rsid w:val="00BC2592"/>
    <w:rsid w:val="00BC3420"/>
    <w:rsid w:val="00BC3FEC"/>
    <w:rsid w:val="00BC4017"/>
    <w:rsid w:val="00BC4BCA"/>
    <w:rsid w:val="00BC60BB"/>
    <w:rsid w:val="00BC6A30"/>
    <w:rsid w:val="00BC6D7D"/>
    <w:rsid w:val="00BC7176"/>
    <w:rsid w:val="00BC76D9"/>
    <w:rsid w:val="00BD000E"/>
    <w:rsid w:val="00BD24CF"/>
    <w:rsid w:val="00BD298D"/>
    <w:rsid w:val="00BD3FA1"/>
    <w:rsid w:val="00BD4AC9"/>
    <w:rsid w:val="00BD4BE7"/>
    <w:rsid w:val="00BD5023"/>
    <w:rsid w:val="00BD5EA6"/>
    <w:rsid w:val="00BD670B"/>
    <w:rsid w:val="00BD67AA"/>
    <w:rsid w:val="00BD78B6"/>
    <w:rsid w:val="00BD78BA"/>
    <w:rsid w:val="00BE0421"/>
    <w:rsid w:val="00BE0D89"/>
    <w:rsid w:val="00BE1542"/>
    <w:rsid w:val="00BE2153"/>
    <w:rsid w:val="00BE31E8"/>
    <w:rsid w:val="00BE379F"/>
    <w:rsid w:val="00BE47FD"/>
    <w:rsid w:val="00BE5682"/>
    <w:rsid w:val="00BE6968"/>
    <w:rsid w:val="00BE6C28"/>
    <w:rsid w:val="00BE7077"/>
    <w:rsid w:val="00BE7D3C"/>
    <w:rsid w:val="00BF02DE"/>
    <w:rsid w:val="00BF1C43"/>
    <w:rsid w:val="00BF1EA5"/>
    <w:rsid w:val="00BF27EF"/>
    <w:rsid w:val="00BF304A"/>
    <w:rsid w:val="00BF310C"/>
    <w:rsid w:val="00BF4AA4"/>
    <w:rsid w:val="00BF5FE3"/>
    <w:rsid w:val="00BF5FF6"/>
    <w:rsid w:val="00BF6B1B"/>
    <w:rsid w:val="00BF6B3D"/>
    <w:rsid w:val="00BF7831"/>
    <w:rsid w:val="00BF79DC"/>
    <w:rsid w:val="00BF7B61"/>
    <w:rsid w:val="00BF7F99"/>
    <w:rsid w:val="00C002B2"/>
    <w:rsid w:val="00C01A55"/>
    <w:rsid w:val="00C0207F"/>
    <w:rsid w:val="00C03A04"/>
    <w:rsid w:val="00C04290"/>
    <w:rsid w:val="00C048EA"/>
    <w:rsid w:val="00C05666"/>
    <w:rsid w:val="00C06359"/>
    <w:rsid w:val="00C06C9C"/>
    <w:rsid w:val="00C10E0C"/>
    <w:rsid w:val="00C12FF7"/>
    <w:rsid w:val="00C13006"/>
    <w:rsid w:val="00C1313D"/>
    <w:rsid w:val="00C157F2"/>
    <w:rsid w:val="00C15C01"/>
    <w:rsid w:val="00C16117"/>
    <w:rsid w:val="00C166E0"/>
    <w:rsid w:val="00C2049C"/>
    <w:rsid w:val="00C20884"/>
    <w:rsid w:val="00C20AE7"/>
    <w:rsid w:val="00C21F57"/>
    <w:rsid w:val="00C24070"/>
    <w:rsid w:val="00C2421A"/>
    <w:rsid w:val="00C249EC"/>
    <w:rsid w:val="00C252DA"/>
    <w:rsid w:val="00C261E5"/>
    <w:rsid w:val="00C273C3"/>
    <w:rsid w:val="00C306DA"/>
    <w:rsid w:val="00C3075A"/>
    <w:rsid w:val="00C307C6"/>
    <w:rsid w:val="00C30913"/>
    <w:rsid w:val="00C30DB8"/>
    <w:rsid w:val="00C31B1D"/>
    <w:rsid w:val="00C327F2"/>
    <w:rsid w:val="00C32B4C"/>
    <w:rsid w:val="00C335B3"/>
    <w:rsid w:val="00C35AF8"/>
    <w:rsid w:val="00C36A7E"/>
    <w:rsid w:val="00C37B42"/>
    <w:rsid w:val="00C37CEC"/>
    <w:rsid w:val="00C37EEE"/>
    <w:rsid w:val="00C43249"/>
    <w:rsid w:val="00C4371B"/>
    <w:rsid w:val="00C4377E"/>
    <w:rsid w:val="00C443C7"/>
    <w:rsid w:val="00C44A46"/>
    <w:rsid w:val="00C44E6D"/>
    <w:rsid w:val="00C4560B"/>
    <w:rsid w:val="00C45C59"/>
    <w:rsid w:val="00C45E8A"/>
    <w:rsid w:val="00C45EC3"/>
    <w:rsid w:val="00C45ECF"/>
    <w:rsid w:val="00C47865"/>
    <w:rsid w:val="00C47BC1"/>
    <w:rsid w:val="00C506F9"/>
    <w:rsid w:val="00C51A32"/>
    <w:rsid w:val="00C523D1"/>
    <w:rsid w:val="00C52EF1"/>
    <w:rsid w:val="00C53014"/>
    <w:rsid w:val="00C562FB"/>
    <w:rsid w:val="00C5673A"/>
    <w:rsid w:val="00C5769E"/>
    <w:rsid w:val="00C6015A"/>
    <w:rsid w:val="00C60F49"/>
    <w:rsid w:val="00C610B5"/>
    <w:rsid w:val="00C61494"/>
    <w:rsid w:val="00C62E81"/>
    <w:rsid w:val="00C64408"/>
    <w:rsid w:val="00C674AD"/>
    <w:rsid w:val="00C67A6A"/>
    <w:rsid w:val="00C70896"/>
    <w:rsid w:val="00C70A63"/>
    <w:rsid w:val="00C711C3"/>
    <w:rsid w:val="00C712A6"/>
    <w:rsid w:val="00C734BF"/>
    <w:rsid w:val="00C74323"/>
    <w:rsid w:val="00C748AF"/>
    <w:rsid w:val="00C75260"/>
    <w:rsid w:val="00C759BD"/>
    <w:rsid w:val="00C75B4B"/>
    <w:rsid w:val="00C75EEE"/>
    <w:rsid w:val="00C76678"/>
    <w:rsid w:val="00C77558"/>
    <w:rsid w:val="00C80B4B"/>
    <w:rsid w:val="00C82103"/>
    <w:rsid w:val="00C82726"/>
    <w:rsid w:val="00C83F14"/>
    <w:rsid w:val="00C843CA"/>
    <w:rsid w:val="00C84860"/>
    <w:rsid w:val="00C84DEA"/>
    <w:rsid w:val="00C85642"/>
    <w:rsid w:val="00C85712"/>
    <w:rsid w:val="00C8585A"/>
    <w:rsid w:val="00C919A4"/>
    <w:rsid w:val="00C937D1"/>
    <w:rsid w:val="00C9445F"/>
    <w:rsid w:val="00C94EC8"/>
    <w:rsid w:val="00C95115"/>
    <w:rsid w:val="00C95227"/>
    <w:rsid w:val="00C95FD5"/>
    <w:rsid w:val="00C963A1"/>
    <w:rsid w:val="00C96E6B"/>
    <w:rsid w:val="00CA00BD"/>
    <w:rsid w:val="00CA10FC"/>
    <w:rsid w:val="00CA2A2A"/>
    <w:rsid w:val="00CA2CBD"/>
    <w:rsid w:val="00CA2F81"/>
    <w:rsid w:val="00CA4392"/>
    <w:rsid w:val="00CA5FCC"/>
    <w:rsid w:val="00CA68B9"/>
    <w:rsid w:val="00CA750F"/>
    <w:rsid w:val="00CB0507"/>
    <w:rsid w:val="00CB0A05"/>
    <w:rsid w:val="00CB2E58"/>
    <w:rsid w:val="00CB2E8F"/>
    <w:rsid w:val="00CB4727"/>
    <w:rsid w:val="00CB4A11"/>
    <w:rsid w:val="00CB4F56"/>
    <w:rsid w:val="00CB6EFC"/>
    <w:rsid w:val="00CB7642"/>
    <w:rsid w:val="00CB76E5"/>
    <w:rsid w:val="00CC0935"/>
    <w:rsid w:val="00CC0FE8"/>
    <w:rsid w:val="00CC11E1"/>
    <w:rsid w:val="00CC1287"/>
    <w:rsid w:val="00CC14B3"/>
    <w:rsid w:val="00CC190F"/>
    <w:rsid w:val="00CC236A"/>
    <w:rsid w:val="00CC31D7"/>
    <w:rsid w:val="00CC393F"/>
    <w:rsid w:val="00CC3E4C"/>
    <w:rsid w:val="00CC5FED"/>
    <w:rsid w:val="00CC658E"/>
    <w:rsid w:val="00CD199A"/>
    <w:rsid w:val="00CD2C6C"/>
    <w:rsid w:val="00CD2CBC"/>
    <w:rsid w:val="00CD2F37"/>
    <w:rsid w:val="00CD438C"/>
    <w:rsid w:val="00CE0A4E"/>
    <w:rsid w:val="00CE13BE"/>
    <w:rsid w:val="00CE2E8D"/>
    <w:rsid w:val="00CE3898"/>
    <w:rsid w:val="00CE3E5F"/>
    <w:rsid w:val="00CE45AA"/>
    <w:rsid w:val="00CE4C7A"/>
    <w:rsid w:val="00CE5067"/>
    <w:rsid w:val="00CE5D6B"/>
    <w:rsid w:val="00CE6793"/>
    <w:rsid w:val="00CE7932"/>
    <w:rsid w:val="00CF12BB"/>
    <w:rsid w:val="00CF16BF"/>
    <w:rsid w:val="00CF1AFD"/>
    <w:rsid w:val="00CF1E26"/>
    <w:rsid w:val="00CF252E"/>
    <w:rsid w:val="00CF2F6D"/>
    <w:rsid w:val="00CF398B"/>
    <w:rsid w:val="00CF3B2C"/>
    <w:rsid w:val="00CF437B"/>
    <w:rsid w:val="00CF523D"/>
    <w:rsid w:val="00CF5512"/>
    <w:rsid w:val="00CF5B55"/>
    <w:rsid w:val="00CF6233"/>
    <w:rsid w:val="00CF63E5"/>
    <w:rsid w:val="00CF744F"/>
    <w:rsid w:val="00CF74A2"/>
    <w:rsid w:val="00CF74F7"/>
    <w:rsid w:val="00D00B73"/>
    <w:rsid w:val="00D00DE8"/>
    <w:rsid w:val="00D01CC3"/>
    <w:rsid w:val="00D039CB"/>
    <w:rsid w:val="00D03C27"/>
    <w:rsid w:val="00D03EEE"/>
    <w:rsid w:val="00D0421F"/>
    <w:rsid w:val="00D04AD1"/>
    <w:rsid w:val="00D05403"/>
    <w:rsid w:val="00D0605E"/>
    <w:rsid w:val="00D06354"/>
    <w:rsid w:val="00D06901"/>
    <w:rsid w:val="00D11351"/>
    <w:rsid w:val="00D132C4"/>
    <w:rsid w:val="00D14380"/>
    <w:rsid w:val="00D14E1F"/>
    <w:rsid w:val="00D155DE"/>
    <w:rsid w:val="00D16857"/>
    <w:rsid w:val="00D17739"/>
    <w:rsid w:val="00D17D6B"/>
    <w:rsid w:val="00D215F8"/>
    <w:rsid w:val="00D2176E"/>
    <w:rsid w:val="00D21F35"/>
    <w:rsid w:val="00D229DA"/>
    <w:rsid w:val="00D22B2B"/>
    <w:rsid w:val="00D24667"/>
    <w:rsid w:val="00D24D8D"/>
    <w:rsid w:val="00D259A6"/>
    <w:rsid w:val="00D25F12"/>
    <w:rsid w:val="00D279C6"/>
    <w:rsid w:val="00D27BF9"/>
    <w:rsid w:val="00D27CBB"/>
    <w:rsid w:val="00D31594"/>
    <w:rsid w:val="00D32F96"/>
    <w:rsid w:val="00D33006"/>
    <w:rsid w:val="00D34497"/>
    <w:rsid w:val="00D346FA"/>
    <w:rsid w:val="00D34A68"/>
    <w:rsid w:val="00D34DD6"/>
    <w:rsid w:val="00D35ACA"/>
    <w:rsid w:val="00D36C49"/>
    <w:rsid w:val="00D3798D"/>
    <w:rsid w:val="00D40630"/>
    <w:rsid w:val="00D40AFC"/>
    <w:rsid w:val="00D41C5C"/>
    <w:rsid w:val="00D44543"/>
    <w:rsid w:val="00D449DE"/>
    <w:rsid w:val="00D4503F"/>
    <w:rsid w:val="00D456A6"/>
    <w:rsid w:val="00D45C96"/>
    <w:rsid w:val="00D46288"/>
    <w:rsid w:val="00D46377"/>
    <w:rsid w:val="00D47CBC"/>
    <w:rsid w:val="00D47DFD"/>
    <w:rsid w:val="00D51156"/>
    <w:rsid w:val="00D51B4B"/>
    <w:rsid w:val="00D52D85"/>
    <w:rsid w:val="00D52E0D"/>
    <w:rsid w:val="00D530C6"/>
    <w:rsid w:val="00D53108"/>
    <w:rsid w:val="00D53337"/>
    <w:rsid w:val="00D5463A"/>
    <w:rsid w:val="00D56806"/>
    <w:rsid w:val="00D60118"/>
    <w:rsid w:val="00D632BE"/>
    <w:rsid w:val="00D63342"/>
    <w:rsid w:val="00D637B2"/>
    <w:rsid w:val="00D6388F"/>
    <w:rsid w:val="00D649D7"/>
    <w:rsid w:val="00D64E74"/>
    <w:rsid w:val="00D6589E"/>
    <w:rsid w:val="00D66B93"/>
    <w:rsid w:val="00D67DA4"/>
    <w:rsid w:val="00D67F3A"/>
    <w:rsid w:val="00D71D89"/>
    <w:rsid w:val="00D71ED0"/>
    <w:rsid w:val="00D72D06"/>
    <w:rsid w:val="00D73F1E"/>
    <w:rsid w:val="00D74436"/>
    <w:rsid w:val="00D74ABD"/>
    <w:rsid w:val="00D74C14"/>
    <w:rsid w:val="00D74F1E"/>
    <w:rsid w:val="00D7510F"/>
    <w:rsid w:val="00D7522C"/>
    <w:rsid w:val="00D7536F"/>
    <w:rsid w:val="00D76668"/>
    <w:rsid w:val="00D77C87"/>
    <w:rsid w:val="00D80909"/>
    <w:rsid w:val="00D8095C"/>
    <w:rsid w:val="00D80ED9"/>
    <w:rsid w:val="00D814A1"/>
    <w:rsid w:val="00D826F3"/>
    <w:rsid w:val="00D83898"/>
    <w:rsid w:val="00D84184"/>
    <w:rsid w:val="00D853D1"/>
    <w:rsid w:val="00D85854"/>
    <w:rsid w:val="00D861B1"/>
    <w:rsid w:val="00D86E49"/>
    <w:rsid w:val="00D8731F"/>
    <w:rsid w:val="00D8752B"/>
    <w:rsid w:val="00D91A78"/>
    <w:rsid w:val="00D92606"/>
    <w:rsid w:val="00D928BA"/>
    <w:rsid w:val="00D94078"/>
    <w:rsid w:val="00D94931"/>
    <w:rsid w:val="00D94ACE"/>
    <w:rsid w:val="00D953DB"/>
    <w:rsid w:val="00D95D16"/>
    <w:rsid w:val="00D95EFA"/>
    <w:rsid w:val="00D96469"/>
    <w:rsid w:val="00D96542"/>
    <w:rsid w:val="00DA0AF3"/>
    <w:rsid w:val="00DA15B3"/>
    <w:rsid w:val="00DA1CD6"/>
    <w:rsid w:val="00DA2571"/>
    <w:rsid w:val="00DA3ADB"/>
    <w:rsid w:val="00DA3C80"/>
    <w:rsid w:val="00DA5D58"/>
    <w:rsid w:val="00DA5F13"/>
    <w:rsid w:val="00DA6479"/>
    <w:rsid w:val="00DB0E40"/>
    <w:rsid w:val="00DB1660"/>
    <w:rsid w:val="00DB1747"/>
    <w:rsid w:val="00DB17F2"/>
    <w:rsid w:val="00DB2F59"/>
    <w:rsid w:val="00DB33FA"/>
    <w:rsid w:val="00DB34DC"/>
    <w:rsid w:val="00DB4239"/>
    <w:rsid w:val="00DB5360"/>
    <w:rsid w:val="00DB57D1"/>
    <w:rsid w:val="00DB5D22"/>
    <w:rsid w:val="00DB72DA"/>
    <w:rsid w:val="00DB72F4"/>
    <w:rsid w:val="00DC0150"/>
    <w:rsid w:val="00DC0B1E"/>
    <w:rsid w:val="00DC34F3"/>
    <w:rsid w:val="00DC399C"/>
    <w:rsid w:val="00DC4C27"/>
    <w:rsid w:val="00DC6D30"/>
    <w:rsid w:val="00DD2497"/>
    <w:rsid w:val="00DD293A"/>
    <w:rsid w:val="00DD39BD"/>
    <w:rsid w:val="00DD3E9B"/>
    <w:rsid w:val="00DD4554"/>
    <w:rsid w:val="00DD4B6D"/>
    <w:rsid w:val="00DD5CC1"/>
    <w:rsid w:val="00DD752E"/>
    <w:rsid w:val="00DD756B"/>
    <w:rsid w:val="00DD7591"/>
    <w:rsid w:val="00DE0AD7"/>
    <w:rsid w:val="00DE0AED"/>
    <w:rsid w:val="00DE21BF"/>
    <w:rsid w:val="00DE22F3"/>
    <w:rsid w:val="00DE35BE"/>
    <w:rsid w:val="00DE5093"/>
    <w:rsid w:val="00DE59D1"/>
    <w:rsid w:val="00DE6964"/>
    <w:rsid w:val="00DE6B54"/>
    <w:rsid w:val="00DE746B"/>
    <w:rsid w:val="00DE79A2"/>
    <w:rsid w:val="00DF1476"/>
    <w:rsid w:val="00DF2690"/>
    <w:rsid w:val="00DF2BD1"/>
    <w:rsid w:val="00DF2C70"/>
    <w:rsid w:val="00DF3512"/>
    <w:rsid w:val="00DF4AEE"/>
    <w:rsid w:val="00DF582A"/>
    <w:rsid w:val="00DF5BE0"/>
    <w:rsid w:val="00DF68F2"/>
    <w:rsid w:val="00DF7B34"/>
    <w:rsid w:val="00E0066C"/>
    <w:rsid w:val="00E027B5"/>
    <w:rsid w:val="00E037B0"/>
    <w:rsid w:val="00E0490E"/>
    <w:rsid w:val="00E06203"/>
    <w:rsid w:val="00E06E70"/>
    <w:rsid w:val="00E07229"/>
    <w:rsid w:val="00E07383"/>
    <w:rsid w:val="00E07B8C"/>
    <w:rsid w:val="00E10568"/>
    <w:rsid w:val="00E116DB"/>
    <w:rsid w:val="00E12754"/>
    <w:rsid w:val="00E1281F"/>
    <w:rsid w:val="00E12C04"/>
    <w:rsid w:val="00E12C32"/>
    <w:rsid w:val="00E1375E"/>
    <w:rsid w:val="00E13A69"/>
    <w:rsid w:val="00E14DC4"/>
    <w:rsid w:val="00E165BC"/>
    <w:rsid w:val="00E167DA"/>
    <w:rsid w:val="00E16BBD"/>
    <w:rsid w:val="00E17AEA"/>
    <w:rsid w:val="00E22996"/>
    <w:rsid w:val="00E22AC9"/>
    <w:rsid w:val="00E22DCA"/>
    <w:rsid w:val="00E24C0D"/>
    <w:rsid w:val="00E24CFF"/>
    <w:rsid w:val="00E24E7D"/>
    <w:rsid w:val="00E251CD"/>
    <w:rsid w:val="00E2567B"/>
    <w:rsid w:val="00E26456"/>
    <w:rsid w:val="00E267FF"/>
    <w:rsid w:val="00E27511"/>
    <w:rsid w:val="00E27FEE"/>
    <w:rsid w:val="00E30100"/>
    <w:rsid w:val="00E31D6C"/>
    <w:rsid w:val="00E32C05"/>
    <w:rsid w:val="00E3310D"/>
    <w:rsid w:val="00E33263"/>
    <w:rsid w:val="00E346DD"/>
    <w:rsid w:val="00E349A2"/>
    <w:rsid w:val="00E3531B"/>
    <w:rsid w:val="00E357E5"/>
    <w:rsid w:val="00E36843"/>
    <w:rsid w:val="00E371E2"/>
    <w:rsid w:val="00E372FD"/>
    <w:rsid w:val="00E376CC"/>
    <w:rsid w:val="00E416CB"/>
    <w:rsid w:val="00E46A7C"/>
    <w:rsid w:val="00E478B1"/>
    <w:rsid w:val="00E509F7"/>
    <w:rsid w:val="00E54942"/>
    <w:rsid w:val="00E55627"/>
    <w:rsid w:val="00E55E83"/>
    <w:rsid w:val="00E56116"/>
    <w:rsid w:val="00E56784"/>
    <w:rsid w:val="00E56BA4"/>
    <w:rsid w:val="00E571F3"/>
    <w:rsid w:val="00E576F1"/>
    <w:rsid w:val="00E577A6"/>
    <w:rsid w:val="00E60DDA"/>
    <w:rsid w:val="00E6116A"/>
    <w:rsid w:val="00E61E12"/>
    <w:rsid w:val="00E62775"/>
    <w:rsid w:val="00E6287A"/>
    <w:rsid w:val="00E62CDD"/>
    <w:rsid w:val="00E62ED8"/>
    <w:rsid w:val="00E630A1"/>
    <w:rsid w:val="00E65D07"/>
    <w:rsid w:val="00E65EC7"/>
    <w:rsid w:val="00E663B9"/>
    <w:rsid w:val="00E66864"/>
    <w:rsid w:val="00E67402"/>
    <w:rsid w:val="00E67A26"/>
    <w:rsid w:val="00E67EAE"/>
    <w:rsid w:val="00E703FD"/>
    <w:rsid w:val="00E7083E"/>
    <w:rsid w:val="00E710AA"/>
    <w:rsid w:val="00E720A2"/>
    <w:rsid w:val="00E720AE"/>
    <w:rsid w:val="00E7470C"/>
    <w:rsid w:val="00E749C4"/>
    <w:rsid w:val="00E74A2E"/>
    <w:rsid w:val="00E75362"/>
    <w:rsid w:val="00E7596C"/>
    <w:rsid w:val="00E77930"/>
    <w:rsid w:val="00E77DB2"/>
    <w:rsid w:val="00E80DFB"/>
    <w:rsid w:val="00E81F4E"/>
    <w:rsid w:val="00E820A2"/>
    <w:rsid w:val="00E82658"/>
    <w:rsid w:val="00E856D3"/>
    <w:rsid w:val="00E85B88"/>
    <w:rsid w:val="00E86CB3"/>
    <w:rsid w:val="00E878F2"/>
    <w:rsid w:val="00E87930"/>
    <w:rsid w:val="00E87AD0"/>
    <w:rsid w:val="00E87DBF"/>
    <w:rsid w:val="00E90462"/>
    <w:rsid w:val="00E905F1"/>
    <w:rsid w:val="00E910DC"/>
    <w:rsid w:val="00E917CA"/>
    <w:rsid w:val="00E91C1B"/>
    <w:rsid w:val="00E91D19"/>
    <w:rsid w:val="00E93456"/>
    <w:rsid w:val="00E945EC"/>
    <w:rsid w:val="00E94B74"/>
    <w:rsid w:val="00E94E0D"/>
    <w:rsid w:val="00E95AE9"/>
    <w:rsid w:val="00E979B3"/>
    <w:rsid w:val="00EA1680"/>
    <w:rsid w:val="00EA17FD"/>
    <w:rsid w:val="00EA33EA"/>
    <w:rsid w:val="00EA36A9"/>
    <w:rsid w:val="00EA3D41"/>
    <w:rsid w:val="00EA46D5"/>
    <w:rsid w:val="00EA5198"/>
    <w:rsid w:val="00EA5BC6"/>
    <w:rsid w:val="00EA5DC5"/>
    <w:rsid w:val="00EA61BC"/>
    <w:rsid w:val="00EA6648"/>
    <w:rsid w:val="00EA6E78"/>
    <w:rsid w:val="00EB103F"/>
    <w:rsid w:val="00EB1A80"/>
    <w:rsid w:val="00EB22B6"/>
    <w:rsid w:val="00EB2B08"/>
    <w:rsid w:val="00EB2BF5"/>
    <w:rsid w:val="00EB3AD5"/>
    <w:rsid w:val="00EB6017"/>
    <w:rsid w:val="00EB69A1"/>
    <w:rsid w:val="00EB7793"/>
    <w:rsid w:val="00EC0488"/>
    <w:rsid w:val="00EC091C"/>
    <w:rsid w:val="00EC15A9"/>
    <w:rsid w:val="00EC1DE1"/>
    <w:rsid w:val="00EC207F"/>
    <w:rsid w:val="00EC21B3"/>
    <w:rsid w:val="00EC29CB"/>
    <w:rsid w:val="00EC3213"/>
    <w:rsid w:val="00EC3259"/>
    <w:rsid w:val="00EC4617"/>
    <w:rsid w:val="00EC4E3A"/>
    <w:rsid w:val="00EC5CF3"/>
    <w:rsid w:val="00EC61D0"/>
    <w:rsid w:val="00EC62FA"/>
    <w:rsid w:val="00EC71A3"/>
    <w:rsid w:val="00EC746E"/>
    <w:rsid w:val="00EC7B94"/>
    <w:rsid w:val="00ED0106"/>
    <w:rsid w:val="00ED0149"/>
    <w:rsid w:val="00ED0EA2"/>
    <w:rsid w:val="00ED1183"/>
    <w:rsid w:val="00ED1CC8"/>
    <w:rsid w:val="00ED1DA6"/>
    <w:rsid w:val="00ED2139"/>
    <w:rsid w:val="00ED457F"/>
    <w:rsid w:val="00ED53DB"/>
    <w:rsid w:val="00EE18B4"/>
    <w:rsid w:val="00EE2970"/>
    <w:rsid w:val="00EE3594"/>
    <w:rsid w:val="00EE39F0"/>
    <w:rsid w:val="00EE4C25"/>
    <w:rsid w:val="00EE55A7"/>
    <w:rsid w:val="00EE5F49"/>
    <w:rsid w:val="00EE6C08"/>
    <w:rsid w:val="00EE6D29"/>
    <w:rsid w:val="00EE71BB"/>
    <w:rsid w:val="00EE755F"/>
    <w:rsid w:val="00EE7EF4"/>
    <w:rsid w:val="00EF0447"/>
    <w:rsid w:val="00EF053A"/>
    <w:rsid w:val="00EF09CF"/>
    <w:rsid w:val="00EF09DD"/>
    <w:rsid w:val="00EF2013"/>
    <w:rsid w:val="00EF2316"/>
    <w:rsid w:val="00EF2D88"/>
    <w:rsid w:val="00EF361C"/>
    <w:rsid w:val="00EF5D98"/>
    <w:rsid w:val="00EF637C"/>
    <w:rsid w:val="00EF63E0"/>
    <w:rsid w:val="00EF7DE3"/>
    <w:rsid w:val="00F00F96"/>
    <w:rsid w:val="00F02299"/>
    <w:rsid w:val="00F03103"/>
    <w:rsid w:val="00F03225"/>
    <w:rsid w:val="00F04FA6"/>
    <w:rsid w:val="00F05220"/>
    <w:rsid w:val="00F067B7"/>
    <w:rsid w:val="00F07307"/>
    <w:rsid w:val="00F07EA7"/>
    <w:rsid w:val="00F11396"/>
    <w:rsid w:val="00F12301"/>
    <w:rsid w:val="00F126CE"/>
    <w:rsid w:val="00F13AF7"/>
    <w:rsid w:val="00F14532"/>
    <w:rsid w:val="00F14A18"/>
    <w:rsid w:val="00F156B8"/>
    <w:rsid w:val="00F16299"/>
    <w:rsid w:val="00F165B7"/>
    <w:rsid w:val="00F16C7A"/>
    <w:rsid w:val="00F16E24"/>
    <w:rsid w:val="00F16F89"/>
    <w:rsid w:val="00F179A1"/>
    <w:rsid w:val="00F17ECD"/>
    <w:rsid w:val="00F20651"/>
    <w:rsid w:val="00F2101C"/>
    <w:rsid w:val="00F2256D"/>
    <w:rsid w:val="00F22E98"/>
    <w:rsid w:val="00F2340B"/>
    <w:rsid w:val="00F23DDC"/>
    <w:rsid w:val="00F23FA5"/>
    <w:rsid w:val="00F2486D"/>
    <w:rsid w:val="00F2514F"/>
    <w:rsid w:val="00F271DE"/>
    <w:rsid w:val="00F2732B"/>
    <w:rsid w:val="00F30ED8"/>
    <w:rsid w:val="00F318C6"/>
    <w:rsid w:val="00F31D7F"/>
    <w:rsid w:val="00F31FBA"/>
    <w:rsid w:val="00F32B49"/>
    <w:rsid w:val="00F32B8D"/>
    <w:rsid w:val="00F33283"/>
    <w:rsid w:val="00F33FA3"/>
    <w:rsid w:val="00F36309"/>
    <w:rsid w:val="00F36A10"/>
    <w:rsid w:val="00F36E0C"/>
    <w:rsid w:val="00F377A3"/>
    <w:rsid w:val="00F40103"/>
    <w:rsid w:val="00F40E27"/>
    <w:rsid w:val="00F41FB0"/>
    <w:rsid w:val="00F44571"/>
    <w:rsid w:val="00F44C88"/>
    <w:rsid w:val="00F4512A"/>
    <w:rsid w:val="00F4601A"/>
    <w:rsid w:val="00F475D4"/>
    <w:rsid w:val="00F5003E"/>
    <w:rsid w:val="00F50739"/>
    <w:rsid w:val="00F50A6D"/>
    <w:rsid w:val="00F5120E"/>
    <w:rsid w:val="00F51282"/>
    <w:rsid w:val="00F51D4A"/>
    <w:rsid w:val="00F52B92"/>
    <w:rsid w:val="00F531B7"/>
    <w:rsid w:val="00F55B23"/>
    <w:rsid w:val="00F55DDA"/>
    <w:rsid w:val="00F57D2D"/>
    <w:rsid w:val="00F57F30"/>
    <w:rsid w:val="00F60085"/>
    <w:rsid w:val="00F606FC"/>
    <w:rsid w:val="00F62032"/>
    <w:rsid w:val="00F62200"/>
    <w:rsid w:val="00F6229D"/>
    <w:rsid w:val="00F627DA"/>
    <w:rsid w:val="00F64D87"/>
    <w:rsid w:val="00F653E5"/>
    <w:rsid w:val="00F65FD3"/>
    <w:rsid w:val="00F722BB"/>
    <w:rsid w:val="00F7233E"/>
    <w:rsid w:val="00F7288F"/>
    <w:rsid w:val="00F73B4A"/>
    <w:rsid w:val="00F73DE6"/>
    <w:rsid w:val="00F753AD"/>
    <w:rsid w:val="00F80241"/>
    <w:rsid w:val="00F80487"/>
    <w:rsid w:val="00F804D9"/>
    <w:rsid w:val="00F81F9C"/>
    <w:rsid w:val="00F8303D"/>
    <w:rsid w:val="00F83C97"/>
    <w:rsid w:val="00F8406E"/>
    <w:rsid w:val="00F841BC"/>
    <w:rsid w:val="00F84620"/>
    <w:rsid w:val="00F847A6"/>
    <w:rsid w:val="00F84F79"/>
    <w:rsid w:val="00F85B89"/>
    <w:rsid w:val="00F8672C"/>
    <w:rsid w:val="00F8684D"/>
    <w:rsid w:val="00F8687E"/>
    <w:rsid w:val="00F8741B"/>
    <w:rsid w:val="00F876E1"/>
    <w:rsid w:val="00F9037A"/>
    <w:rsid w:val="00F91E1D"/>
    <w:rsid w:val="00F92666"/>
    <w:rsid w:val="00F931CA"/>
    <w:rsid w:val="00F93570"/>
    <w:rsid w:val="00F93CF9"/>
    <w:rsid w:val="00F94377"/>
    <w:rsid w:val="00F9441B"/>
    <w:rsid w:val="00F95738"/>
    <w:rsid w:val="00F96200"/>
    <w:rsid w:val="00F97572"/>
    <w:rsid w:val="00FA0143"/>
    <w:rsid w:val="00FA027B"/>
    <w:rsid w:val="00FA217F"/>
    <w:rsid w:val="00FA2208"/>
    <w:rsid w:val="00FA285F"/>
    <w:rsid w:val="00FA309A"/>
    <w:rsid w:val="00FA318F"/>
    <w:rsid w:val="00FA3812"/>
    <w:rsid w:val="00FA43B1"/>
    <w:rsid w:val="00FA4C32"/>
    <w:rsid w:val="00FA5277"/>
    <w:rsid w:val="00FA5B65"/>
    <w:rsid w:val="00FA61AF"/>
    <w:rsid w:val="00FA6FCE"/>
    <w:rsid w:val="00FA6FF6"/>
    <w:rsid w:val="00FA7785"/>
    <w:rsid w:val="00FA7E25"/>
    <w:rsid w:val="00FB04E2"/>
    <w:rsid w:val="00FB0A89"/>
    <w:rsid w:val="00FB13DC"/>
    <w:rsid w:val="00FB14BC"/>
    <w:rsid w:val="00FB214F"/>
    <w:rsid w:val="00FB22D0"/>
    <w:rsid w:val="00FB25E9"/>
    <w:rsid w:val="00FB3205"/>
    <w:rsid w:val="00FB3C0D"/>
    <w:rsid w:val="00FB492D"/>
    <w:rsid w:val="00FB512C"/>
    <w:rsid w:val="00FB5140"/>
    <w:rsid w:val="00FB5BEC"/>
    <w:rsid w:val="00FB5DDB"/>
    <w:rsid w:val="00FB623B"/>
    <w:rsid w:val="00FB7B24"/>
    <w:rsid w:val="00FC0DD9"/>
    <w:rsid w:val="00FC2366"/>
    <w:rsid w:val="00FC296B"/>
    <w:rsid w:val="00FC2E8D"/>
    <w:rsid w:val="00FC3385"/>
    <w:rsid w:val="00FC3C8D"/>
    <w:rsid w:val="00FC3CA5"/>
    <w:rsid w:val="00FC4A95"/>
    <w:rsid w:val="00FC6652"/>
    <w:rsid w:val="00FC6CBF"/>
    <w:rsid w:val="00FC7963"/>
    <w:rsid w:val="00FC7C43"/>
    <w:rsid w:val="00FD027D"/>
    <w:rsid w:val="00FD0F13"/>
    <w:rsid w:val="00FD1609"/>
    <w:rsid w:val="00FD16E6"/>
    <w:rsid w:val="00FD1D4B"/>
    <w:rsid w:val="00FD2C8B"/>
    <w:rsid w:val="00FD2CCB"/>
    <w:rsid w:val="00FD3B5F"/>
    <w:rsid w:val="00FD4602"/>
    <w:rsid w:val="00FD5242"/>
    <w:rsid w:val="00FD6795"/>
    <w:rsid w:val="00FD715C"/>
    <w:rsid w:val="00FD7807"/>
    <w:rsid w:val="00FD78BC"/>
    <w:rsid w:val="00FD7DB1"/>
    <w:rsid w:val="00FE0884"/>
    <w:rsid w:val="00FE09FA"/>
    <w:rsid w:val="00FE0D96"/>
    <w:rsid w:val="00FE272A"/>
    <w:rsid w:val="00FE294E"/>
    <w:rsid w:val="00FE3C2E"/>
    <w:rsid w:val="00FE3E05"/>
    <w:rsid w:val="00FE3EFA"/>
    <w:rsid w:val="00FE61A1"/>
    <w:rsid w:val="00FE65FA"/>
    <w:rsid w:val="00FE68B9"/>
    <w:rsid w:val="00FE7114"/>
    <w:rsid w:val="00FE7700"/>
    <w:rsid w:val="00FF2CE5"/>
    <w:rsid w:val="00FF33E6"/>
    <w:rsid w:val="00FF48E0"/>
    <w:rsid w:val="00FF7535"/>
    <w:rsid w:val="01681649"/>
    <w:rsid w:val="017C52D2"/>
    <w:rsid w:val="01D11A4E"/>
    <w:rsid w:val="020F06BC"/>
    <w:rsid w:val="02B2E400"/>
    <w:rsid w:val="0386928D"/>
    <w:rsid w:val="0697D03E"/>
    <w:rsid w:val="069EB7B8"/>
    <w:rsid w:val="071135FF"/>
    <w:rsid w:val="07645A76"/>
    <w:rsid w:val="08DB07E7"/>
    <w:rsid w:val="0A38A48C"/>
    <w:rsid w:val="0AD1BC2E"/>
    <w:rsid w:val="0B8DB497"/>
    <w:rsid w:val="0D5B5ABE"/>
    <w:rsid w:val="0DD2AA76"/>
    <w:rsid w:val="0DEEF574"/>
    <w:rsid w:val="0E82BB5F"/>
    <w:rsid w:val="0ECDE69D"/>
    <w:rsid w:val="0F379FE0"/>
    <w:rsid w:val="10946460"/>
    <w:rsid w:val="113FAFD9"/>
    <w:rsid w:val="11D1DC62"/>
    <w:rsid w:val="1210E0D4"/>
    <w:rsid w:val="12C656E2"/>
    <w:rsid w:val="148ACC60"/>
    <w:rsid w:val="14A28E94"/>
    <w:rsid w:val="14ACD782"/>
    <w:rsid w:val="14DAD683"/>
    <w:rsid w:val="14EAE4BB"/>
    <w:rsid w:val="152AFAFF"/>
    <w:rsid w:val="15C9AEF8"/>
    <w:rsid w:val="162B2A6A"/>
    <w:rsid w:val="16395DAD"/>
    <w:rsid w:val="19E51A7D"/>
    <w:rsid w:val="1BE67ED8"/>
    <w:rsid w:val="1C907F59"/>
    <w:rsid w:val="1CBFFE96"/>
    <w:rsid w:val="1D63F094"/>
    <w:rsid w:val="1E61E918"/>
    <w:rsid w:val="2190FB18"/>
    <w:rsid w:val="2398154E"/>
    <w:rsid w:val="24428B70"/>
    <w:rsid w:val="24BEE0B8"/>
    <w:rsid w:val="250E1AE1"/>
    <w:rsid w:val="270FBFE9"/>
    <w:rsid w:val="28368CF9"/>
    <w:rsid w:val="28F3F2E7"/>
    <w:rsid w:val="2A2DD670"/>
    <w:rsid w:val="2AC2E2A2"/>
    <w:rsid w:val="2D37B40D"/>
    <w:rsid w:val="2DBA7F62"/>
    <w:rsid w:val="2E4536F3"/>
    <w:rsid w:val="2E5C7307"/>
    <w:rsid w:val="2F30293A"/>
    <w:rsid w:val="2F80F903"/>
    <w:rsid w:val="2FD41913"/>
    <w:rsid w:val="304C7741"/>
    <w:rsid w:val="306E1E67"/>
    <w:rsid w:val="330DAF2C"/>
    <w:rsid w:val="332804DD"/>
    <w:rsid w:val="3474E528"/>
    <w:rsid w:val="34F4BEB0"/>
    <w:rsid w:val="3658FAFA"/>
    <w:rsid w:val="369F69DB"/>
    <w:rsid w:val="37A9235C"/>
    <w:rsid w:val="37EC05F5"/>
    <w:rsid w:val="397FEF79"/>
    <w:rsid w:val="39C917A8"/>
    <w:rsid w:val="3A46E830"/>
    <w:rsid w:val="3A51A19E"/>
    <w:rsid w:val="3B0E44BD"/>
    <w:rsid w:val="3C1FC88C"/>
    <w:rsid w:val="3C9E0F98"/>
    <w:rsid w:val="3D9E194F"/>
    <w:rsid w:val="3F34B01A"/>
    <w:rsid w:val="3F7BF727"/>
    <w:rsid w:val="406A2E57"/>
    <w:rsid w:val="4080668E"/>
    <w:rsid w:val="4086B823"/>
    <w:rsid w:val="410F9166"/>
    <w:rsid w:val="413D4ACF"/>
    <w:rsid w:val="41510756"/>
    <w:rsid w:val="4206BD94"/>
    <w:rsid w:val="42AFF418"/>
    <w:rsid w:val="42F5C0B6"/>
    <w:rsid w:val="43B8E17C"/>
    <w:rsid w:val="44C7FD7F"/>
    <w:rsid w:val="4552D0BC"/>
    <w:rsid w:val="45B2E07D"/>
    <w:rsid w:val="45CA45E7"/>
    <w:rsid w:val="46B5B1E8"/>
    <w:rsid w:val="48007BD8"/>
    <w:rsid w:val="48A6E939"/>
    <w:rsid w:val="48FDC46C"/>
    <w:rsid w:val="49F8475F"/>
    <w:rsid w:val="4A606AD7"/>
    <w:rsid w:val="4B292E2B"/>
    <w:rsid w:val="4D3A418A"/>
    <w:rsid w:val="4E81BD1F"/>
    <w:rsid w:val="4EDD7168"/>
    <w:rsid w:val="4FC98F6F"/>
    <w:rsid w:val="4FF57A34"/>
    <w:rsid w:val="4FFE0EC8"/>
    <w:rsid w:val="5082F155"/>
    <w:rsid w:val="50B24249"/>
    <w:rsid w:val="51396D29"/>
    <w:rsid w:val="51D02667"/>
    <w:rsid w:val="51FAD05C"/>
    <w:rsid w:val="5376FD6C"/>
    <w:rsid w:val="5470BA81"/>
    <w:rsid w:val="55404155"/>
    <w:rsid w:val="55965A15"/>
    <w:rsid w:val="5752E844"/>
    <w:rsid w:val="57AF5085"/>
    <w:rsid w:val="5972EF34"/>
    <w:rsid w:val="59B0E32D"/>
    <w:rsid w:val="5A0817F7"/>
    <w:rsid w:val="5A13C509"/>
    <w:rsid w:val="5A1CDD47"/>
    <w:rsid w:val="5AD0758F"/>
    <w:rsid w:val="5AD7E874"/>
    <w:rsid w:val="5B019C88"/>
    <w:rsid w:val="5B01A1F6"/>
    <w:rsid w:val="5B076308"/>
    <w:rsid w:val="5B9870A7"/>
    <w:rsid w:val="5BB4D38B"/>
    <w:rsid w:val="5C1E21B2"/>
    <w:rsid w:val="5C53C5A4"/>
    <w:rsid w:val="5C5F9F3B"/>
    <w:rsid w:val="5E108A35"/>
    <w:rsid w:val="5E4D9325"/>
    <w:rsid w:val="5EDB52F6"/>
    <w:rsid w:val="5F08DDDE"/>
    <w:rsid w:val="5F18219B"/>
    <w:rsid w:val="60053AB5"/>
    <w:rsid w:val="60A79D52"/>
    <w:rsid w:val="60E689A6"/>
    <w:rsid w:val="63FB4CB3"/>
    <w:rsid w:val="646AAACA"/>
    <w:rsid w:val="64CFC1AB"/>
    <w:rsid w:val="6546874C"/>
    <w:rsid w:val="65E385A3"/>
    <w:rsid w:val="6654CE92"/>
    <w:rsid w:val="6666BEDD"/>
    <w:rsid w:val="669D0F3C"/>
    <w:rsid w:val="66A422BD"/>
    <w:rsid w:val="66EBA97F"/>
    <w:rsid w:val="683C28F1"/>
    <w:rsid w:val="69F28962"/>
    <w:rsid w:val="6A0DF047"/>
    <w:rsid w:val="6A331582"/>
    <w:rsid w:val="6A48795F"/>
    <w:rsid w:val="6B9BB3AD"/>
    <w:rsid w:val="6BB70DA7"/>
    <w:rsid w:val="6BD45F3D"/>
    <w:rsid w:val="6C56167F"/>
    <w:rsid w:val="6D1D0D0B"/>
    <w:rsid w:val="6F31182E"/>
    <w:rsid w:val="70A15545"/>
    <w:rsid w:val="70F22A98"/>
    <w:rsid w:val="716DBEDC"/>
    <w:rsid w:val="722BD222"/>
    <w:rsid w:val="72E1A268"/>
    <w:rsid w:val="72ED9C21"/>
    <w:rsid w:val="747812F2"/>
    <w:rsid w:val="7550B2FA"/>
    <w:rsid w:val="75690683"/>
    <w:rsid w:val="75E3F6EC"/>
    <w:rsid w:val="7630AEAE"/>
    <w:rsid w:val="771EC619"/>
    <w:rsid w:val="772C4584"/>
    <w:rsid w:val="77361857"/>
    <w:rsid w:val="78569644"/>
    <w:rsid w:val="785C9592"/>
    <w:rsid w:val="78F1CE69"/>
    <w:rsid w:val="7956383A"/>
    <w:rsid w:val="7ABCFA9F"/>
    <w:rsid w:val="7B0A644E"/>
    <w:rsid w:val="7B3D25A9"/>
    <w:rsid w:val="7C3FB205"/>
    <w:rsid w:val="7C5A62C3"/>
    <w:rsid w:val="7D446220"/>
    <w:rsid w:val="7DA15560"/>
    <w:rsid w:val="7ED4E390"/>
    <w:rsid w:val="7F28C5E5"/>
    <w:rsid w:val="7F2F2B1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DCA8BFDE-EEC2-4EF3-B281-A42AB9DEE0B8}"/>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rPr>
      <w:lang w:val="en-GB"/>
    </w:rPr>
  </w:style>
  <w:style w:type="paragraph" w:styleId="Ttulo1">
    <w:name w:val="heading 1"/>
    <w:basedOn w:val="Normal"/>
    <w:next w:val="Normal"/>
    <w:qFormat/>
    <w:rsid w:val="006B6B66"/>
    <w:pPr>
      <w:keepNext/>
      <w:keepLines/>
      <w:numPr>
        <w:numId w:val="4"/>
      </w:numPr>
      <w:tabs>
        <w:tab w:val="start" w:pos="10.80pt"/>
      </w:tabs>
      <w:spacing w:before="8pt" w:after="4pt"/>
      <w:outlineLvl w:val="0"/>
    </w:pPr>
    <w:rPr>
      <w:smallCaps/>
      <w:noProof/>
    </w:rPr>
  </w:style>
  <w:style w:type="paragraph" w:styleId="Ttulo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Ttulo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Ttulo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Ttulo5">
    <w:name w:val="heading 5"/>
    <w:basedOn w:val="Normal"/>
    <w:next w:val="Normal"/>
    <w:qFormat/>
    <w:pPr>
      <w:tabs>
        <w:tab w:val="start" w:pos="18pt"/>
      </w:tabs>
      <w:spacing w:before="8pt" w:after="4pt"/>
      <w:outlineLvl w:val="4"/>
    </w:pPr>
    <w:rPr>
      <w:smallCaps/>
      <w:noProof/>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pt" w:type="dxa"/>
      <w:tblCellMar>
        <w:top w:w="0pt" w:type="dxa"/>
        <w:start w:w="5.40pt" w:type="dxa"/>
        <w:bottom w:w="0pt" w:type="dxa"/>
        <w:end w:w="5.40pt" w:type="dxa"/>
      </w:tblCellMar>
    </w:tblPr>
  </w:style>
  <w:style w:type="numbering" w:default="1" w:styleId="Semlista">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Corpodetexto">
    <w:name w:val="Body Text"/>
    <w:basedOn w:val="Normal"/>
    <w:link w:val="CorpodetextoCarter"/>
    <w:rsid w:val="00706A64"/>
    <w:pPr>
      <w:tabs>
        <w:tab w:val="start" w:pos="14.40pt"/>
      </w:tabs>
      <w:spacing w:after="6pt" w:line="11.40pt" w:lineRule="auto"/>
      <w:ind w:firstLine="14.40pt"/>
      <w:jc w:val="both"/>
    </w:pPr>
    <w:rPr>
      <w:spacing w:val="-1"/>
      <w:lang w:eastAsia="x-none"/>
    </w:rPr>
  </w:style>
  <w:style w:type="character" w:customStyle="1" w:styleId="CorpodetextoCarter">
    <w:name w:val="Corpo de texto Caráter"/>
    <w:link w:val="Corpodetexto"/>
    <w:rsid w:val="00706A64"/>
    <w:rPr>
      <w:spacing w:val="-1"/>
      <w:lang w:val="en-GB" w:eastAsia="x-none"/>
    </w:rPr>
  </w:style>
  <w:style w:type="paragraph" w:customStyle="1" w:styleId="bulletlist">
    <w:name w:val="bullet list"/>
    <w:basedOn w:val="Corpodetexto"/>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Cabealho">
    <w:name w:val="header"/>
    <w:basedOn w:val="Normal"/>
    <w:link w:val="CabealhoCarter"/>
    <w:rsid w:val="001A3B3D"/>
    <w:pPr>
      <w:tabs>
        <w:tab w:val="center" w:pos="234pt"/>
        <w:tab w:val="end" w:pos="468pt"/>
      </w:tabs>
    </w:pPr>
  </w:style>
  <w:style w:type="character" w:customStyle="1" w:styleId="CabealhoCarter">
    <w:name w:val="Cabeçalho Caráter"/>
    <w:basedOn w:val="Tipodeletrapredefinidodopargrafo"/>
    <w:link w:val="Cabealho"/>
    <w:rsid w:val="001A3B3D"/>
  </w:style>
  <w:style w:type="paragraph" w:styleId="Rodap">
    <w:name w:val="footer"/>
    <w:basedOn w:val="Normal"/>
    <w:link w:val="RodapCarter"/>
    <w:rsid w:val="001A3B3D"/>
    <w:pPr>
      <w:tabs>
        <w:tab w:val="center" w:pos="234pt"/>
        <w:tab w:val="end" w:pos="468pt"/>
      </w:tabs>
    </w:pPr>
  </w:style>
  <w:style w:type="character" w:customStyle="1" w:styleId="RodapCarter">
    <w:name w:val="Rodapé Caráter"/>
    <w:basedOn w:val="Tipodeletrapredefinidodopargrafo"/>
    <w:link w:val="Rodap"/>
    <w:rsid w:val="001A3B3D"/>
  </w:style>
  <w:style w:type="character" w:styleId="Hiperligao">
    <w:name w:val="Hyperlink"/>
    <w:basedOn w:val="Tipodeletrapredefinidodopargrafo"/>
    <w:rsid w:val="005333DB"/>
    <w:rPr>
      <w:color w:val="0563C1" w:themeColor="hyperlink"/>
      <w:u w:val="single"/>
    </w:rPr>
  </w:style>
  <w:style w:type="character" w:styleId="MenoNoResolvida">
    <w:name w:val="Unresolved Mention"/>
    <w:basedOn w:val="Tipodeletrapredefinidodopargrafo"/>
    <w:uiPriority w:val="99"/>
    <w:semiHidden/>
    <w:unhideWhenUsed/>
    <w:rsid w:val="005333DB"/>
    <w:rPr>
      <w:color w:val="605E5C"/>
      <w:shd w:val="clear" w:color="auto" w:fill="E1DFDD"/>
    </w:rPr>
  </w:style>
  <w:style w:type="paragraph" w:styleId="Legenda">
    <w:name w:val="caption"/>
    <w:basedOn w:val="Normal"/>
    <w:next w:val="Normal"/>
    <w:unhideWhenUsed/>
    <w:qFormat/>
    <w:rsid w:val="00BC2592"/>
    <w:pPr>
      <w:spacing w:after="10pt"/>
    </w:pPr>
    <w:rPr>
      <w:i/>
      <w:iCs/>
      <w:color w:val="44546A" w:themeColor="text2"/>
      <w:sz w:val="18"/>
      <w:szCs w:val="18"/>
    </w:rPr>
  </w:style>
  <w:style w:type="paragraph" w:styleId="PargrafodaLista">
    <w:name w:val="List Paragraph"/>
    <w:basedOn w:val="Normal"/>
    <w:uiPriority w:val="34"/>
    <w:qFormat/>
    <w:rsid w:val="00052E74"/>
    <w:pPr>
      <w:ind w:start="36pt"/>
      <w:contextualSpacing/>
    </w:pPr>
  </w:style>
  <w:style w:type="paragraph" w:styleId="Textodecomentrio">
    <w:name w:val="annotation text"/>
    <w:basedOn w:val="Normal"/>
    <w:link w:val="TextodecomentrioCarter"/>
    <w:rsid w:val="00052E74"/>
  </w:style>
  <w:style w:type="character" w:customStyle="1" w:styleId="TextodecomentrioCarter">
    <w:name w:val="Texto de comentário Caráter"/>
    <w:basedOn w:val="Tipodeletrapredefinidodopargrafo"/>
    <w:link w:val="Textodecomentrio"/>
    <w:rsid w:val="00052E74"/>
    <w:rPr>
      <w:lang w:val="en-GB"/>
    </w:rPr>
  </w:style>
  <w:style w:type="character" w:styleId="Refdecomentrio">
    <w:name w:val="annotation reference"/>
    <w:basedOn w:val="Tipodeletrapredefinidodopargrafo"/>
    <w:rsid w:val="00052E74"/>
    <w:rPr>
      <w:sz w:val="16"/>
      <w:szCs w:val="16"/>
    </w:rPr>
  </w:style>
  <w:style w:type="character" w:styleId="TextodoMarcadordePosio">
    <w:name w:val="Placeholder Text"/>
    <w:basedOn w:val="Tipodeletrapredefinidodopargrafo"/>
    <w:uiPriority w:val="99"/>
    <w:semiHidden/>
    <w:rsid w:val="00D14380"/>
    <w:rPr>
      <w:color w:val="666666"/>
    </w:rPr>
  </w:style>
  <w:style w:type="paragraph" w:styleId="Assuntodecomentrio">
    <w:name w:val="annotation subject"/>
    <w:basedOn w:val="Textodecomentrio"/>
    <w:next w:val="Textodecomentrio"/>
    <w:link w:val="AssuntodecomentrioCarter"/>
    <w:rsid w:val="00707D95"/>
    <w:rPr>
      <w:b/>
      <w:bCs/>
    </w:rPr>
  </w:style>
  <w:style w:type="character" w:customStyle="1" w:styleId="AssuntodecomentrioCarter">
    <w:name w:val="Assunto de comentário Caráter"/>
    <w:basedOn w:val="TextodecomentrioCarter"/>
    <w:link w:val="Assuntodecomentrio"/>
    <w:rsid w:val="00707D95"/>
    <w:rPr>
      <w:b/>
      <w:bCs/>
      <w:lang w:val="en-GB"/>
    </w:rPr>
  </w:style>
  <w:style w:type="character" w:styleId="Hiperligaovisitada">
    <w:name w:val="FollowedHyperlink"/>
    <w:basedOn w:val="Tipodeletrapredefinidodopargrafo"/>
    <w:rsid w:val="00EC71A3"/>
    <w:rPr>
      <w:color w:val="954F72" w:themeColor="followedHyperlink"/>
      <w:u w:val="single"/>
    </w:rPr>
  </w:style>
  <w:style w:type="paragraph" w:styleId="Reviso">
    <w:name w:val="Revision"/>
    <w:hidden/>
    <w:uiPriority w:val="99"/>
    <w:semiHidden/>
    <w:rsid w:val="009709F3"/>
    <w:rPr>
      <w:lang w:val="en-GB"/>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image" Target="media/image5.jpeg"/><Relationship Id="rId18" Type="http://purl.oclc.org/ooxml/officeDocument/relationships/image" Target="media/image6.jpeg"/><Relationship Id="rId26" Type="http://purl.oclc.org/ooxml/officeDocument/relationships/hyperlink" Target="https://doi.org/10.1061/(ASCE)ST.1943-541X.0000606" TargetMode="External"/><Relationship Id="rId3" Type="http://purl.oclc.org/ooxml/officeDocument/relationships/styles" Target="styles.xml"/><Relationship Id="rId21" Type="http://purl.oclc.org/ooxml/officeDocument/relationships/image" Target="media/image9.png"/><Relationship Id="rId7" Type="http://purl.oclc.org/ooxml/officeDocument/relationships/endnotes" Target="endnotes.xml"/><Relationship Id="rId12" Type="http://purl.oclc.org/ooxml/officeDocument/relationships/image" Target="media/image4.png"/><Relationship Id="rId17" Type="http://schemas.microsoft.com/office/2018/08/relationships/commentsExtensible" Target="commentsExtensible.xml"/><Relationship Id="rId25" Type="http://purl.oclc.org/ooxml/officeDocument/relationships/hyperlink" Target="https://doi.org/10.1016/j.engstruct.2010.03.025" TargetMode="External"/><Relationship Id="rId2" Type="http://purl.oclc.org/ooxml/officeDocument/relationships/numbering" Target="numbering.xml"/><Relationship Id="rId16" Type="http://schemas.microsoft.com/office/2016/09/relationships/commentsIds" Target="commentsIds.xml"/><Relationship Id="rId20" Type="http://purl.oclc.org/ooxml/officeDocument/relationships/image" Target="media/image8.jpeg"/><Relationship Id="rId29" Type="http://schemas.microsoft.com/office/2011/relationships/people" Target="people.xml"/><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3.png"/><Relationship Id="rId24" Type="http://purl.oclc.org/ooxml/officeDocument/relationships/hyperlink" Target="https://doi.org/10.1098/rsta.2001.0860" TargetMode="External"/><Relationship Id="rId5" Type="http://purl.oclc.org/ooxml/officeDocument/relationships/webSettings" Target="webSettings.xml"/><Relationship Id="rId15" Type="http://schemas.microsoft.com/office/2011/relationships/commentsExtended" Target="commentsExtended.xml"/><Relationship Id="rId23" Type="http://purl.oclc.org/ooxml/officeDocument/relationships/hyperlink" Target="https://doi.org/10.54499/UID/50022/2025" TargetMode="External"/><Relationship Id="rId28" Type="http://purl.oclc.org/ooxml/officeDocument/relationships/fontTable" Target="fontTable.xml"/><Relationship Id="rId10" Type="http://purl.oclc.org/ooxml/officeDocument/relationships/image" Target="media/image2.png"/><Relationship Id="rId19" Type="http://purl.oclc.org/ooxml/officeDocument/relationships/image" Target="media/image7.jpeg"/><Relationship Id="rId4" Type="http://purl.oclc.org/ooxml/officeDocument/relationships/settings" Target="settings.xml"/><Relationship Id="rId9" Type="http://purl.oclc.org/ooxml/officeDocument/relationships/image" Target="media/image1.jpeg"/><Relationship Id="rId14" Type="http://purl.oclc.org/ooxml/officeDocument/relationships/comments" Target="comments.xml"/><Relationship Id="rId22" Type="http://purl.oclc.org/ooxml/officeDocument/relationships/image" Target="media/image10.png"/><Relationship Id="rId27" Type="http://purl.oclc.org/ooxml/officeDocument/relationships/hyperlink" Target="https://doi.org/10.1002/eqe.2366" TargetMode="External"/><Relationship Id="rId30" Type="http://purl.oclc.org/ooxml/officeDocument/relationships/theme" Target="theme/theme1.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40</TotalTime>
  <Pages>6</Pages>
  <Words>5441</Words>
  <Characters>29383</Characters>
  <Application>Microsoft Office Word</Application>
  <DocSecurity>0</DocSecurity>
  <Lines>244</Lines>
  <Paragraphs>69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Paper Title (use style: paper title)</vt:lpstr>
      <vt:lpstr>Paper Title (use style: paper title)</vt:lpstr>
    </vt:vector>
  </TitlesOfParts>
  <Company>IEEE</Company>
  <LinksUpToDate>false</LinksUpToDate>
  <CharactersWithSpaces>34755</CharactersWithSpaces>
  <SharedDoc>false</SharedDoc>
  <HLinks>
    <vt:vector size="12" baseType="variant">
      <vt:variant>
        <vt:i4>4391012</vt:i4>
      </vt:variant>
      <vt:variant>
        <vt:i4>93</vt:i4>
      </vt:variant>
      <vt:variant>
        <vt:i4>0</vt:i4>
      </vt:variant>
      <vt:variant>
        <vt:i4>5</vt:i4>
      </vt:variant>
      <vt:variant>
        <vt:lpwstr>https://doi.org/10.1007/978-3-031-23888-8_8</vt:lpwstr>
      </vt:variant>
      <vt:variant>
        <vt:lpwstr/>
      </vt:variant>
      <vt:variant>
        <vt:i4>2883709</vt:i4>
      </vt:variant>
      <vt:variant>
        <vt:i4>90</vt:i4>
      </vt:variant>
      <vt:variant>
        <vt:i4>0</vt:i4>
      </vt:variant>
      <vt:variant>
        <vt:i4>5</vt:i4>
      </vt:variant>
      <vt:variant>
        <vt:lpwstr>https://doi.org/10.1098/rsta.2001.0860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afonso henrique</cp:lastModifiedBy>
  <cp:revision>3</cp:revision>
  <dcterms:created xsi:type="dcterms:W3CDTF">2026-05-01T21:20:00Z</dcterms:created>
  <dcterms:modified xsi:type="dcterms:W3CDTF">2026-05-01T22:20:00Z</dcterms:modified>
</cp:coreProperties>
</file>